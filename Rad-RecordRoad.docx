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rsidSect="00480BDD">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rsidSect="00480BDD">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480BDD">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pPr>
        <w:pStyle w:val="Intestazioneindice"/>
        <w:numPr>
          <w:ilvl w:val="0"/>
          <w:numId w:val="3"/>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pPr>
        <w:pStyle w:val="Intestazioneindice"/>
        <w:numPr>
          <w:ilvl w:val="0"/>
          <w:numId w:val="3"/>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pPr>
        <w:pStyle w:val="Intestazioneindice"/>
        <w:numPr>
          <w:ilvl w:val="0"/>
          <w:numId w:val="3"/>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pPr>
        <w:pStyle w:val="Intestazioneindice"/>
        <w:numPr>
          <w:ilvl w:val="0"/>
          <w:numId w:val="3"/>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pPr>
        <w:pStyle w:val="Intestazioneindice"/>
        <w:numPr>
          <w:ilvl w:val="0"/>
          <w:numId w:val="3"/>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pPr>
        <w:pStyle w:val="Intestazioneindice"/>
        <w:numPr>
          <w:ilvl w:val="0"/>
          <w:numId w:val="3"/>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pPr>
        <w:pStyle w:val="Intestazioneindice"/>
        <w:numPr>
          <w:ilvl w:val="0"/>
          <w:numId w:val="3"/>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480BDD">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pPr>
        <w:pStyle w:val="Titolo"/>
        <w:numPr>
          <w:ilvl w:val="0"/>
          <w:numId w:val="1"/>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Default="007C4B05" w:rsidP="00AD3111">
      <w:pPr>
        <w:rPr>
          <w:color w:val="FF0000"/>
          <w:sz w:val="32"/>
          <w:szCs w:val="32"/>
        </w:rPr>
      </w:pPr>
      <w:r w:rsidRPr="00B9096C">
        <w:rPr>
          <w:color w:val="FF0000"/>
          <w:sz w:val="32"/>
          <w:szCs w:val="32"/>
        </w:rPr>
        <w:t>Requisiti funzionali</w:t>
      </w:r>
    </w:p>
    <w:p w14:paraId="121CDAC7" w14:textId="3DC290AB" w:rsidR="00F301EB" w:rsidRPr="00A92AE2" w:rsidRDefault="00F301EB" w:rsidP="00F301EB">
      <w:pPr>
        <w:rPr>
          <w:u w:val="single"/>
        </w:rPr>
      </w:pPr>
      <w:r w:rsidRPr="00A92AE2">
        <w:rPr>
          <w:u w:val="single"/>
        </w:rPr>
        <w:t>Un utente</w:t>
      </w:r>
      <w:r>
        <w:rPr>
          <w:u w:val="single"/>
        </w:rPr>
        <w:t xml:space="preserve"> generico, che sia autenticato o meno,</w:t>
      </w:r>
      <w:del w:id="1" w:author="GIUSEPPE TOMMASO SPATARO" w:date="2023-11-20T19:30:00Z">
        <w:r w:rsidRPr="00A92AE2" w:rsidDel="004A59FA">
          <w:rPr>
            <w:u w:val="single"/>
          </w:rPr>
          <w:delText xml:space="preserve">registrato registrato </w:delText>
        </w:r>
      </w:del>
      <w:ins w:id="2" w:author="GIUSEPPE TOMMASO SPATARO" w:date="2023-11-20T19:30:00Z">
        <w:r w:rsidRPr="00A92AE2">
          <w:rPr>
            <w:u w:val="single"/>
          </w:rPr>
          <w:t xml:space="preserve"> </w:t>
        </w:r>
      </w:ins>
      <w:r w:rsidRPr="00A92AE2">
        <w:rPr>
          <w:u w:val="single"/>
        </w:rPr>
        <w:t>potr</w:t>
      </w:r>
      <w:r>
        <w:rPr>
          <w:u w:val="single"/>
        </w:rPr>
        <w:t>à</w:t>
      </w:r>
      <w:r w:rsidRPr="00A92AE2">
        <w:rPr>
          <w:u w:val="single"/>
        </w:rPr>
        <w:t xml:space="preserve"> eseguire le seguenti funzionalità:</w:t>
      </w:r>
    </w:p>
    <w:p w14:paraId="7801ACFA" w14:textId="15A71146" w:rsidR="00F301EB" w:rsidRPr="00BA1483" w:rsidRDefault="00F301EB" w:rsidP="00F301EB">
      <w:pPr>
        <w:numPr>
          <w:ilvl w:val="0"/>
          <w:numId w:val="4"/>
        </w:numPr>
        <w:rPr>
          <w:b/>
          <w:bCs/>
          <w:color w:val="FF0000"/>
        </w:rPr>
      </w:pPr>
      <w:r w:rsidRPr="00BA1483">
        <w:rPr>
          <w:b/>
          <w:bCs/>
          <w:color w:val="FF0000"/>
        </w:rPr>
        <w:t>RF3.</w:t>
      </w:r>
      <w:r>
        <w:rPr>
          <w:b/>
          <w:bCs/>
          <w:color w:val="FF0000"/>
        </w:rPr>
        <w:t>1</w:t>
      </w:r>
      <w:r w:rsidRPr="00BA1483">
        <w:rPr>
          <w:b/>
          <w:bCs/>
          <w:color w:val="FF0000"/>
        </w:rPr>
        <w:t>.1</w:t>
      </w:r>
      <w:r>
        <w:rPr>
          <w:b/>
          <w:bCs/>
          <w:color w:val="FF0000"/>
        </w:rPr>
        <w:t xml:space="preserve"> Visualizzare catalogo</w:t>
      </w:r>
    </w:p>
    <w:p w14:paraId="7355E4DC" w14:textId="77777777" w:rsidR="00F301EB" w:rsidRDefault="00F301EB" w:rsidP="00F301EB">
      <w:pPr>
        <w:ind w:left="720"/>
      </w:pPr>
      <w:r>
        <w:t>Il sistema consentirà di visualizzare i prodotti all’interno del catalogo.</w:t>
      </w:r>
    </w:p>
    <w:p w14:paraId="4139B772"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5E3F5D10" w14:textId="6D9A3ABD" w:rsidR="00F301EB" w:rsidRPr="00BA1483" w:rsidRDefault="00F301EB" w:rsidP="00F301EB">
      <w:pPr>
        <w:numPr>
          <w:ilvl w:val="0"/>
          <w:numId w:val="4"/>
        </w:numPr>
        <w:rPr>
          <w:b/>
          <w:bCs/>
          <w:color w:val="FF0000"/>
        </w:rPr>
      </w:pPr>
      <w:r w:rsidRPr="00BA1483">
        <w:rPr>
          <w:b/>
          <w:bCs/>
          <w:color w:val="FF0000"/>
        </w:rPr>
        <w:t>RF3.</w:t>
      </w:r>
      <w:r>
        <w:rPr>
          <w:b/>
          <w:bCs/>
          <w:color w:val="FF0000"/>
        </w:rPr>
        <w:t>1.2 Visualizzare prodotto</w:t>
      </w:r>
    </w:p>
    <w:p w14:paraId="3FE2280C" w14:textId="50B00621" w:rsidR="00F301EB" w:rsidRDefault="00F301EB" w:rsidP="00F301EB">
      <w:pPr>
        <w:ind w:left="720"/>
      </w:pPr>
      <w:r>
        <w:t>Il sistema consentirà di visualizzare in dettaglio ogni singolo prodotto del catalogo, visualizzandone</w:t>
      </w:r>
      <w:ins w:id="3" w:author="GIUSEPPE TOMMASO SPATARO" w:date="2023-11-20T19:32:00Z">
        <w:r>
          <w:t xml:space="preserve"> il nome dell’album</w:t>
        </w:r>
      </w:ins>
      <w:ins w:id="4" w:author="GIUSEPPE TOMMASO SPATARO" w:date="2023-11-20T19:33:00Z">
        <w:r>
          <w:t xml:space="preserve">, </w:t>
        </w:r>
      </w:ins>
      <w:r>
        <w:t xml:space="preserve">il nome </w:t>
      </w:r>
      <w:ins w:id="5" w:author="GIUSEPPE TOMMASO SPATARO" w:date="2023-11-20T19:33:00Z">
        <w:r>
          <w:t>dell’artista, i generi di appartenenza, l’anno di uscita, il prezzo, e l’ISBN</w:t>
        </w:r>
      </w:ins>
      <w:r>
        <w:t>.</w:t>
      </w:r>
    </w:p>
    <w:p w14:paraId="62272A27"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1388F330" w14:textId="4BC209FB" w:rsidR="00F301EB" w:rsidRPr="00BA1483" w:rsidRDefault="00F301EB" w:rsidP="00F301EB">
      <w:pPr>
        <w:numPr>
          <w:ilvl w:val="0"/>
          <w:numId w:val="4"/>
        </w:numPr>
        <w:rPr>
          <w:b/>
          <w:bCs/>
          <w:color w:val="FF0000"/>
        </w:rPr>
      </w:pPr>
      <w:r w:rsidRPr="00BA1483">
        <w:rPr>
          <w:b/>
          <w:bCs/>
          <w:color w:val="FF0000"/>
        </w:rPr>
        <w:t>RF3.</w:t>
      </w:r>
      <w:r>
        <w:rPr>
          <w:b/>
          <w:bCs/>
          <w:color w:val="FF0000"/>
        </w:rPr>
        <w:t>1.3 Ricercare prodotto</w:t>
      </w:r>
    </w:p>
    <w:p w14:paraId="07E623D3" w14:textId="319A244A" w:rsidR="00F301EB" w:rsidRDefault="00F301EB" w:rsidP="00F301EB">
      <w:pPr>
        <w:ind w:left="720"/>
      </w:pPr>
      <w:r>
        <w:t xml:space="preserve">Il sistema consentirà di effettuare la ricerca di un prodotto del catalogo </w:t>
      </w:r>
      <w:del w:id="6" w:author="GIUSEPPE TOMMASO SPATARO" w:date="2023-11-20T19:29:00Z">
        <w:r w:rsidDel="00045D37">
          <w:delText>in base al nome dell’album</w:delText>
        </w:r>
      </w:del>
      <w:ins w:id="7" w:author="GIUSEPPE TOMMASO SPATARO" w:date="2023-11-20T19:29:00Z">
        <w:r>
          <w:t>per</w:t>
        </w:r>
      </w:ins>
      <w:r>
        <w:t xml:space="preserve"> titolo dell’</w:t>
      </w:r>
      <w:ins w:id="8" w:author="GIUSEPPE TOMMASO SPATARO" w:date="2023-11-20T19:29:00Z">
        <w:r>
          <w:t>album e/o per nome dell’artista</w:t>
        </w:r>
      </w:ins>
      <w:r>
        <w:t xml:space="preserve">, </w:t>
      </w:r>
      <w:r w:rsidRPr="006355EB">
        <w:rPr>
          <w:highlight w:val="yellow"/>
        </w:rPr>
        <w:t>oppure effettuare una ricerca avanzata utilizzando dei filtri (ad esempio il genere musicale, o la fascia di prezzo)</w:t>
      </w:r>
      <w:r>
        <w:t>.</w:t>
      </w:r>
    </w:p>
    <w:p w14:paraId="22F90FA6"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4372470F" w14:textId="77777777" w:rsidR="00F301EB" w:rsidRPr="00B9096C" w:rsidRDefault="00F301EB" w:rsidP="00AD3111">
      <w:pPr>
        <w:rPr>
          <w:color w:val="FF0000"/>
          <w:sz w:val="32"/>
          <w:szCs w:val="32"/>
        </w:rPr>
      </w:pP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9"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10"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6DAEDC7A" w:rsidR="00CC5869" w:rsidRPr="00BA1483" w:rsidRDefault="00AF5964">
      <w:pPr>
        <w:numPr>
          <w:ilvl w:val="0"/>
          <w:numId w:val="4"/>
        </w:numPr>
        <w:rPr>
          <w:b/>
          <w:bCs/>
          <w:color w:val="FF0000"/>
        </w:rPr>
      </w:pPr>
      <w:r w:rsidRPr="00BA1483">
        <w:rPr>
          <w:b/>
          <w:bCs/>
          <w:color w:val="FF0000"/>
        </w:rPr>
        <w:t>RF3.</w:t>
      </w:r>
      <w:r w:rsidR="00F301EB">
        <w:rPr>
          <w:b/>
          <w:bCs/>
          <w:color w:val="FF0000"/>
        </w:rPr>
        <w:t>2</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11" w:author="GIUSEPPE TOMMASO SPATARO" w:date="2023-11-20T19:43:00Z">
        <w:r w:rsidR="00A47973">
          <w:t xml:space="preserve">, </w:t>
        </w:r>
        <w:r w:rsidR="00A47973" w:rsidRPr="00A47973">
          <w:rPr>
            <w:highlight w:val="yellow"/>
            <w:rPrChange w:id="12"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13" w:author="GIUSEPPE TOMMASO SPATARO" w:date="2023-11-20T19:25:00Z"/>
          <w:u w:val="single"/>
        </w:rPr>
      </w:pPr>
      <w:r w:rsidRPr="00BA1483">
        <w:rPr>
          <w:b/>
          <w:bCs/>
          <w:color w:val="FF0000"/>
        </w:rPr>
        <w:t>Priorità</w:t>
      </w:r>
      <w:r>
        <w:t xml:space="preserve">: </w:t>
      </w:r>
      <w:r w:rsidRPr="00BA1483">
        <w:rPr>
          <w:u w:val="single"/>
        </w:rPr>
        <w:t>ALTA</w:t>
      </w:r>
    </w:p>
    <w:p w14:paraId="25A23E40" w14:textId="74215338" w:rsidR="007D3CB5" w:rsidRPr="00BA1483" w:rsidRDefault="007D3CB5">
      <w:pPr>
        <w:numPr>
          <w:ilvl w:val="0"/>
          <w:numId w:val="4"/>
        </w:numPr>
        <w:rPr>
          <w:ins w:id="14" w:author="GIUSEPPE TOMMASO SPATARO" w:date="2023-11-20T19:25:00Z"/>
          <w:b/>
          <w:bCs/>
          <w:color w:val="FF0000"/>
        </w:rPr>
      </w:pPr>
      <w:ins w:id="15" w:author="GIUSEPPE TOMMASO SPATARO" w:date="2023-11-20T19:25:00Z">
        <w:r w:rsidRPr="00BA1483">
          <w:rPr>
            <w:b/>
            <w:bCs/>
            <w:color w:val="FF0000"/>
          </w:rPr>
          <w:t>RF3.</w:t>
        </w:r>
      </w:ins>
      <w:r w:rsidR="00F301EB">
        <w:rPr>
          <w:b/>
          <w:bCs/>
          <w:color w:val="FF0000"/>
        </w:rPr>
        <w:t>2</w:t>
      </w:r>
      <w:ins w:id="16" w:author="GIUSEPPE TOMMASO SPATARO" w:date="2023-11-20T19:25:00Z">
        <w:r w:rsidRPr="00BA1483">
          <w:rPr>
            <w:b/>
            <w:bCs/>
            <w:color w:val="FF0000"/>
          </w:rPr>
          <w:t>.</w:t>
        </w:r>
        <w:r>
          <w:rPr>
            <w:b/>
            <w:bCs/>
            <w:color w:val="FF0000"/>
          </w:rPr>
          <w:t>2 Autenticazione</w:t>
        </w:r>
      </w:ins>
    </w:p>
    <w:p w14:paraId="5C3AE362" w14:textId="1D528C69" w:rsidR="007D3CB5" w:rsidRDefault="007D3CB5" w:rsidP="007D3CB5">
      <w:pPr>
        <w:ind w:left="720"/>
        <w:rPr>
          <w:ins w:id="17" w:author="GIUSEPPE TOMMASO SPATARO" w:date="2023-11-20T19:25:00Z"/>
        </w:rPr>
      </w:pPr>
      <w:ins w:id="18" w:author="GIUSEPPE TOMMASO SPATARO" w:date="2023-11-20T19:25:00Z">
        <w:r>
          <w:t>Il sistema consentirà di effettuare il login al sito sfruttando come chiavi di accesso l’e</w:t>
        </w:r>
      </w:ins>
      <w:ins w:id="19" w:author="GIUSEPPE TOMMASO SPATARO" w:date="2023-11-20T19:27:00Z">
        <w:r w:rsidR="00510DEA">
          <w:t>-</w:t>
        </w:r>
      </w:ins>
      <w:ins w:id="20" w:author="GIUSEPPE TOMMASO SPATARO" w:date="2023-11-20T19:25:00Z">
        <w:r>
          <w:t xml:space="preserve">mail e la </w:t>
        </w:r>
      </w:ins>
      <w:ins w:id="21" w:author="GIUSEPPE TOMMASO SPATARO" w:date="2023-11-20T19:26:00Z">
        <w:r>
          <w:t>password</w:t>
        </w:r>
      </w:ins>
      <w:ins w:id="22" w:author="GIUSEPPE TOMMASO SPATARO" w:date="2023-11-20T19:27:00Z">
        <w:r w:rsidR="007575ED">
          <w:t xml:space="preserve">, </w:t>
        </w:r>
        <w:r w:rsidR="007575ED" w:rsidRPr="00510DEA">
          <w:rPr>
            <w:highlight w:val="yellow"/>
            <w:rPrChange w:id="23" w:author="GIUSEPPE TOMMASO SPATARO" w:date="2023-11-20T19:27:00Z">
              <w:rPr/>
            </w:rPrChange>
          </w:rPr>
          <w:t xml:space="preserve">oppure autenticandosi </w:t>
        </w:r>
        <w:r w:rsidR="00510DEA" w:rsidRPr="00510DEA">
          <w:rPr>
            <w:highlight w:val="yellow"/>
            <w:rPrChange w:id="24" w:author="GIUSEPPE TOMMASO SPATARO" w:date="2023-11-20T19:27:00Z">
              <w:rPr/>
            </w:rPrChange>
          </w:rPr>
          <w:t>tramite Google</w:t>
        </w:r>
      </w:ins>
      <w:ins w:id="25" w:author="GIUSEPPE TOMMASO SPATARO" w:date="2023-11-20T19:25:00Z">
        <w:r>
          <w:t>.</w:t>
        </w:r>
      </w:ins>
    </w:p>
    <w:p w14:paraId="039C29C4" w14:textId="2C2D90C4" w:rsidR="00D90047" w:rsidRDefault="007D3CB5" w:rsidP="007D3CB5">
      <w:pPr>
        <w:ind w:left="720"/>
        <w:rPr>
          <w:u w:val="single"/>
        </w:rPr>
      </w:pPr>
      <w:ins w:id="26" w:author="GIUSEPPE TOMMASO SPATARO" w:date="2023-11-20T19:25:00Z">
        <w:r w:rsidRPr="00BA1483">
          <w:rPr>
            <w:b/>
            <w:bCs/>
            <w:color w:val="FF0000"/>
          </w:rPr>
          <w:t>Priorità</w:t>
        </w:r>
        <w:r>
          <w:t xml:space="preserve">: </w:t>
        </w:r>
        <w:r w:rsidRPr="00BA1483">
          <w:rPr>
            <w:u w:val="single"/>
          </w:rPr>
          <w:t>ALTA</w:t>
        </w:r>
      </w:ins>
    </w:p>
    <w:p w14:paraId="26DE302F" w14:textId="77777777" w:rsidR="00A27DE3" w:rsidRDefault="00A27DE3" w:rsidP="00F301EB">
      <w:pPr>
        <w:rPr>
          <w:u w:val="single"/>
        </w:rPr>
      </w:pPr>
    </w:p>
    <w:p w14:paraId="23756564" w14:textId="182AC346" w:rsidR="00121C4E" w:rsidRPr="00A92AE2" w:rsidRDefault="004D3604" w:rsidP="00671F7E">
      <w:pPr>
        <w:rPr>
          <w:u w:val="single"/>
        </w:rPr>
      </w:pPr>
      <w:r w:rsidRPr="00A92AE2">
        <w:rPr>
          <w:u w:val="single"/>
        </w:rPr>
        <w:t xml:space="preserve">Un utente </w:t>
      </w:r>
      <w:del w:id="27" w:author="GIUSEPPE TOMMASO SPATARO" w:date="2023-11-20T19:31:00Z">
        <w:r w:rsidRPr="00A92AE2" w:rsidDel="00D84C85">
          <w:rPr>
            <w:u w:val="single"/>
          </w:rPr>
          <w:delText>registrato</w:delText>
        </w:r>
      </w:del>
      <w:ins w:id="28" w:author="GIUSEPPE TOMMASO SPATARO" w:date="2023-11-20T19:31:00Z">
        <w:r w:rsidR="00D84C85">
          <w:rPr>
            <w:u w:val="single"/>
          </w:rPr>
          <w:t>autentic</w:t>
        </w:r>
        <w:r w:rsidR="00D84C85" w:rsidRPr="00A92AE2">
          <w:rPr>
            <w:u w:val="single"/>
          </w:rPr>
          <w:t>ato</w:t>
        </w:r>
      </w:ins>
      <w:r w:rsidR="00F301EB">
        <w:rPr>
          <w:u w:val="single"/>
        </w:rPr>
        <w:t xml:space="preserve"> (un cliente,</w:t>
      </w:r>
      <w:r w:rsidRPr="00A92AE2">
        <w:rPr>
          <w:u w:val="single"/>
        </w:rPr>
        <w:t xml:space="preserve"> un gestore ordini e un gestore del catalogo</w:t>
      </w:r>
      <w:r w:rsidR="00F301EB">
        <w:rPr>
          <w:u w:val="single"/>
        </w:rPr>
        <w:t>)</w:t>
      </w:r>
      <w:r w:rsidRPr="00A92AE2">
        <w:rPr>
          <w:u w:val="single"/>
        </w:rPr>
        <w:t xml:space="preserve"> </w:t>
      </w:r>
      <w:r w:rsidR="00544D3F" w:rsidRPr="00A92AE2">
        <w:rPr>
          <w:u w:val="single"/>
        </w:rPr>
        <w:t>potr</w:t>
      </w:r>
      <w:r w:rsidR="00F301EB">
        <w:rPr>
          <w:u w:val="single"/>
        </w:rPr>
        <w:t>à</w:t>
      </w:r>
      <w:r w:rsidR="00544D3F" w:rsidRPr="00A92AE2">
        <w:rPr>
          <w:u w:val="single"/>
        </w:rPr>
        <w:t xml:space="preserve"> eseguire le seguenti</w:t>
      </w:r>
      <w:r w:rsidR="00544D3F" w:rsidRPr="00D03328">
        <w:t xml:space="preserve"> </w:t>
      </w:r>
      <w:r w:rsidR="00544D3F" w:rsidRPr="00A92AE2">
        <w:rPr>
          <w:u w:val="single"/>
        </w:rPr>
        <w:t>funzioni:</w:t>
      </w:r>
    </w:p>
    <w:p w14:paraId="734C04E2" w14:textId="6BE12A1B" w:rsidR="00544D3F" w:rsidRPr="00BA1483" w:rsidDel="00844C0F" w:rsidRDefault="00544D3F">
      <w:pPr>
        <w:numPr>
          <w:ilvl w:val="0"/>
          <w:numId w:val="4"/>
        </w:numPr>
        <w:rPr>
          <w:del w:id="29" w:author="GIUSEPPE TOMMASO SPATARO" w:date="2023-11-20T19:33:00Z"/>
          <w:b/>
          <w:bCs/>
          <w:color w:val="FF0000"/>
        </w:rPr>
      </w:pPr>
      <w:del w:id="30"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1" w:author="GIUSEPPE TOMMASO SPATARO" w:date="2023-11-20T19:33:00Z"/>
        </w:rPr>
      </w:pPr>
      <w:del w:id="32"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3" w:author="GIUSEPPE TOMMASO SPATARO" w:date="2023-11-20T19:33:00Z"/>
          <w:u w:val="single"/>
        </w:rPr>
      </w:pPr>
      <w:del w:id="34"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498318C1" w:rsidR="00444EEC" w:rsidRPr="00BA1483" w:rsidRDefault="00444EEC">
      <w:pPr>
        <w:numPr>
          <w:ilvl w:val="0"/>
          <w:numId w:val="4"/>
        </w:numPr>
        <w:rPr>
          <w:b/>
          <w:bCs/>
          <w:color w:val="FF0000"/>
        </w:rPr>
      </w:pPr>
      <w:r w:rsidRPr="00BA1483">
        <w:rPr>
          <w:b/>
          <w:bCs/>
          <w:color w:val="FF0000"/>
        </w:rPr>
        <w:t>RF3.</w:t>
      </w:r>
      <w:r w:rsidR="00B361A4">
        <w:rPr>
          <w:b/>
          <w:bCs/>
          <w:color w:val="FF0000"/>
        </w:rPr>
        <w:t>3</w:t>
      </w:r>
      <w:r w:rsidRPr="00BA1483">
        <w:rPr>
          <w:b/>
          <w:bCs/>
          <w:color w:val="FF0000"/>
        </w:rPr>
        <w:t>.</w:t>
      </w:r>
      <w:r w:rsidR="00F301EB">
        <w:rPr>
          <w:b/>
          <w:bCs/>
          <w:color w:val="FF0000"/>
        </w:rPr>
        <w:t>1</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5" w:author="GIUSEPPE TOMMASO SPATARO" w:date="2023-11-20T19:34:00Z"/>
          <w:u w:val="single"/>
        </w:rPr>
      </w:pPr>
      <w:r w:rsidRPr="00BA1483">
        <w:rPr>
          <w:b/>
          <w:bCs/>
          <w:color w:val="FF0000"/>
        </w:rPr>
        <w:t>Priorità</w:t>
      </w:r>
      <w:r>
        <w:t xml:space="preserve">: </w:t>
      </w:r>
      <w:r w:rsidRPr="00BA1483">
        <w:rPr>
          <w:u w:val="single"/>
        </w:rPr>
        <w:t>ALTA</w:t>
      </w:r>
    </w:p>
    <w:p w14:paraId="31500A24" w14:textId="4C06F781" w:rsidR="00F301EB" w:rsidRDefault="00F301EB" w:rsidP="00F301EB">
      <w:pPr>
        <w:numPr>
          <w:ilvl w:val="0"/>
          <w:numId w:val="4"/>
        </w:numPr>
        <w:rPr>
          <w:b/>
          <w:bCs/>
          <w:color w:val="FF0000"/>
          <w:kern w:val="2"/>
        </w:rPr>
      </w:pPr>
      <w:r>
        <w:rPr>
          <w:b/>
          <w:bCs/>
          <w:color w:val="FF0000"/>
        </w:rPr>
        <w:t>RF3.3.1 Visualizzare il profilo</w:t>
      </w:r>
    </w:p>
    <w:p w14:paraId="66A1D527" w14:textId="77777777" w:rsidR="00F301EB" w:rsidRDefault="00F301EB" w:rsidP="00F301EB">
      <w:pPr>
        <w:ind w:left="720"/>
      </w:pPr>
      <w:r>
        <w:t>Il sistema consentirà visualizzare le informazioni del proprio profilo</w:t>
      </w:r>
      <w:ins w:id="36" w:author="GIUSEPPE TOMMASO SPATARO" w:date="2023-11-20T19:34:00Z">
        <w:r>
          <w:t xml:space="preserve"> (inserite in fase di </w:t>
        </w:r>
        <w:r>
          <w:lastRenderedPageBreak/>
          <w:t>registrazione)</w:t>
        </w:r>
      </w:ins>
      <w:r>
        <w:t>.</w:t>
      </w:r>
    </w:p>
    <w:p w14:paraId="3321B38D" w14:textId="4C5086E6" w:rsidR="00F301EB" w:rsidRDefault="00F301EB" w:rsidP="00F301EB">
      <w:pPr>
        <w:ind w:left="720"/>
        <w:rPr>
          <w:u w:val="single"/>
        </w:rPr>
      </w:pPr>
      <w:r>
        <w:rPr>
          <w:b/>
          <w:bCs/>
          <w:color w:val="FF0000"/>
        </w:rPr>
        <w:t>Priorità</w:t>
      </w:r>
      <w:r>
        <w:t xml:space="preserve">: </w:t>
      </w:r>
      <w:r>
        <w:rPr>
          <w:u w:val="single"/>
        </w:rPr>
        <w:t>ALTA</w:t>
      </w:r>
    </w:p>
    <w:p w14:paraId="2EF2085B" w14:textId="7F7F28E3" w:rsidR="00F301EB" w:rsidRDefault="00F301EB" w:rsidP="00F301EB">
      <w:pPr>
        <w:numPr>
          <w:ilvl w:val="0"/>
          <w:numId w:val="4"/>
        </w:numPr>
        <w:rPr>
          <w:b/>
          <w:bCs/>
          <w:color w:val="FF0000"/>
          <w:kern w:val="2"/>
        </w:rPr>
      </w:pPr>
      <w:r>
        <w:rPr>
          <w:b/>
          <w:bCs/>
          <w:color w:val="FF0000"/>
        </w:rPr>
        <w:t>RF3.3.3 Modificare il profilo</w:t>
      </w:r>
    </w:p>
    <w:p w14:paraId="163766A0" w14:textId="77777777" w:rsidR="00F301EB" w:rsidRDefault="00F301EB" w:rsidP="00F301EB">
      <w:pPr>
        <w:ind w:left="720"/>
      </w:pPr>
      <w:r>
        <w:t>Il sistema consentirà di modificare le informazioni del proprio profilo.</w:t>
      </w:r>
    </w:p>
    <w:p w14:paraId="4DE1D73D" w14:textId="6668BA40" w:rsidR="00A26D65" w:rsidRDefault="00F301EB" w:rsidP="00F301EB">
      <w:pPr>
        <w:ind w:left="720"/>
        <w:rPr>
          <w:ins w:id="37" w:author="GIUSEPPE TOMMASO SPATARO" w:date="2023-11-20T19:34:00Z"/>
          <w:u w:val="single"/>
        </w:rPr>
      </w:pPr>
      <w:r>
        <w:rPr>
          <w:b/>
          <w:bCs/>
          <w:color w:val="FF0000"/>
        </w:rPr>
        <w:t>Priorità</w:t>
      </w:r>
      <w:r>
        <w:t xml:space="preserve">: </w:t>
      </w:r>
      <w:r>
        <w:rPr>
          <w:u w:val="single"/>
        </w:rPr>
        <w:t>ALTA</w:t>
      </w:r>
    </w:p>
    <w:p w14:paraId="0099C1E8" w14:textId="77777777" w:rsidR="00A27DE3" w:rsidRDefault="00A27DE3" w:rsidP="00A27DE3">
      <w:pPr>
        <w:rPr>
          <w:u w:val="single"/>
        </w:rPr>
      </w:pPr>
    </w:p>
    <w:p w14:paraId="7E3D3217" w14:textId="21CF85E3" w:rsidR="00E43D61" w:rsidRPr="00D51EAC" w:rsidRDefault="00A27DE3" w:rsidP="00F301EB">
      <w:pPr>
        <w:rPr>
          <w:u w:val="single"/>
        </w:rPr>
      </w:pPr>
      <w:r w:rsidRPr="00A92AE2">
        <w:rPr>
          <w:u w:val="single"/>
        </w:rPr>
        <w:t xml:space="preserve">Un </w:t>
      </w:r>
      <w:r w:rsidR="00F301EB">
        <w:rPr>
          <w:u w:val="single"/>
        </w:rPr>
        <w:t>cliente</w:t>
      </w:r>
      <w:r w:rsidR="00FC0416" w:rsidRPr="00A92AE2">
        <w:rPr>
          <w:u w:val="single"/>
        </w:rPr>
        <w:t xml:space="preserve"> </w:t>
      </w:r>
      <w:r w:rsidR="00E849CB" w:rsidRPr="00A92AE2">
        <w:rPr>
          <w:u w:val="single"/>
        </w:rPr>
        <w:t>potrà eseguire le seguenti funzioni:</w:t>
      </w:r>
    </w:p>
    <w:p w14:paraId="07AB119E" w14:textId="585A244B" w:rsidR="00E849CB" w:rsidRDefault="00E849CB">
      <w:pPr>
        <w:numPr>
          <w:ilvl w:val="0"/>
          <w:numId w:val="4"/>
        </w:numPr>
        <w:rPr>
          <w:b/>
          <w:bCs/>
          <w:color w:val="FF0000"/>
          <w:kern w:val="2"/>
        </w:rPr>
      </w:pPr>
      <w:r>
        <w:rPr>
          <w:b/>
          <w:bCs/>
          <w:color w:val="FF0000"/>
        </w:rPr>
        <w:t>RF3.</w:t>
      </w:r>
      <w:r w:rsidR="00B361A4">
        <w:rPr>
          <w:b/>
          <w:bCs/>
          <w:color w:val="FF0000"/>
        </w:rPr>
        <w:t>4</w:t>
      </w:r>
      <w:r>
        <w:rPr>
          <w:b/>
          <w:bCs/>
          <w:color w:val="FF0000"/>
        </w:rPr>
        <w:t>.</w:t>
      </w:r>
      <w:r w:rsidR="00F301EB">
        <w:rPr>
          <w:b/>
          <w:bCs/>
          <w:color w:val="FF0000"/>
        </w:rPr>
        <w:t>1</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4273D903" w14:textId="12E6F9D1" w:rsidR="008066A4" w:rsidRDefault="00E849CB" w:rsidP="00E849CB">
      <w:pPr>
        <w:ind w:left="720"/>
        <w:rPr>
          <w:u w:val="single"/>
        </w:rPr>
      </w:pPr>
      <w:r>
        <w:rPr>
          <w:b/>
          <w:bCs/>
          <w:color w:val="FF0000"/>
        </w:rPr>
        <w:t>Priorità</w:t>
      </w:r>
      <w:r>
        <w:t xml:space="preserve">: </w:t>
      </w:r>
      <w:r>
        <w:rPr>
          <w:u w:val="single"/>
        </w:rPr>
        <w:t>ALTA</w:t>
      </w:r>
    </w:p>
    <w:p w14:paraId="414BEC1A" w14:textId="3F70216D" w:rsidR="00DC6C85" w:rsidRDefault="00DC6C85">
      <w:pPr>
        <w:numPr>
          <w:ilvl w:val="0"/>
          <w:numId w:val="4"/>
        </w:numPr>
        <w:rPr>
          <w:b/>
          <w:bCs/>
          <w:color w:val="FF0000"/>
          <w:kern w:val="2"/>
        </w:rPr>
      </w:pPr>
      <w:r>
        <w:rPr>
          <w:b/>
          <w:bCs/>
          <w:color w:val="FF0000"/>
        </w:rPr>
        <w:t>RF3.</w:t>
      </w:r>
      <w:r w:rsidR="00B361A4">
        <w:rPr>
          <w:b/>
          <w:bCs/>
          <w:color w:val="FF0000"/>
        </w:rPr>
        <w:t>4</w:t>
      </w:r>
      <w:r>
        <w:rPr>
          <w:b/>
          <w:bCs/>
          <w:color w:val="FF0000"/>
        </w:rPr>
        <w:t>.</w:t>
      </w:r>
      <w:r w:rsidR="00F301EB">
        <w:rPr>
          <w:b/>
          <w:bCs/>
          <w:color w:val="FF0000"/>
        </w:rPr>
        <w:t>2</w:t>
      </w:r>
      <w:r>
        <w:rPr>
          <w:b/>
          <w:bCs/>
          <w:color w:val="FF0000"/>
        </w:rPr>
        <w:t xml:space="preserve"> Aggiungere/Rimuovere</w:t>
      </w:r>
      <w:r w:rsidR="00F301EB">
        <w:rPr>
          <w:b/>
          <w:bCs/>
          <w:color w:val="FF0000"/>
        </w:rPr>
        <w:t>/Modificare</w:t>
      </w:r>
      <w:r>
        <w:rPr>
          <w:b/>
          <w:bCs/>
          <w:color w:val="FF0000"/>
        </w:rPr>
        <w:t xml:space="preserve"> prodott</w:t>
      </w:r>
      <w:r w:rsidR="006D62B3">
        <w:rPr>
          <w:b/>
          <w:bCs/>
          <w:color w:val="FF0000"/>
        </w:rPr>
        <w:t xml:space="preserve">i </w:t>
      </w:r>
      <w:r w:rsidR="00F301EB">
        <w:rPr>
          <w:b/>
          <w:bCs/>
          <w:color w:val="FF0000"/>
        </w:rPr>
        <w:t xml:space="preserve">dal </w:t>
      </w:r>
      <w:r w:rsidR="006D62B3">
        <w:rPr>
          <w:b/>
          <w:bCs/>
          <w:color w:val="FF0000"/>
        </w:rPr>
        <w:t>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03F033B5" w14:textId="12B78568" w:rsidR="008066A4" w:rsidRDefault="00DC6C85" w:rsidP="00DC6C85">
      <w:pPr>
        <w:ind w:left="720"/>
        <w:rPr>
          <w:u w:val="single"/>
        </w:rPr>
      </w:pPr>
      <w:r>
        <w:rPr>
          <w:b/>
          <w:bCs/>
          <w:color w:val="FF0000"/>
        </w:rPr>
        <w:t>Priorità</w:t>
      </w:r>
      <w:r>
        <w:t xml:space="preserve">: </w:t>
      </w:r>
      <w:r>
        <w:rPr>
          <w:u w:val="single"/>
        </w:rPr>
        <w:t>ALTA</w:t>
      </w:r>
    </w:p>
    <w:p w14:paraId="2F3349C7" w14:textId="59FB2496" w:rsidR="006D62B3" w:rsidRDefault="006D62B3">
      <w:pPr>
        <w:numPr>
          <w:ilvl w:val="0"/>
          <w:numId w:val="4"/>
        </w:numPr>
        <w:rPr>
          <w:b/>
          <w:bCs/>
          <w:color w:val="FF0000"/>
          <w:kern w:val="2"/>
        </w:rPr>
      </w:pPr>
      <w:r>
        <w:rPr>
          <w:b/>
          <w:bCs/>
          <w:color w:val="FF0000"/>
        </w:rPr>
        <w:t>RF3.</w:t>
      </w:r>
      <w:r w:rsidR="00B361A4">
        <w:rPr>
          <w:b/>
          <w:bCs/>
          <w:color w:val="FF0000"/>
        </w:rPr>
        <w:t>4</w:t>
      </w:r>
      <w:r>
        <w:rPr>
          <w:b/>
          <w:bCs/>
          <w:color w:val="FF0000"/>
        </w:rPr>
        <w:t>.</w:t>
      </w:r>
      <w:r w:rsidR="00F301EB">
        <w:rPr>
          <w:b/>
          <w:bCs/>
          <w:color w:val="FF0000"/>
        </w:rPr>
        <w:t>3</w:t>
      </w:r>
      <w:r>
        <w:rPr>
          <w:b/>
          <w:bCs/>
          <w:color w:val="FF0000"/>
        </w:rPr>
        <w:t xml:space="preserve"> </w:t>
      </w:r>
      <w:r w:rsidR="00870916">
        <w:rPr>
          <w:b/>
          <w:bCs/>
          <w:color w:val="FF0000"/>
        </w:rPr>
        <w:t>Effettuare un ordine</w:t>
      </w:r>
    </w:p>
    <w:p w14:paraId="5DA21735" w14:textId="61103801"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w:t>
      </w:r>
      <w:r w:rsidR="00F301EB">
        <w:t xml:space="preserve"> scegliendo come indirizzo di spedizione un domicilio o un negozio convenzionato,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591BFDC3" w14:textId="4BBF1AD4" w:rsidR="008066A4" w:rsidRDefault="006D62B3" w:rsidP="006D62B3">
      <w:pPr>
        <w:ind w:left="720"/>
        <w:rPr>
          <w:u w:val="single"/>
        </w:rPr>
      </w:pPr>
      <w:r>
        <w:rPr>
          <w:b/>
          <w:bCs/>
          <w:color w:val="FF0000"/>
        </w:rPr>
        <w:t>Priorità</w:t>
      </w:r>
      <w:r>
        <w:t xml:space="preserve">: </w:t>
      </w:r>
      <w:r>
        <w:rPr>
          <w:u w:val="single"/>
        </w:rPr>
        <w:t>ALTA</w:t>
      </w:r>
    </w:p>
    <w:p w14:paraId="7C273B0C" w14:textId="12A8B22A" w:rsidR="00196AEE" w:rsidRDefault="00196AEE">
      <w:pPr>
        <w:numPr>
          <w:ilvl w:val="0"/>
          <w:numId w:val="4"/>
        </w:numPr>
        <w:rPr>
          <w:b/>
          <w:bCs/>
          <w:color w:val="FF0000"/>
          <w:kern w:val="2"/>
        </w:rPr>
      </w:pPr>
      <w:r>
        <w:rPr>
          <w:b/>
          <w:bCs/>
          <w:color w:val="FF0000"/>
        </w:rPr>
        <w:t>RF3.</w:t>
      </w:r>
      <w:r w:rsidR="00B361A4">
        <w:rPr>
          <w:b/>
          <w:bCs/>
          <w:color w:val="FF0000"/>
        </w:rPr>
        <w:t>4</w:t>
      </w:r>
      <w:r>
        <w:rPr>
          <w:b/>
          <w:bCs/>
          <w:color w:val="FF0000"/>
        </w:rPr>
        <w:t>.</w:t>
      </w:r>
      <w:r w:rsidR="00F301EB">
        <w:rPr>
          <w:b/>
          <w:bCs/>
          <w:color w:val="FF0000"/>
        </w:rPr>
        <w:t>4</w:t>
      </w:r>
      <w:r>
        <w:rPr>
          <w:b/>
          <w:bCs/>
          <w:color w:val="FF0000"/>
        </w:rPr>
        <w:t xml:space="preserve">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26D6F594" w14:textId="3FED607C" w:rsidR="00F301EB" w:rsidRDefault="00F301EB" w:rsidP="00F301EB">
      <w:pPr>
        <w:numPr>
          <w:ilvl w:val="0"/>
          <w:numId w:val="4"/>
        </w:numPr>
        <w:rPr>
          <w:b/>
          <w:bCs/>
          <w:color w:val="FF0000"/>
          <w:kern w:val="2"/>
        </w:rPr>
      </w:pPr>
      <w:r>
        <w:rPr>
          <w:b/>
          <w:bCs/>
          <w:color w:val="FF0000"/>
        </w:rPr>
        <w:t>RF3.4.5 Modificare i dati del domicilio</w:t>
      </w:r>
    </w:p>
    <w:p w14:paraId="1F97F187" w14:textId="1C8A64FF" w:rsidR="00F301EB" w:rsidRDefault="00F301EB" w:rsidP="00F301EB">
      <w:pPr>
        <w:ind w:left="720"/>
      </w:pPr>
      <w:r>
        <w:t>Il sistema consentirà di modificare i dati del domicilio di default per la spedizione.</w:t>
      </w:r>
    </w:p>
    <w:p w14:paraId="23199BD1" w14:textId="77777777" w:rsidR="00F301EB" w:rsidRDefault="00F301EB" w:rsidP="00F301EB">
      <w:pPr>
        <w:ind w:left="720"/>
        <w:rPr>
          <w:u w:val="single"/>
        </w:rPr>
      </w:pPr>
      <w:r>
        <w:rPr>
          <w:b/>
          <w:bCs/>
          <w:color w:val="FF0000"/>
        </w:rPr>
        <w:t>Priorità</w:t>
      </w:r>
      <w:r>
        <w:t xml:space="preserve">: </w:t>
      </w:r>
      <w:r>
        <w:rPr>
          <w:u w:val="single"/>
        </w:rPr>
        <w:t>ALTA</w:t>
      </w:r>
    </w:p>
    <w:p w14:paraId="71B77A2D" w14:textId="77777777" w:rsidR="00F301EB" w:rsidRDefault="00F301EB" w:rsidP="00196AEE">
      <w:pPr>
        <w:ind w:left="720"/>
        <w:rPr>
          <w:u w:val="single"/>
        </w:rPr>
      </w:pP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4"/>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pPr>
        <w:numPr>
          <w:ilvl w:val="0"/>
          <w:numId w:val="4"/>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08B9335A" w14:textId="733EF4CA" w:rsidR="000A13DD" w:rsidRPr="00B361A4" w:rsidRDefault="000A13DD" w:rsidP="000A13DD">
      <w:pPr>
        <w:numPr>
          <w:ilvl w:val="0"/>
          <w:numId w:val="4"/>
        </w:numPr>
      </w:pPr>
      <w:r w:rsidRPr="00B361A4">
        <w:rPr>
          <w:b/>
          <w:bCs/>
          <w:color w:val="FF0000"/>
        </w:rPr>
        <w:t>RF3.</w:t>
      </w:r>
      <w:r>
        <w:rPr>
          <w:b/>
          <w:bCs/>
          <w:color w:val="FF0000"/>
        </w:rPr>
        <w:t>6</w:t>
      </w:r>
      <w:r w:rsidRPr="00B361A4">
        <w:rPr>
          <w:b/>
          <w:bCs/>
          <w:color w:val="FF0000"/>
        </w:rPr>
        <w:t>.</w:t>
      </w:r>
      <w:r>
        <w:rPr>
          <w:b/>
          <w:bCs/>
          <w:color w:val="FF0000"/>
        </w:rPr>
        <w:t>3</w:t>
      </w:r>
      <w:r w:rsidRPr="00B361A4">
        <w:rPr>
          <w:b/>
          <w:bCs/>
          <w:color w:val="FF0000"/>
        </w:rPr>
        <w:t xml:space="preserve"> </w:t>
      </w:r>
      <w:r>
        <w:rPr>
          <w:b/>
          <w:bCs/>
          <w:color w:val="FF0000"/>
        </w:rPr>
        <w:t>Aggiungere/Rimuovere/Modificare</w:t>
      </w:r>
      <w:r w:rsidR="00D93897">
        <w:rPr>
          <w:b/>
          <w:bCs/>
          <w:color w:val="FF0000"/>
        </w:rPr>
        <w:t xml:space="preserve"> i</w:t>
      </w:r>
      <w:r>
        <w:rPr>
          <w:b/>
          <w:bCs/>
          <w:color w:val="FF0000"/>
        </w:rPr>
        <w:t xml:space="preserve"> negozi per la spedizione</w:t>
      </w:r>
    </w:p>
    <w:p w14:paraId="43F3B4A0" w14:textId="752217DF" w:rsidR="000A13DD" w:rsidRDefault="000A13DD" w:rsidP="000A13DD">
      <w:pPr>
        <w:ind w:left="720"/>
      </w:pPr>
      <w:r>
        <w:t>Il sistema consentirà di gestire e modificare negozi con i punti di ritiro per le spedizioni.</w:t>
      </w:r>
    </w:p>
    <w:p w14:paraId="5DC2796D" w14:textId="7EE4CA22" w:rsidR="000A13DD" w:rsidRDefault="000A13DD" w:rsidP="000A13D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pPr>
        <w:numPr>
          <w:ilvl w:val="0"/>
          <w:numId w:val="4"/>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pPr>
        <w:numPr>
          <w:ilvl w:val="0"/>
          <w:numId w:val="4"/>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30618AE1"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rsidR="00F301EB">
        <w:t>, inclusa la quantità di prodotti disponibile</w:t>
      </w:r>
      <w:r>
        <w:t>.</w:t>
      </w:r>
    </w:p>
    <w:p w14:paraId="2C61F985" w14:textId="0EBBB9DD" w:rsidR="00C878E9" w:rsidRDefault="00A92AE2" w:rsidP="00BE01FD">
      <w:pPr>
        <w:ind w:left="720"/>
        <w:rPr>
          <w:u w:val="single"/>
        </w:rPr>
      </w:pPr>
      <w:r>
        <w:rPr>
          <w:b/>
          <w:bCs/>
          <w:color w:val="FF0000"/>
        </w:rPr>
        <w:lastRenderedPageBreak/>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pPr>
        <w:numPr>
          <w:ilvl w:val="0"/>
          <w:numId w:val="1"/>
        </w:numPr>
        <w:rPr>
          <w:color w:val="FF0000"/>
          <w:sz w:val="32"/>
          <w:szCs w:val="32"/>
        </w:rPr>
      </w:pPr>
      <w:bookmarkStart w:id="38"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pPr>
        <w:numPr>
          <w:ilvl w:val="0"/>
          <w:numId w:val="4"/>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38"/>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pPr>
        <w:numPr>
          <w:ilvl w:val="0"/>
          <w:numId w:val="4"/>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pPr>
        <w:numPr>
          <w:ilvl w:val="0"/>
          <w:numId w:val="4"/>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pPr>
        <w:numPr>
          <w:ilvl w:val="0"/>
          <w:numId w:val="4"/>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proofErr w:type="spellStart"/>
      <w:r w:rsidR="00211EA3">
        <w:rPr>
          <w:u w:val="single"/>
        </w:rPr>
        <w:t>supportabilità</w:t>
      </w:r>
      <w:proofErr w:type="spellEnd"/>
    </w:p>
    <w:p w14:paraId="6033C620" w14:textId="3EA50D15" w:rsidR="00AB5AE0" w:rsidRDefault="00AB5AE0">
      <w:pPr>
        <w:numPr>
          <w:ilvl w:val="0"/>
          <w:numId w:val="4"/>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pPr>
        <w:numPr>
          <w:ilvl w:val="0"/>
          <w:numId w:val="4"/>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pPr>
        <w:numPr>
          <w:ilvl w:val="0"/>
          <w:numId w:val="1"/>
        </w:numPr>
      </w:pPr>
      <w:bookmarkStart w:id="39" w:name="Scenari"/>
      <w:r w:rsidRPr="00491FB3">
        <w:rPr>
          <w:color w:val="FF0000"/>
          <w:sz w:val="32"/>
          <w:szCs w:val="32"/>
        </w:rPr>
        <w:lastRenderedPageBreak/>
        <w:t>System Model</w:t>
      </w:r>
      <w:bookmarkEnd w:id="39"/>
    </w:p>
    <w:p w14:paraId="3A93DF9D" w14:textId="5141EB62" w:rsidR="000C3D31" w:rsidRDefault="000C3D31" w:rsidP="00223E58">
      <w:pPr>
        <w:ind w:left="360"/>
      </w:pPr>
      <w:r>
        <w:t>3.1</w:t>
      </w:r>
      <w:r w:rsidR="00D93897">
        <w:t xml:space="preserve"> </w:t>
      </w:r>
      <w:r>
        <w:t>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0"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proofErr w:type="spellStart"/>
      <w:r w:rsidR="006F3F90">
        <w:t>RecordRoad</w:t>
      </w:r>
      <w:proofErr w:type="spellEnd"/>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w:t>
      </w:r>
      <w:proofErr w:type="spellStart"/>
      <w:r w:rsidRPr="00EB4454">
        <w:t>randomicamente</w:t>
      </w:r>
      <w:proofErr w:type="spellEnd"/>
      <w:r w:rsidRPr="00EB4454">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1" w:author="ANGELO SPATARO" w:date="2023-11-21T17:13:00Z">
            <w:rPr>
              <w:color w:val="70AD47"/>
            </w:rPr>
          </w:rPrChange>
        </w:rPr>
      </w:pPr>
    </w:p>
    <w:p w14:paraId="2A26B15A" w14:textId="77777777" w:rsidR="00DD6D91" w:rsidRPr="00423ED7" w:rsidRDefault="00DD6D91" w:rsidP="000C3D31">
      <w:pPr>
        <w:ind w:left="360"/>
        <w:rPr>
          <w:ins w:id="42" w:author="ANGELO SPATARO" w:date="2023-11-21T08:50:00Z"/>
          <w:rPrChange w:id="43" w:author="ANGELO SPATARO" w:date="2023-11-21T08:55:00Z">
            <w:rPr>
              <w:ins w:id="44"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45" w:author="ANGELO SPATARO" w:date="2023-11-21T08:50:00Z"/>
          <w:rPrChange w:id="46" w:author="ANGELO SPATARO" w:date="2023-11-21T08:55:00Z">
            <w:rPr>
              <w:ins w:id="47" w:author="ANGELO SPATARO" w:date="2023-11-21T08:50:00Z"/>
              <w:color w:val="FF0000"/>
            </w:rPr>
          </w:rPrChange>
        </w:rPr>
      </w:pPr>
    </w:p>
    <w:p w14:paraId="494A68FF" w14:textId="77777777" w:rsidR="00423ED7" w:rsidRPr="00423ED7" w:rsidRDefault="00423ED7" w:rsidP="00423ED7">
      <w:pPr>
        <w:ind w:left="360"/>
        <w:rPr>
          <w:ins w:id="48" w:author="ANGELO SPATARO" w:date="2023-11-21T08:54:00Z"/>
        </w:rPr>
      </w:pPr>
      <w:ins w:id="49" w:author="ANGELO SPATARO" w:date="2023-11-21T08:54:00Z">
        <w:r w:rsidRPr="00423ED7">
          <w:t>Arrivato sul sito, Luigi Verdi apre la home page dove gli viene mostrato una lista di alcuni articoli presenti nel sistema scelti </w:t>
        </w:r>
        <w:proofErr w:type="spellStart"/>
        <w:r w:rsidRPr="00423ED7">
          <w:t>randomicamente</w:t>
        </w:r>
        <w:proofErr w:type="spellEnd"/>
        <w:r w:rsidRPr="00423ED7">
          <w:t>.</w:t>
        </w:r>
      </w:ins>
    </w:p>
    <w:p w14:paraId="46AADEFF" w14:textId="77777777" w:rsidR="00423ED7" w:rsidRDefault="00423ED7" w:rsidP="00423ED7">
      <w:pPr>
        <w:ind w:left="360"/>
        <w:rPr>
          <w:ins w:id="50" w:author="ANGELO SPATARO" w:date="2023-11-21T08:54:00Z"/>
          <w:color w:val="70AD47"/>
        </w:rPr>
      </w:pPr>
      <w:ins w:id="51" w:author="ANGELO SPATARO" w:date="2023-11-21T08:54:00Z">
        <w:r>
          <w:rPr>
            <w:color w:val="70AD47"/>
          </w:rPr>
          <w:t>FOTO 2</w:t>
        </w:r>
      </w:ins>
    </w:p>
    <w:p w14:paraId="490F4F4E" w14:textId="0B12B0EA" w:rsidR="00423ED7" w:rsidRPr="00A80B46" w:rsidRDefault="00423ED7">
      <w:pPr>
        <w:rPr>
          <w:ins w:id="52" w:author="ANGELO SPATARO" w:date="2023-11-21T08:53:00Z"/>
          <w:color w:val="FF0000"/>
        </w:rPr>
        <w:pPrChange w:id="53"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r w:rsidR="007B6CB0" w:rsidRPr="00882016">
        <w:t>SignUp</w:t>
      </w:r>
      <w:proofErr w:type="spellEnd"/>
      <w:r w:rsidR="007B6CB0" w:rsidRPr="00882016">
        <w:t>.</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pPr>
        <w:numPr>
          <w:ilvl w:val="2"/>
          <w:numId w:val="1"/>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pPr>
        <w:numPr>
          <w:ilvl w:val="1"/>
          <w:numId w:val="1"/>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3A8BF63B" w:rsidR="0083160D" w:rsidRPr="0083160D" w:rsidRDefault="00A2781C">
            <w:pPr>
              <w:spacing w:line="256" w:lineRule="auto"/>
              <w:rPr>
                <w:rFonts w:ascii="Calibri" w:hAnsi="Calibri" w:cs="Calibri"/>
              </w:rPr>
            </w:pPr>
            <w:r w:rsidRPr="00A2781C">
              <w:rPr>
                <w:rFonts w:ascii="Calibri" w:hAnsi="Calibri" w:cs="Calibri"/>
              </w:rPr>
              <w:t xml:space="preserve">L’utente </w:t>
            </w:r>
            <w:r w:rsidR="00615A88">
              <w:rPr>
                <w:rFonts w:ascii="Calibri" w:hAnsi="Calibri" w:cs="Calibri"/>
              </w:rPr>
              <w:t>è in una qualsiasi pagin</w:t>
            </w:r>
            <w:r w:rsidR="00B92C1D">
              <w:rPr>
                <w:rFonts w:ascii="Calibri" w:hAnsi="Calibri" w:cs="Calibri"/>
              </w:rPr>
              <w:t>a</w:t>
            </w:r>
            <w:r w:rsidR="00615A88">
              <w:rPr>
                <w:rFonts w:ascii="Calibri" w:hAnsi="Calibri" w:cs="Calibri"/>
              </w:rPr>
              <w:t xml:space="preserve">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CE3FF46" w:rsidR="0083160D" w:rsidRPr="0083160D" w:rsidRDefault="0083160D">
            <w:pPr>
              <w:spacing w:line="256" w:lineRule="auto"/>
              <w:jc w:val="center"/>
              <w:rPr>
                <w:rFonts w:ascii="Calibri" w:hAnsi="Calibri" w:cs="Calibri"/>
              </w:rPr>
            </w:pPr>
            <w:r w:rsidRPr="0083160D">
              <w:rPr>
                <w:rFonts w:ascii="Calibri" w:hAnsi="Calibri" w:cs="Calibri"/>
              </w:rPr>
              <w:t>Utente</w:t>
            </w:r>
            <w:r w:rsidR="00615A88">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B1B466" w14:textId="3FB485DD" w:rsidR="00615A88" w:rsidRDefault="00615A88">
            <w:pPr>
              <w:numPr>
                <w:ilvl w:val="0"/>
                <w:numId w:val="5"/>
              </w:numPr>
              <w:spacing w:line="256" w:lineRule="auto"/>
              <w:rPr>
                <w:rFonts w:ascii="Calibri" w:hAnsi="Calibri" w:cs="Calibri"/>
              </w:rPr>
            </w:pPr>
            <w:r w:rsidRPr="00615A88">
              <w:rPr>
                <w:rFonts w:ascii="Calibri" w:hAnsi="Calibri" w:cs="Calibri"/>
              </w:rPr>
              <w:t>L’utente clicca sulla barra di ricerca del sito</w:t>
            </w:r>
          </w:p>
          <w:p w14:paraId="5F86FA5D" w14:textId="20BD27EF" w:rsidR="0083160D" w:rsidRPr="0083160D" w:rsidRDefault="00A2781C">
            <w:pPr>
              <w:numPr>
                <w:ilvl w:val="0"/>
                <w:numId w:val="5"/>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450D100" w:rsidR="00355240" w:rsidRPr="00B92C1D" w:rsidRDefault="00A2781C" w:rsidP="00B92C1D">
            <w:pPr>
              <w:pStyle w:val="Paragrafoelenco"/>
              <w:numPr>
                <w:ilvl w:val="0"/>
                <w:numId w:val="5"/>
              </w:numPr>
              <w:rPr>
                <w:rFonts w:cs="Calibri"/>
              </w:rPr>
            </w:pPr>
            <w:r w:rsidRPr="00B92C1D">
              <w:rPr>
                <w:rFonts w:cs="Calibri"/>
              </w:rPr>
              <w:t xml:space="preserve">Il sistema </w:t>
            </w:r>
            <w:r w:rsidR="003A1A05" w:rsidRPr="00B92C1D">
              <w:rPr>
                <w:rFonts w:cs="Calibri"/>
              </w:rPr>
              <w:t>estrae dalla stringa le parole chiave</w:t>
            </w:r>
            <w:r w:rsidR="001B4DC2">
              <w:rPr>
                <w:rFonts w:cs="Calibri"/>
              </w:rPr>
              <w:t>, ed</w:t>
            </w:r>
            <w:r w:rsidR="003A1A05" w:rsidRPr="00B92C1D">
              <w:rPr>
                <w:rFonts w:cs="Calibri"/>
              </w:rPr>
              <w:t xml:space="preserve"> el</w:t>
            </w:r>
            <w:r w:rsidRPr="00B92C1D">
              <w:rPr>
                <w:rFonts w:cs="Calibri"/>
              </w:rPr>
              <w:t xml:space="preserve">abora una lista di </w:t>
            </w:r>
            <w:r w:rsidR="003A1A05" w:rsidRPr="00B92C1D">
              <w:rPr>
                <w:rFonts w:cs="Calibri"/>
              </w:rPr>
              <w:t>vinili che contengano almeno una di queste</w:t>
            </w:r>
            <w:r w:rsidR="00615A88" w:rsidRPr="00B92C1D">
              <w:rPr>
                <w:rFonts w:cs="Calibri"/>
              </w:rPr>
              <w:t xml:space="preserve"> parol</w:t>
            </w:r>
            <w:r w:rsidR="003A1A05" w:rsidRPr="00B92C1D">
              <w:rPr>
                <w:rFonts w:cs="Calibri"/>
              </w:rPr>
              <w:t>e</w:t>
            </w:r>
            <w:r w:rsidR="00615A88" w:rsidRPr="00B92C1D">
              <w:rPr>
                <w:rFonts w:cs="Calibri"/>
              </w:rPr>
              <w:t xml:space="preserve"> chiave</w:t>
            </w:r>
            <w:r w:rsidR="003A1A05" w:rsidRPr="00B92C1D">
              <w:rPr>
                <w:rFonts w:cs="Calibri"/>
              </w:rPr>
              <w:t xml:space="preserve"> o nel titolo o nell’artista</w:t>
            </w:r>
          </w:p>
          <w:p w14:paraId="119F8AE6" w14:textId="79787A02" w:rsidR="0083160D" w:rsidRPr="00B92C1D" w:rsidRDefault="00A2781C" w:rsidP="00B92C1D">
            <w:pPr>
              <w:pStyle w:val="Paragrafoelenco"/>
              <w:numPr>
                <w:ilvl w:val="0"/>
                <w:numId w:val="5"/>
              </w:numPr>
              <w:rPr>
                <w:rFonts w:cs="Calibri"/>
              </w:rPr>
            </w:pPr>
            <w:r w:rsidRPr="00B92C1D">
              <w:rPr>
                <w:rFonts w:cs="Calibri"/>
              </w:rPr>
              <w:t xml:space="preserve">Il sistema </w:t>
            </w:r>
            <w:r w:rsidR="003A1A05" w:rsidRPr="00B92C1D">
              <w:rPr>
                <w:rFonts w:cs="Calibri"/>
              </w:rPr>
              <w:t>presenta</w:t>
            </w:r>
            <w:r w:rsidRPr="00B92C1D">
              <w:rPr>
                <w:rFonts w:cs="Calibri"/>
              </w:rPr>
              <w:t xml:space="preserve"> </w:t>
            </w:r>
            <w:r w:rsidR="003A1A05" w:rsidRPr="00B92C1D">
              <w:rPr>
                <w:rFonts w:cs="Calibri"/>
              </w:rPr>
              <w:t>una pagina contenenti i vinili precedentemente selezionati, e presenterà i primi 20 vinili selezionati, ordinati per attinenza alle parole chiave</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34ED5394" w:rsidR="0083160D" w:rsidRPr="0083160D" w:rsidRDefault="001B4DC2">
            <w:pPr>
              <w:spacing w:line="256" w:lineRule="auto"/>
              <w:rPr>
                <w:rFonts w:ascii="Calibri" w:hAnsi="Calibri" w:cs="Calibri"/>
              </w:rPr>
            </w:pPr>
            <w:r>
              <w:rPr>
                <w:rFonts w:ascii="Calibri" w:hAnsi="Calibri" w:cs="Calibri"/>
              </w:rPr>
              <w:t>Se l’utente apre la sezione dei filtri avanzati, si procede come in UC 1E1</w:t>
            </w: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51CD7549"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w:t>
            </w:r>
            <w:r w:rsidR="00B92C1D">
              <w:rPr>
                <w:rFonts w:ascii="Calibri" w:hAnsi="Calibri" w:cs="Calibri"/>
              </w:rPr>
              <w:t>E</w:t>
            </w:r>
            <w:r w:rsidR="001A362A">
              <w:rPr>
                <w:rFonts w:ascii="Calibri" w:hAnsi="Calibri" w:cs="Calibri"/>
              </w:rPr>
              <w:t>1</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234CEDB0" w:rsidR="00A2781C" w:rsidRPr="0083160D" w:rsidRDefault="00A2781C" w:rsidP="00A2781C">
            <w:pPr>
              <w:spacing w:line="256" w:lineRule="auto"/>
              <w:rPr>
                <w:rFonts w:ascii="Calibri" w:hAnsi="Calibri" w:cs="Calibri"/>
              </w:rPr>
            </w:pPr>
            <w:r>
              <w:rPr>
                <w:rFonts w:ascii="Calibri" w:hAnsi="Calibri" w:cs="Calibri"/>
              </w:rPr>
              <w:t xml:space="preserve">L’utente si trova </w:t>
            </w:r>
            <w:r w:rsidR="00B92C1D">
              <w:rPr>
                <w:rFonts w:ascii="Calibri" w:hAnsi="Calibri" w:cs="Calibri"/>
              </w:rPr>
              <w:t>in qualsiasi pagina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E25F5B" w:rsidRPr="00BC6E10" w14:paraId="2B50F58A" w14:textId="77777777" w:rsidTr="00E25F5B">
        <w:trPr>
          <w:trHeight w:val="135"/>
        </w:trPr>
        <w:tc>
          <w:tcPr>
            <w:tcW w:w="2971" w:type="dxa"/>
            <w:vMerge/>
            <w:tcBorders>
              <w:top w:val="single" w:sz="4" w:space="0" w:color="auto"/>
              <w:left w:val="single" w:sz="4" w:space="0" w:color="auto"/>
              <w:bottom w:val="single" w:sz="4" w:space="0" w:color="auto"/>
              <w:right w:val="single" w:sz="4" w:space="0" w:color="auto"/>
            </w:tcBorders>
            <w:shd w:val="clear" w:color="auto" w:fill="FF0000"/>
          </w:tcPr>
          <w:p w14:paraId="7EE3C0B0" w14:textId="77777777" w:rsidR="00E25F5B" w:rsidRPr="0083160D" w:rsidRDefault="00E25F5B" w:rsidP="00447C26">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800A1ED" w14:textId="5D359949" w:rsidR="00E25F5B" w:rsidRPr="00E25F5B" w:rsidRDefault="00E25F5B" w:rsidP="00E25F5B">
            <w:pPr>
              <w:jc w:val="center"/>
              <w:rPr>
                <w:rFonts w:cs="Calibri"/>
              </w:rPr>
            </w:pPr>
            <w:r w:rsidRPr="00E25F5B">
              <w:rPr>
                <w:rFonts w:cs="Calibri"/>
              </w:rPr>
              <w:t>Eseguire UC 1</w:t>
            </w:r>
            <w:r>
              <w:rPr>
                <w:rFonts w:cs="Calibri"/>
              </w:rPr>
              <w:t xml:space="preserve"> fino al punto 1</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3A9BB8" w14:textId="0276910C" w:rsidR="00A2781C" w:rsidRPr="00E25F5B" w:rsidRDefault="00A2781C">
            <w:pPr>
              <w:pStyle w:val="Paragrafoelenco"/>
              <w:numPr>
                <w:ilvl w:val="0"/>
                <w:numId w:val="37"/>
              </w:numPr>
              <w:rPr>
                <w:rFonts w:cs="Calibri"/>
              </w:rPr>
            </w:pPr>
            <w:r w:rsidRPr="00E25F5B">
              <w:rPr>
                <w:rFonts w:cs="Calibri"/>
              </w:rPr>
              <w:t xml:space="preserve">L’utente </w:t>
            </w:r>
            <w:r w:rsidR="00B92C1D" w:rsidRPr="00E25F5B">
              <w:rPr>
                <w:rFonts w:cs="Calibri"/>
              </w:rPr>
              <w:t>preme un pulsante per visualizzare i filtri avanzati di ricerca</w:t>
            </w:r>
          </w:p>
          <w:p w14:paraId="053B22AB" w14:textId="453D4597" w:rsidR="00B92C1D" w:rsidRPr="00E25F5B" w:rsidRDefault="00B92C1D">
            <w:pPr>
              <w:pStyle w:val="Paragrafoelenco"/>
              <w:numPr>
                <w:ilvl w:val="0"/>
                <w:numId w:val="37"/>
              </w:numPr>
              <w:rPr>
                <w:rFonts w:cs="Calibri"/>
              </w:rPr>
            </w:pPr>
            <w:r w:rsidRPr="00E25F5B">
              <w:rPr>
                <w:rFonts w:cs="Calibri"/>
              </w:rPr>
              <w:t xml:space="preserve">L’utente seleziona una </w:t>
            </w:r>
            <w:r w:rsidRPr="00E25F5B">
              <w:rPr>
                <w:rFonts w:cs="Calibri"/>
              </w:rPr>
              <w:lastRenderedPageBreak/>
              <w:t>serie di filtri che vuole applicare, e poi preme invio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41285FF4" w:rsidR="00A2781C" w:rsidRPr="00E25F5B" w:rsidRDefault="00A2781C">
            <w:pPr>
              <w:pStyle w:val="Paragrafoelenco"/>
              <w:numPr>
                <w:ilvl w:val="0"/>
                <w:numId w:val="37"/>
              </w:numPr>
              <w:rPr>
                <w:rFonts w:cs="Calibri"/>
              </w:rPr>
            </w:pPr>
            <w:r w:rsidRPr="00E25F5B">
              <w:rPr>
                <w:rFonts w:cs="Calibri"/>
              </w:rPr>
              <w:t>Il sistema riceve i filtr</w:t>
            </w:r>
            <w:r w:rsidR="00E25F5B">
              <w:rPr>
                <w:rFonts w:cs="Calibri"/>
              </w:rPr>
              <w:t>i</w:t>
            </w:r>
            <w:r w:rsidRPr="00E25F5B">
              <w:rPr>
                <w:rFonts w:cs="Calibri"/>
              </w:rPr>
              <w:t xml:space="preserve"> selezionat</w:t>
            </w:r>
            <w:r w:rsidR="00E25F5B">
              <w:rPr>
                <w:rFonts w:cs="Calibri"/>
              </w:rPr>
              <w:t>i</w:t>
            </w:r>
            <w:r w:rsidRPr="00E25F5B">
              <w:rPr>
                <w:rFonts w:cs="Calibri"/>
              </w:rPr>
              <w:t xml:space="preserve"> ed elabora una lista di prodotti</w:t>
            </w:r>
            <w:r w:rsidR="00E25F5B">
              <w:rPr>
                <w:rFonts w:cs="Calibri"/>
              </w:rPr>
              <w:t xml:space="preserve"> in base ai suddetti filtri</w:t>
            </w:r>
          </w:p>
          <w:p w14:paraId="1B72B34A" w14:textId="6A77CBCF" w:rsidR="00A2781C" w:rsidRPr="0083160D" w:rsidRDefault="00A2781C">
            <w:pPr>
              <w:numPr>
                <w:ilvl w:val="0"/>
                <w:numId w:val="37"/>
              </w:numPr>
              <w:spacing w:line="256" w:lineRule="auto"/>
              <w:rPr>
                <w:rFonts w:ascii="Calibri" w:hAnsi="Calibri" w:cs="Calibri"/>
              </w:rPr>
            </w:pPr>
            <w:r>
              <w:rPr>
                <w:rFonts w:ascii="Calibri" w:hAnsi="Calibri" w:cs="Calibri"/>
              </w:rPr>
              <w:t>Il sistema</w:t>
            </w:r>
            <w:r w:rsidR="00E25F5B">
              <w:rPr>
                <w:rFonts w:ascii="Calibri" w:hAnsi="Calibri" w:cs="Calibri"/>
              </w:rPr>
              <w:t xml:space="preserve"> presenta la pagina dei risultati con i primi 20 prodotti della</w:t>
            </w:r>
            <w:r>
              <w:rPr>
                <w:rFonts w:ascii="Calibri" w:hAnsi="Calibri" w:cs="Calibri"/>
              </w:rPr>
              <w:t xml:space="preserve"> lista</w:t>
            </w:r>
            <w:r w:rsidR="00E25F5B">
              <w:rPr>
                <w:rFonts w:ascii="Calibri" w:hAnsi="Calibri" w:cs="Calibri"/>
              </w:rPr>
              <w:t xml:space="preserve"> appena </w:t>
            </w:r>
            <w:r>
              <w:rPr>
                <w:rFonts w:ascii="Calibri" w:hAnsi="Calibri" w:cs="Calibri"/>
              </w:rPr>
              <w:t>elaborata</w:t>
            </w:r>
            <w:r w:rsidR="00E25F5B">
              <w:rPr>
                <w:rFonts w:ascii="Calibri" w:hAnsi="Calibri" w:cs="Calibri"/>
              </w:rPr>
              <w:t xml:space="preserve"> per ordine di attinenza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19F65579" w:rsidR="005F015B" w:rsidRPr="0083160D" w:rsidRDefault="005F015B">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pPr>
              <w:numPr>
                <w:ilvl w:val="0"/>
                <w:numId w:val="28"/>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3471827A" w:rsidR="00201330" w:rsidRPr="0083160D" w:rsidRDefault="00201330">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pPr>
              <w:pStyle w:val="Paragrafoelenco"/>
              <w:numPr>
                <w:ilvl w:val="0"/>
                <w:numId w:val="29"/>
              </w:numPr>
              <w:rPr>
                <w:rFonts w:cs="Calibri"/>
              </w:rPr>
            </w:pPr>
            <w:r w:rsidRPr="00A2781C">
              <w:rPr>
                <w:rFonts w:cs="Calibri"/>
              </w:rPr>
              <w:t xml:space="preserve">L’utente clicca </w:t>
            </w:r>
            <w:r w:rsidRPr="00A2781C">
              <w:rPr>
                <w:rFonts w:cs="Calibri"/>
              </w:rPr>
              <w:lastRenderedPageBreak/>
              <w:t>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pPr>
              <w:numPr>
                <w:ilvl w:val="0"/>
                <w:numId w:val="7"/>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51288ED" w14:textId="77777777" w:rsidR="002A3CB2" w:rsidRDefault="002A3CB2" w:rsidP="00B46471">
      <w:pPr>
        <w:rPr>
          <w:sz w:val="32"/>
          <w:szCs w:val="32"/>
        </w:rPr>
      </w:pPr>
    </w:p>
    <w:tbl>
      <w:tblPr>
        <w:tblW w:w="0" w:type="auto"/>
        <w:tblLook w:val="04A0" w:firstRow="1" w:lastRow="0" w:firstColumn="1" w:lastColumn="0" w:noHBand="0" w:noVBand="1"/>
      </w:tblPr>
      <w:tblGrid>
        <w:gridCol w:w="2971"/>
        <w:gridCol w:w="3328"/>
        <w:gridCol w:w="3328"/>
      </w:tblGrid>
      <w:tr w:rsidR="003E7D05" w:rsidRPr="00BC6E10" w14:paraId="11573C7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D5AFEF" w14:textId="77777777" w:rsidR="003E7D05" w:rsidRPr="003C3E75" w:rsidRDefault="003E7D05" w:rsidP="00F53B6B">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ACB3904" w14:textId="7B91FAD5" w:rsidR="003E7D05" w:rsidRPr="003C3E75" w:rsidRDefault="003E7D05" w:rsidP="00F53B6B">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003E7D05" w:rsidRPr="00BC6E10" w14:paraId="755CE39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B6D421" w14:textId="77777777" w:rsidR="003E7D05" w:rsidRPr="003C3E75" w:rsidRDefault="003E7D05" w:rsidP="00F53B6B">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2F4D35A" w14:textId="5368FA35" w:rsidR="003E7D05" w:rsidRPr="003C3E75" w:rsidRDefault="003E7D05" w:rsidP="00F53B6B">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003E7D05" w:rsidRPr="00BC6E10" w14:paraId="35D7D11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94AF31"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11A445"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 qualsiasi pagina del sito</w:t>
            </w:r>
          </w:p>
        </w:tc>
      </w:tr>
      <w:tr w:rsidR="003E7D05" w:rsidRPr="00BC6E10" w14:paraId="75B729A7"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37E5506" w14:textId="77777777" w:rsidR="003E7D05" w:rsidRPr="003C3E75" w:rsidRDefault="003E7D05" w:rsidP="00F53B6B">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0909AF4" w14:textId="46B0DD3F" w:rsidR="003E7D05" w:rsidRPr="003C3E75" w:rsidRDefault="003E7D05" w:rsidP="00F53B6B">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9538F7" w14:textId="77777777" w:rsidR="003E7D05" w:rsidRPr="003C3E75" w:rsidRDefault="003E7D05" w:rsidP="00F53B6B">
            <w:pPr>
              <w:spacing w:line="256" w:lineRule="auto"/>
              <w:jc w:val="center"/>
              <w:rPr>
                <w:rFonts w:ascii="Calibri" w:hAnsi="Calibri" w:cs="Calibri"/>
              </w:rPr>
            </w:pPr>
            <w:r w:rsidRPr="003C3E75">
              <w:rPr>
                <w:rFonts w:ascii="Calibri" w:hAnsi="Calibri" w:cs="Calibri"/>
              </w:rPr>
              <w:t>Sistema</w:t>
            </w:r>
          </w:p>
        </w:tc>
      </w:tr>
      <w:tr w:rsidR="003E7D05" w:rsidRPr="00BC6E10" w14:paraId="6D156F1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EC5E847"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6CA1F7" w14:textId="77777777" w:rsidR="003E7D05" w:rsidRPr="003C3E75" w:rsidRDefault="003E7D05">
            <w:pPr>
              <w:numPr>
                <w:ilvl w:val="0"/>
                <w:numId w:val="16"/>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78E6715" w14:textId="77777777" w:rsidR="003E7D05" w:rsidRPr="003C3E75" w:rsidRDefault="003E7D05" w:rsidP="00F53B6B">
            <w:pPr>
              <w:spacing w:line="256" w:lineRule="auto"/>
              <w:rPr>
                <w:rFonts w:ascii="Calibri" w:hAnsi="Calibri" w:cs="Calibri"/>
              </w:rPr>
            </w:pPr>
          </w:p>
        </w:tc>
      </w:tr>
      <w:tr w:rsidR="003E7D05" w:rsidRPr="00BC6E10" w14:paraId="329AAB8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A54873F"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7D56250"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297C84" w14:textId="77777777" w:rsidR="003E7D05" w:rsidRPr="003C3E75" w:rsidRDefault="003E7D05">
            <w:pPr>
              <w:numPr>
                <w:ilvl w:val="0"/>
                <w:numId w:val="16"/>
              </w:numPr>
              <w:spacing w:line="256" w:lineRule="auto"/>
              <w:rPr>
                <w:rFonts w:ascii="Calibri" w:hAnsi="Calibri" w:cs="Calibri"/>
              </w:rPr>
            </w:pPr>
            <w:r w:rsidRPr="003C3E75">
              <w:rPr>
                <w:rFonts w:ascii="Calibri" w:hAnsi="Calibri" w:cs="Calibri"/>
              </w:rPr>
              <w:t>Il sistema reindirizza l’utente sulla home page</w:t>
            </w:r>
          </w:p>
        </w:tc>
      </w:tr>
      <w:tr w:rsidR="003E7D05" w:rsidRPr="00BC6E10" w14:paraId="0A58D28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B3DA4C" w14:textId="77777777" w:rsidR="003E7D05" w:rsidRPr="003C3E75" w:rsidRDefault="003E7D05" w:rsidP="00F53B6B">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8CA778A" w14:textId="77777777" w:rsidR="003E7D05" w:rsidRPr="003C3E75" w:rsidRDefault="003E7D05" w:rsidP="00F53B6B">
            <w:pPr>
              <w:spacing w:line="256" w:lineRule="auto"/>
              <w:rPr>
                <w:rFonts w:ascii="Calibri" w:hAnsi="Calibri" w:cs="Calibri"/>
              </w:rPr>
            </w:pPr>
          </w:p>
        </w:tc>
      </w:tr>
      <w:tr w:rsidR="003E7D05" w:rsidRPr="00BC6E10" w14:paraId="5DBE268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92814F"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776081"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sulla home page</w:t>
            </w:r>
          </w:p>
        </w:tc>
      </w:tr>
    </w:tbl>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FB6A00" w:rsidRPr="00BC6E10" w14:paraId="0735F00A"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F53B6B">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7799C275" w:rsidR="00FB6A00" w:rsidRPr="00413A71" w:rsidRDefault="00FB6A00" w:rsidP="00F53B6B">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00FB6A00" w:rsidRPr="00BC6E10" w14:paraId="2777BAA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F53B6B">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F53B6B">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F53B6B">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F53B6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F53B6B">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pPr>
              <w:numPr>
                <w:ilvl w:val="0"/>
                <w:numId w:val="19"/>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F53B6B">
            <w:pPr>
              <w:spacing w:line="256" w:lineRule="auto"/>
              <w:rPr>
                <w:rFonts w:ascii="Calibri" w:hAnsi="Calibri" w:cs="Calibri"/>
              </w:rPr>
            </w:pPr>
          </w:p>
        </w:tc>
      </w:tr>
      <w:tr w:rsidR="00FB6A00" w:rsidRPr="006C1193" w14:paraId="1905E26F"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pPr>
              <w:numPr>
                <w:ilvl w:val="0"/>
                <w:numId w:val="19"/>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pPr>
              <w:numPr>
                <w:ilvl w:val="0"/>
                <w:numId w:val="19"/>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F53B6B">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F53B6B">
            <w:pPr>
              <w:spacing w:line="256" w:lineRule="auto"/>
              <w:rPr>
                <w:rFonts w:ascii="Calibri" w:hAnsi="Calibri" w:cs="Calibri"/>
              </w:rPr>
            </w:pPr>
          </w:p>
        </w:tc>
      </w:tr>
      <w:tr w:rsidR="00FB6A00" w:rsidRPr="00BC6E10" w14:paraId="60652D5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F53B6B">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233EF7" w:rsidRPr="00BC6E10" w14:paraId="7C0DB42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F53B6B">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2690D505" w:rsidR="00233EF7" w:rsidRPr="003B3C55" w:rsidRDefault="00233EF7" w:rsidP="00F53B6B">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F53B6B">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F53B6B">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F53B6B">
            <w:pPr>
              <w:spacing w:line="256" w:lineRule="auto"/>
              <w:rPr>
                <w:rFonts w:ascii="Calibri" w:hAnsi="Calibri" w:cs="Calibri"/>
              </w:rPr>
            </w:pPr>
            <w:r w:rsidRPr="003B3C55">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F53B6B">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F53B6B">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pPr>
              <w:numPr>
                <w:ilvl w:val="0"/>
                <w:numId w:val="17"/>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F53B6B">
            <w:pPr>
              <w:spacing w:line="256" w:lineRule="auto"/>
              <w:rPr>
                <w:rFonts w:ascii="Calibri" w:hAnsi="Calibri" w:cs="Calibri"/>
              </w:rPr>
            </w:pPr>
          </w:p>
        </w:tc>
      </w:tr>
      <w:tr w:rsidR="00233EF7" w:rsidRPr="006C1193" w14:paraId="0BE71B7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pPr>
              <w:numPr>
                <w:ilvl w:val="0"/>
                <w:numId w:val="17"/>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14:paraId="149DFC5C" w14:textId="487DDB5B" w:rsidR="00233EF7" w:rsidRPr="003B3C55" w:rsidRDefault="00233EF7">
            <w:pPr>
              <w:numPr>
                <w:ilvl w:val="0"/>
                <w:numId w:val="17"/>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F53B6B">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F53B6B">
            <w:pPr>
              <w:spacing w:line="256" w:lineRule="auto"/>
              <w:rPr>
                <w:rFonts w:ascii="Calibri" w:hAnsi="Calibri" w:cs="Calibri"/>
              </w:rPr>
            </w:pPr>
          </w:p>
        </w:tc>
      </w:tr>
      <w:tr w:rsidR="00233EF7" w:rsidRPr="00BC6E10" w14:paraId="3035ED0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F53B6B">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0ABD5D84" w14:textId="77777777" w:rsidR="00A2781C" w:rsidRDefault="00A2781C" w:rsidP="005230E8"/>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F53B6B">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0F21A61E" w:rsidR="00A2781C" w:rsidRPr="00B620E4" w:rsidRDefault="00A2781C" w:rsidP="00F53B6B">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F53B6B">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F53B6B">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F53B6B">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F53B6B">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F53B6B">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F53B6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F53B6B">
            <w:pPr>
              <w:jc w:val="center"/>
              <w:rPr>
                <w:rFonts w:ascii="Calibri" w:hAnsi="Calibri" w:cs="Calibri"/>
              </w:rPr>
            </w:pPr>
            <w:r w:rsidRPr="00B620E4">
              <w:rPr>
                <w:rFonts w:ascii="Calibri" w:hAnsi="Calibri" w:cs="Calibri"/>
              </w:rPr>
              <w:t>Sistema</w:t>
            </w:r>
          </w:p>
        </w:tc>
      </w:tr>
      <w:tr w:rsidR="009562C4" w14:paraId="4EC20634"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pPr>
              <w:numPr>
                <w:ilvl w:val="0"/>
                <w:numId w:val="20"/>
              </w:numPr>
              <w:rPr>
                <w:rFonts w:ascii="Calibri" w:hAnsi="Calibri" w:cs="Calibri"/>
              </w:rPr>
            </w:pPr>
            <w:r w:rsidRPr="00B620E4">
              <w:rPr>
                <w:rFonts w:ascii="Calibri" w:hAnsi="Calibri" w:cs="Calibri"/>
              </w:rPr>
              <w:t xml:space="preserve">L’utente </w:t>
            </w:r>
            <w:r>
              <w:rPr>
                <w:rFonts w:ascii="Calibri" w:hAnsi="Calibri" w:cs="Calibri"/>
              </w:rPr>
              <w:t xml:space="preserve">seleziona uno dei dati che desidera modificare, tramite un apposito </w:t>
            </w:r>
            <w:proofErr w:type="spellStart"/>
            <w:r>
              <w:rPr>
                <w:rFonts w:ascii="Calibri" w:hAnsi="Calibri" w:cs="Calibri"/>
              </w:rPr>
              <w:t>form</w:t>
            </w:r>
            <w:proofErr w:type="spellEnd"/>
          </w:p>
          <w:p w14:paraId="74D93402" w14:textId="0110F1DD" w:rsidR="00E44B96" w:rsidRPr="00E44B96" w:rsidRDefault="00E44B96">
            <w:pPr>
              <w:pStyle w:val="Paragrafoelenco"/>
              <w:numPr>
                <w:ilvl w:val="0"/>
                <w:numId w:val="20"/>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pPr>
              <w:numPr>
                <w:ilvl w:val="0"/>
                <w:numId w:val="20"/>
              </w:numPr>
              <w:rPr>
                <w:rFonts w:ascii="Calibri" w:hAnsi="Calibri" w:cs="Calibri"/>
              </w:rPr>
            </w:pPr>
            <w:r w:rsidRPr="00B620E4">
              <w:rPr>
                <w:rFonts w:ascii="Calibri" w:hAnsi="Calibri" w:cs="Calibri"/>
              </w:rPr>
              <w:t xml:space="preserve">Il sistema controlla se i dati </w:t>
            </w:r>
            <w:r w:rsidRPr="00B620E4">
              <w:rPr>
                <w:rFonts w:ascii="Calibri" w:hAnsi="Calibri" w:cs="Calibri"/>
              </w:rPr>
              <w:lastRenderedPageBreak/>
              <w:t>sono formattati correttamente e i dati inseriti sono in un formato valido</w:t>
            </w:r>
          </w:p>
        </w:tc>
      </w:tr>
      <w:tr w:rsidR="009562C4" w14:paraId="7EEC6153" w14:textId="77777777" w:rsidTr="00737709">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pPr>
              <w:numPr>
                <w:ilvl w:val="0"/>
                <w:numId w:val="20"/>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F53B6B">
            <w:pPr>
              <w:rPr>
                <w:rFonts w:ascii="Calibri" w:hAnsi="Calibri" w:cs="Calibri"/>
              </w:rPr>
            </w:pPr>
          </w:p>
        </w:tc>
      </w:tr>
      <w:tr w:rsidR="009562C4" w14:paraId="7690DF70" w14:textId="77777777" w:rsidTr="00737709">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pPr>
              <w:numPr>
                <w:ilvl w:val="0"/>
                <w:numId w:val="20"/>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F53B6B">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4A35E810" w14:textId="25EDB75F" w:rsidR="00A2781C" w:rsidRPr="00B620E4" w:rsidRDefault="00A2781C" w:rsidP="00F53B6B">
            <w:pPr>
              <w:rPr>
                <w:rFonts w:ascii="Calibri" w:hAnsi="Calibri" w:cs="Calibri"/>
              </w:rPr>
            </w:pPr>
            <w:r w:rsidRPr="00B620E4">
              <w:rPr>
                <w:rFonts w:ascii="Calibri" w:hAnsi="Calibri" w:cs="Calibri"/>
              </w:rPr>
              <w:t>Se al punto 4 il sistema rileva dati con un formato non valido</w:t>
            </w:r>
            <w:r w:rsidR="007B4357">
              <w:rPr>
                <w:rFonts w:ascii="Calibri" w:hAnsi="Calibri" w:cs="Calibri"/>
              </w:rPr>
              <w:t>,</w:t>
            </w:r>
            <w:r w:rsidRPr="00B620E4">
              <w:rPr>
                <w:rFonts w:ascii="Calibri" w:hAnsi="Calibri" w:cs="Calibri"/>
              </w:rPr>
              <w:t xml:space="preserve">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Conferma Password</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 insieme ad u</w:t>
            </w:r>
            <w:r w:rsidRPr="00B620E4">
              <w:rPr>
                <w:rFonts w:ascii="Calibri" w:hAnsi="Calibri" w:cs="Calibri"/>
              </w:rPr>
              <w:t>n messaggio d’errore che aiuti l’utente ad inserire correttamente i dati</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F53B6B">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F53B6B">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4C396CA1" w14:textId="77777777" w:rsidR="003E7D05" w:rsidRDefault="003E7D05" w:rsidP="003E7D05"/>
    <w:p w14:paraId="3B23D8D2" w14:textId="77777777" w:rsidR="003E7D05" w:rsidRDefault="003E7D05" w:rsidP="003E7D05"/>
    <w:p w14:paraId="68D6F05E" w14:textId="77777777" w:rsidR="00E44B96" w:rsidRDefault="00E44B96" w:rsidP="00260A37">
      <w:pPr>
        <w:ind w:left="360"/>
      </w:pPr>
    </w:p>
    <w:p w14:paraId="080119AA" w14:textId="77777777" w:rsidR="00E44B96" w:rsidRDefault="00E44B96" w:rsidP="00260A37">
      <w:pPr>
        <w:ind w:left="360"/>
      </w:pPr>
    </w:p>
    <w:p w14:paraId="38BBB60C" w14:textId="6BF82B1B" w:rsidR="00260A37" w:rsidRDefault="00260A37" w:rsidP="00260A37">
      <w:pPr>
        <w:ind w:left="360"/>
      </w:pPr>
      <w:r>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33B50478" w14:textId="1771E88F" w:rsidR="005B2F96" w:rsidRDefault="00260A37" w:rsidP="0046124B">
      <w:pPr>
        <w:rPr>
          <w:rFonts w:ascii="Calibri" w:hAnsi="Calibri" w:cs="Calibri"/>
        </w:rPr>
      </w:pPr>
      <w:r>
        <w:rPr>
          <w:rFonts w:ascii="Calibri" w:hAnsi="Calibri" w:cs="Calibri"/>
          <w:noProof/>
        </w:rPr>
        <w:lastRenderedPageBreak/>
        <w:drawing>
          <wp:inline distT="0" distB="0" distL="0" distR="0" wp14:anchorId="01FEDE6C" wp14:editId="357BD1D5">
            <wp:extent cx="6638898" cy="3793655"/>
            <wp:effectExtent l="0" t="0" r="0" b="0"/>
            <wp:docPr id="1571846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pic:cNvPicPr/>
                  </pic:nvPicPr>
                  <pic:blipFill>
                    <a:blip r:embed="rId33"/>
                    <a:stretch>
                      <a:fillRect/>
                    </a:stretch>
                  </pic:blipFill>
                  <pic:spPr>
                    <a:xfrm>
                      <a:off x="0" y="0"/>
                      <a:ext cx="6638898" cy="3793655"/>
                    </a:xfrm>
                    <a:prstGeom prst="rect">
                      <a:avLst/>
                    </a:prstGeom>
                  </pic:spPr>
                </pic:pic>
              </a:graphicData>
            </a:graphic>
          </wp:inline>
        </w:drawing>
      </w:r>
    </w:p>
    <w:tbl>
      <w:tblPr>
        <w:tblW w:w="0" w:type="auto"/>
        <w:tblLook w:val="04A0" w:firstRow="1" w:lastRow="0" w:firstColumn="1" w:lastColumn="0" w:noHBand="0" w:noVBand="1"/>
      </w:tblPr>
      <w:tblGrid>
        <w:gridCol w:w="2971"/>
        <w:gridCol w:w="3328"/>
        <w:gridCol w:w="3328"/>
      </w:tblGrid>
      <w:tr w:rsidR="00E64A5B" w:rsidRPr="00BC6E10" w14:paraId="41CAF74B"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9B5A0D" w14:textId="77777777" w:rsidR="00E64A5B" w:rsidRPr="003F31FD" w:rsidRDefault="00E64A5B" w:rsidP="009D7FC4">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A9D22" w14:textId="72D231CD" w:rsidR="00E64A5B" w:rsidRPr="003F31FD" w:rsidRDefault="00E64A5B" w:rsidP="009D7FC4">
            <w:pPr>
              <w:spacing w:line="256" w:lineRule="auto"/>
              <w:rPr>
                <w:rFonts w:ascii="Calibri" w:hAnsi="Calibri" w:cs="Calibri"/>
              </w:rPr>
            </w:pPr>
            <w:r w:rsidRPr="003F31FD">
              <w:rPr>
                <w:rFonts w:ascii="Calibri" w:hAnsi="Calibri" w:cs="Calibri"/>
              </w:rPr>
              <w:t xml:space="preserve">UC </w:t>
            </w:r>
            <w:r>
              <w:rPr>
                <w:rFonts w:ascii="Calibri" w:hAnsi="Calibri" w:cs="Calibri"/>
              </w:rPr>
              <w:t>8</w:t>
            </w:r>
            <w:r w:rsidRPr="003F31FD">
              <w:rPr>
                <w:rFonts w:ascii="Calibri" w:hAnsi="Calibri" w:cs="Calibri"/>
              </w:rPr>
              <w:t xml:space="preserve"> – </w:t>
            </w:r>
            <w:r>
              <w:rPr>
                <w:rFonts w:ascii="Calibri" w:hAnsi="Calibri" w:cs="Calibri"/>
              </w:rPr>
              <w:t>Recupero credenziali</w:t>
            </w:r>
          </w:p>
        </w:tc>
      </w:tr>
      <w:tr w:rsidR="00E64A5B" w:rsidRPr="00BC6E10" w14:paraId="5D452103"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7DDF33" w14:textId="77777777" w:rsidR="00E64A5B" w:rsidRPr="003F31FD" w:rsidRDefault="00E64A5B" w:rsidP="009D7FC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1E87108" w14:textId="529C76DF" w:rsidR="00E64A5B" w:rsidRPr="003F31FD" w:rsidRDefault="00E64A5B" w:rsidP="009D7FC4">
            <w:pPr>
              <w:spacing w:line="256" w:lineRule="auto"/>
              <w:rPr>
                <w:rFonts w:ascii="Calibri" w:hAnsi="Calibri" w:cs="Calibri"/>
              </w:rPr>
            </w:pPr>
            <w:r>
              <w:rPr>
                <w:rFonts w:ascii="Calibri" w:hAnsi="Calibri" w:cs="Calibri"/>
              </w:rPr>
              <w:t>Google API</w:t>
            </w:r>
          </w:p>
        </w:tc>
      </w:tr>
      <w:tr w:rsidR="00E64A5B" w:rsidRPr="00BC6E10" w14:paraId="10FB5801"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105984" w14:textId="77777777" w:rsidR="00E64A5B" w:rsidRPr="003F31FD" w:rsidRDefault="00E64A5B" w:rsidP="009D7FC4">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46E63C" w14:textId="65378B05" w:rsidR="00E64A5B" w:rsidRPr="003F31FD" w:rsidRDefault="00E64A5B" w:rsidP="009D7FC4">
            <w:pPr>
              <w:spacing w:line="256" w:lineRule="auto"/>
              <w:rPr>
                <w:rFonts w:ascii="Calibri" w:hAnsi="Calibri" w:cs="Calibri"/>
              </w:rPr>
            </w:pPr>
            <w:r>
              <w:rPr>
                <w:rFonts w:ascii="Calibri" w:hAnsi="Calibri" w:cs="Calibri"/>
              </w:rPr>
              <w:t xml:space="preserve">Il sistema chiede a Google </w:t>
            </w:r>
            <w:r w:rsidR="001209ED">
              <w:rPr>
                <w:rFonts w:ascii="Calibri" w:hAnsi="Calibri" w:cs="Calibri"/>
              </w:rPr>
              <w:t xml:space="preserve">API </w:t>
            </w:r>
            <w:r>
              <w:rPr>
                <w:rFonts w:ascii="Calibri" w:hAnsi="Calibri" w:cs="Calibri"/>
              </w:rPr>
              <w:t xml:space="preserve">i dati personali </w:t>
            </w:r>
            <w:r w:rsidR="005508B3">
              <w:rPr>
                <w:rFonts w:ascii="Calibri" w:hAnsi="Calibri" w:cs="Calibri"/>
              </w:rPr>
              <w:t>di un utente</w:t>
            </w:r>
          </w:p>
        </w:tc>
      </w:tr>
      <w:tr w:rsidR="005508B3" w:rsidRPr="00BC6E10" w14:paraId="3AFDC09E" w14:textId="77777777" w:rsidTr="001B4C22">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6BC76D" w14:textId="77777777" w:rsidR="005508B3" w:rsidRPr="003F31FD" w:rsidRDefault="005508B3" w:rsidP="009D7FC4">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2CE68C0" w14:textId="010B4D6B" w:rsidR="005508B3" w:rsidRPr="003F31FD" w:rsidRDefault="005508B3" w:rsidP="001209ED">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958AE2" w14:textId="46CB31A0" w:rsidR="005508B3" w:rsidRPr="003F31FD" w:rsidRDefault="005508B3" w:rsidP="001209ED">
            <w:pPr>
              <w:spacing w:line="256" w:lineRule="auto"/>
              <w:jc w:val="center"/>
              <w:rPr>
                <w:rFonts w:ascii="Calibri" w:hAnsi="Calibri" w:cs="Calibri"/>
              </w:rPr>
            </w:pPr>
            <w:r>
              <w:rPr>
                <w:rFonts w:ascii="Calibri" w:hAnsi="Calibri" w:cs="Calibri"/>
              </w:rPr>
              <w:t>Sistema</w:t>
            </w:r>
          </w:p>
        </w:tc>
      </w:tr>
      <w:tr w:rsidR="005508B3" w:rsidRPr="00BC6E10" w14:paraId="7A86D8BA" w14:textId="77777777" w:rsidTr="001B4C22">
        <w:trPr>
          <w:trHeight w:val="135"/>
        </w:trPr>
        <w:tc>
          <w:tcPr>
            <w:tcW w:w="0" w:type="auto"/>
            <w:vMerge/>
            <w:tcBorders>
              <w:left w:val="single" w:sz="4" w:space="0" w:color="auto"/>
              <w:right w:val="single" w:sz="4" w:space="0" w:color="auto"/>
            </w:tcBorders>
            <w:shd w:val="clear" w:color="auto" w:fill="FF0000"/>
            <w:vAlign w:val="center"/>
            <w:hideMark/>
          </w:tcPr>
          <w:p w14:paraId="33D32FF0"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E2C90D" w14:textId="7C3BA335" w:rsidR="005508B3" w:rsidRPr="003F31FD" w:rsidRDefault="005508B3" w:rsidP="001209ED">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47E0C5" w14:textId="37B39D18" w:rsidR="005508B3" w:rsidRPr="005508B3" w:rsidRDefault="005508B3">
            <w:pPr>
              <w:pStyle w:val="Paragrafoelenco"/>
              <w:numPr>
                <w:ilvl w:val="0"/>
                <w:numId w:val="32"/>
              </w:numPr>
              <w:rPr>
                <w:rFonts w:cs="Calibri"/>
              </w:rPr>
            </w:pPr>
            <w:r w:rsidRPr="001209ED">
              <w:rPr>
                <w:rFonts w:cs="Calibri"/>
              </w:rPr>
              <w:t>Il sistema</w:t>
            </w:r>
            <w:r>
              <w:rPr>
                <w:rFonts w:cs="Calibri"/>
              </w:rPr>
              <w:t xml:space="preserve"> ridirige l’utente sul portale di Google per l’autenticazione</w:t>
            </w:r>
          </w:p>
        </w:tc>
      </w:tr>
      <w:tr w:rsidR="005508B3" w:rsidRPr="00BC6E10" w14:paraId="00B5C57B" w14:textId="77777777" w:rsidTr="001B4C22">
        <w:trPr>
          <w:trHeight w:val="400"/>
        </w:trPr>
        <w:tc>
          <w:tcPr>
            <w:tcW w:w="0" w:type="auto"/>
            <w:vMerge/>
            <w:tcBorders>
              <w:left w:val="single" w:sz="4" w:space="0" w:color="auto"/>
              <w:right w:val="single" w:sz="4" w:space="0" w:color="auto"/>
            </w:tcBorders>
            <w:shd w:val="clear" w:color="auto" w:fill="FF0000"/>
            <w:vAlign w:val="center"/>
            <w:hideMark/>
          </w:tcPr>
          <w:p w14:paraId="22355EBE"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4806C92" w14:textId="6464659A" w:rsidR="005508B3" w:rsidRPr="001209ED" w:rsidRDefault="005508B3">
            <w:pPr>
              <w:pStyle w:val="Paragrafoelenco"/>
              <w:numPr>
                <w:ilvl w:val="0"/>
                <w:numId w:val="32"/>
              </w:numPr>
              <w:rPr>
                <w:rFonts w:cs="Calibri"/>
              </w:rPr>
            </w:pPr>
            <w:r w:rsidRPr="005508B3">
              <w:rPr>
                <w:rFonts w:cs="Calibri"/>
              </w:rPr>
              <w:t>Google API comunica i dati dell’utente al sistema</w:t>
            </w:r>
          </w:p>
        </w:tc>
        <w:tc>
          <w:tcPr>
            <w:tcW w:w="3328" w:type="dxa"/>
            <w:tcBorders>
              <w:top w:val="single" w:sz="4" w:space="0" w:color="auto"/>
              <w:left w:val="single" w:sz="4" w:space="0" w:color="auto"/>
              <w:right w:val="single" w:sz="4" w:space="0" w:color="auto"/>
            </w:tcBorders>
            <w:hideMark/>
          </w:tcPr>
          <w:p w14:paraId="7DD21D2A" w14:textId="0F73FD62" w:rsidR="005508B3" w:rsidRPr="003F31FD" w:rsidRDefault="005508B3" w:rsidP="001209ED">
            <w:pPr>
              <w:spacing w:line="256" w:lineRule="auto"/>
              <w:rPr>
                <w:rFonts w:ascii="Calibri" w:hAnsi="Calibri" w:cs="Calibri"/>
              </w:rPr>
            </w:pPr>
          </w:p>
        </w:tc>
      </w:tr>
      <w:tr w:rsidR="005508B3" w:rsidRPr="00BC6E10" w14:paraId="7947D518" w14:textId="77777777" w:rsidTr="001B4C22">
        <w:trPr>
          <w:trHeight w:val="400"/>
        </w:trPr>
        <w:tc>
          <w:tcPr>
            <w:tcW w:w="0" w:type="auto"/>
            <w:vMerge/>
            <w:tcBorders>
              <w:left w:val="single" w:sz="4" w:space="0" w:color="auto"/>
              <w:bottom w:val="nil"/>
              <w:right w:val="single" w:sz="4" w:space="0" w:color="auto"/>
            </w:tcBorders>
            <w:shd w:val="clear" w:color="auto" w:fill="FF0000"/>
            <w:vAlign w:val="center"/>
          </w:tcPr>
          <w:p w14:paraId="6F1B6532"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90612E6" w14:textId="77777777" w:rsidR="005508B3" w:rsidRPr="005508B3" w:rsidRDefault="005508B3" w:rsidP="005508B3">
            <w:pPr>
              <w:rPr>
                <w:rFonts w:cs="Calibri"/>
              </w:rPr>
            </w:pPr>
          </w:p>
        </w:tc>
        <w:tc>
          <w:tcPr>
            <w:tcW w:w="3328" w:type="dxa"/>
            <w:tcBorders>
              <w:top w:val="single" w:sz="4" w:space="0" w:color="auto"/>
              <w:left w:val="single" w:sz="4" w:space="0" w:color="auto"/>
              <w:right w:val="single" w:sz="4" w:space="0" w:color="auto"/>
            </w:tcBorders>
          </w:tcPr>
          <w:p w14:paraId="490FAC0A" w14:textId="330D2455" w:rsidR="005508B3" w:rsidRPr="005508B3" w:rsidRDefault="005508B3">
            <w:pPr>
              <w:pStyle w:val="Paragrafoelenco"/>
              <w:numPr>
                <w:ilvl w:val="0"/>
                <w:numId w:val="32"/>
              </w:numPr>
              <w:rPr>
                <w:rFonts w:cs="Calibri"/>
              </w:rPr>
            </w:pPr>
            <w:r>
              <w:rPr>
                <w:rFonts w:cs="Calibri"/>
              </w:rPr>
              <w:t>Il sistema elabora i dati dell’utente ricevuti</w:t>
            </w:r>
          </w:p>
        </w:tc>
      </w:tr>
      <w:tr w:rsidR="00E64A5B" w:rsidRPr="00BC6E10" w14:paraId="69F61BE5"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E1A256E" w14:textId="77777777" w:rsidR="00E64A5B" w:rsidRPr="003F31FD" w:rsidRDefault="00E64A5B" w:rsidP="009D7FC4">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1AC4A1" w14:textId="09C1B102" w:rsidR="00E64A5B" w:rsidRPr="003F31FD" w:rsidRDefault="001B4DC2" w:rsidP="009D7FC4">
            <w:pPr>
              <w:spacing w:line="256" w:lineRule="auto"/>
              <w:rPr>
                <w:rFonts w:ascii="Calibri" w:hAnsi="Calibri" w:cs="Calibri"/>
              </w:rPr>
            </w:pPr>
            <w:r>
              <w:rPr>
                <w:rFonts w:ascii="Calibri" w:hAnsi="Calibri" w:cs="Calibri"/>
              </w:rPr>
              <w:t xml:space="preserve">In caso di comunicazione di errore da parte di Google, si procede come in </w:t>
            </w:r>
            <w:r w:rsidR="00E04A60">
              <w:rPr>
                <w:rFonts w:ascii="Calibri" w:hAnsi="Calibri" w:cs="Calibri"/>
              </w:rPr>
              <w:t>UC 8E1</w:t>
            </w:r>
          </w:p>
        </w:tc>
      </w:tr>
      <w:tr w:rsidR="00E64A5B" w:rsidRPr="00BC6E10" w14:paraId="3014B15D"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98FE01" w14:textId="77777777" w:rsidR="00E64A5B" w:rsidRPr="003F31FD" w:rsidRDefault="00E64A5B" w:rsidP="009D7FC4">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5552FBA" w14:textId="2AA6240D" w:rsidR="00E64A5B" w:rsidRPr="003F31FD" w:rsidRDefault="005508B3" w:rsidP="009D7FC4">
            <w:pPr>
              <w:spacing w:line="256" w:lineRule="auto"/>
              <w:rPr>
                <w:rFonts w:ascii="Calibri" w:hAnsi="Calibri" w:cs="Calibri"/>
              </w:rPr>
            </w:pPr>
            <w:r>
              <w:rPr>
                <w:rFonts w:ascii="Calibri" w:hAnsi="Calibri" w:cs="Calibri"/>
              </w:rPr>
              <w:t>Il sistema possiede i dati dell’utente</w:t>
            </w:r>
          </w:p>
        </w:tc>
      </w:tr>
    </w:tbl>
    <w:p w14:paraId="793123A4" w14:textId="77777777" w:rsidR="00E64A5B" w:rsidRDefault="00E64A5B" w:rsidP="0046124B">
      <w:pPr>
        <w:rPr>
          <w:rFonts w:ascii="Calibri" w:hAnsi="Calibri" w:cs="Calibri"/>
        </w:rPr>
      </w:pPr>
    </w:p>
    <w:p w14:paraId="626CB35B" w14:textId="77777777" w:rsidR="00E64A5B" w:rsidRDefault="00E64A5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E04A60" w:rsidRPr="00BC6E10" w14:paraId="54E36082"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B903EA" w14:textId="77777777" w:rsidR="00E04A60" w:rsidRPr="003F31FD" w:rsidRDefault="00E04A60" w:rsidP="00732724">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D7E7C5" w14:textId="7F505FF0" w:rsidR="00E04A60" w:rsidRPr="003F31FD" w:rsidRDefault="00E04A60" w:rsidP="00732724">
            <w:pPr>
              <w:spacing w:line="256" w:lineRule="auto"/>
              <w:rPr>
                <w:rFonts w:ascii="Calibri" w:hAnsi="Calibri" w:cs="Calibri"/>
              </w:rPr>
            </w:pPr>
            <w:r w:rsidRPr="003F31FD">
              <w:rPr>
                <w:rFonts w:ascii="Calibri" w:hAnsi="Calibri" w:cs="Calibri"/>
              </w:rPr>
              <w:t xml:space="preserve">UC </w:t>
            </w:r>
            <w:r>
              <w:rPr>
                <w:rFonts w:ascii="Calibri" w:hAnsi="Calibri" w:cs="Calibri"/>
              </w:rPr>
              <w:t>8E1</w:t>
            </w:r>
            <w:r w:rsidRPr="003F31FD">
              <w:rPr>
                <w:rFonts w:ascii="Calibri" w:hAnsi="Calibri" w:cs="Calibri"/>
              </w:rPr>
              <w:t xml:space="preserve"> – </w:t>
            </w:r>
            <w:r>
              <w:rPr>
                <w:rFonts w:ascii="Calibri" w:hAnsi="Calibri" w:cs="Calibri"/>
              </w:rPr>
              <w:t>Accesso Google fallito</w:t>
            </w:r>
          </w:p>
        </w:tc>
      </w:tr>
      <w:tr w:rsidR="00E04A60" w:rsidRPr="00BC6E10" w14:paraId="6DF42F3A"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FA4374" w14:textId="77777777" w:rsidR="00E04A60" w:rsidRPr="003F31FD" w:rsidRDefault="00E04A60" w:rsidP="0073272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8FA8604" w14:textId="77777777" w:rsidR="00E04A60" w:rsidRPr="003F31FD" w:rsidRDefault="00E04A60" w:rsidP="00732724">
            <w:pPr>
              <w:spacing w:line="256" w:lineRule="auto"/>
              <w:rPr>
                <w:rFonts w:ascii="Calibri" w:hAnsi="Calibri" w:cs="Calibri"/>
              </w:rPr>
            </w:pPr>
            <w:r>
              <w:rPr>
                <w:rFonts w:ascii="Calibri" w:hAnsi="Calibri" w:cs="Calibri"/>
              </w:rPr>
              <w:t>Google API</w:t>
            </w:r>
          </w:p>
        </w:tc>
      </w:tr>
      <w:tr w:rsidR="00E04A60" w:rsidRPr="00BC6E10" w14:paraId="1037BFC8"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C4B3DD" w14:textId="77777777" w:rsidR="00E04A60" w:rsidRPr="003F31FD" w:rsidRDefault="00E04A60" w:rsidP="00732724">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34FF6C" w14:textId="1BFAC2D1" w:rsidR="00E04A60" w:rsidRPr="003F31FD" w:rsidRDefault="00E04A60" w:rsidP="00732724">
            <w:pPr>
              <w:spacing w:line="256" w:lineRule="auto"/>
              <w:rPr>
                <w:rFonts w:ascii="Calibri" w:hAnsi="Calibri" w:cs="Calibri"/>
              </w:rPr>
            </w:pPr>
            <w:r>
              <w:rPr>
                <w:rFonts w:ascii="Calibri" w:hAnsi="Calibri" w:cs="Calibri"/>
              </w:rPr>
              <w:t xml:space="preserve">Il sistema ha richiesto dei dati utente a Google, ma la richiesta </w:t>
            </w:r>
            <w:r>
              <w:rPr>
                <w:rFonts w:ascii="Calibri" w:hAnsi="Calibri" w:cs="Calibri"/>
              </w:rPr>
              <w:lastRenderedPageBreak/>
              <w:t>non è andata a buon fine</w:t>
            </w:r>
          </w:p>
        </w:tc>
      </w:tr>
      <w:tr w:rsidR="00E04A60" w:rsidRPr="00BC6E10" w14:paraId="6720B141" w14:textId="77777777" w:rsidTr="0073272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45C52490" w14:textId="77777777" w:rsidR="00E04A60" w:rsidRPr="003F31FD" w:rsidRDefault="00E04A60" w:rsidP="00732724">
            <w:pPr>
              <w:spacing w:line="256" w:lineRule="auto"/>
              <w:rPr>
                <w:rFonts w:ascii="Calibri" w:hAnsi="Calibri" w:cs="Calibri"/>
              </w:rPr>
            </w:pPr>
            <w:r w:rsidRPr="003F31FD">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7187809" w14:textId="77777777" w:rsidR="00E04A60" w:rsidRPr="003F31FD" w:rsidRDefault="00E04A60" w:rsidP="00732724">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C1D54D" w14:textId="77777777" w:rsidR="00E04A60" w:rsidRPr="003F31FD" w:rsidRDefault="00E04A60" w:rsidP="00732724">
            <w:pPr>
              <w:spacing w:line="256" w:lineRule="auto"/>
              <w:jc w:val="center"/>
              <w:rPr>
                <w:rFonts w:ascii="Calibri" w:hAnsi="Calibri" w:cs="Calibri"/>
              </w:rPr>
            </w:pPr>
            <w:r>
              <w:rPr>
                <w:rFonts w:ascii="Calibri" w:hAnsi="Calibri" w:cs="Calibri"/>
              </w:rPr>
              <w:t>Sistema</w:t>
            </w:r>
          </w:p>
        </w:tc>
      </w:tr>
      <w:tr w:rsidR="00E04A60" w:rsidRPr="00BC6E10" w14:paraId="41491947" w14:textId="77777777" w:rsidTr="00E04A60">
        <w:trPr>
          <w:trHeight w:val="199"/>
        </w:trPr>
        <w:tc>
          <w:tcPr>
            <w:tcW w:w="0" w:type="auto"/>
            <w:vMerge/>
            <w:tcBorders>
              <w:left w:val="single" w:sz="4" w:space="0" w:color="auto"/>
              <w:right w:val="single" w:sz="4" w:space="0" w:color="auto"/>
            </w:tcBorders>
            <w:shd w:val="clear" w:color="auto" w:fill="FF0000"/>
            <w:vAlign w:val="center"/>
            <w:hideMark/>
          </w:tcPr>
          <w:p w14:paraId="6C3CF2FC" w14:textId="77777777" w:rsidR="00E04A60" w:rsidRPr="003F31FD" w:rsidRDefault="00E04A60" w:rsidP="00E04A60">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hideMark/>
          </w:tcPr>
          <w:p w14:paraId="0E35CEBE" w14:textId="493780B4" w:rsidR="00E04A60" w:rsidRPr="00E04A60" w:rsidRDefault="00E04A60" w:rsidP="00E04A60">
            <w:pPr>
              <w:jc w:val="center"/>
              <w:rPr>
                <w:rFonts w:cs="Calibri"/>
              </w:rPr>
            </w:pPr>
            <w:r w:rsidRPr="00E25F5B">
              <w:rPr>
                <w:rFonts w:cs="Calibri"/>
              </w:rPr>
              <w:t xml:space="preserve">Eseguire UC </w:t>
            </w:r>
            <w:r>
              <w:rPr>
                <w:rFonts w:cs="Calibri"/>
              </w:rPr>
              <w:t>8 fino al punto 1</w:t>
            </w:r>
          </w:p>
        </w:tc>
      </w:tr>
      <w:tr w:rsidR="00E04A60" w:rsidRPr="00BC6E10" w14:paraId="3BF09960" w14:textId="77777777" w:rsidTr="00732724">
        <w:trPr>
          <w:trHeight w:val="400"/>
        </w:trPr>
        <w:tc>
          <w:tcPr>
            <w:tcW w:w="0" w:type="auto"/>
            <w:vMerge/>
            <w:tcBorders>
              <w:left w:val="single" w:sz="4" w:space="0" w:color="auto"/>
              <w:right w:val="single" w:sz="4" w:space="0" w:color="auto"/>
            </w:tcBorders>
            <w:shd w:val="clear" w:color="auto" w:fill="FF0000"/>
            <w:vAlign w:val="center"/>
            <w:hideMark/>
          </w:tcPr>
          <w:p w14:paraId="2C5B92DC"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501DC223" w14:textId="0DD9B11A" w:rsidR="00E04A60" w:rsidRPr="00E04A60" w:rsidRDefault="00E04A60" w:rsidP="00E04A60">
            <w:pPr>
              <w:pStyle w:val="Paragrafoelenco"/>
              <w:numPr>
                <w:ilvl w:val="0"/>
                <w:numId w:val="7"/>
              </w:numPr>
              <w:rPr>
                <w:rFonts w:cs="Calibri"/>
              </w:rPr>
            </w:pPr>
            <w:r w:rsidRPr="00E04A60">
              <w:rPr>
                <w:rFonts w:cs="Calibri"/>
              </w:rPr>
              <w:t xml:space="preserve">Google API comunica </w:t>
            </w:r>
            <w:r>
              <w:rPr>
                <w:rFonts w:cs="Calibri"/>
              </w:rPr>
              <w:t>un messaggio di errore</w:t>
            </w:r>
          </w:p>
        </w:tc>
        <w:tc>
          <w:tcPr>
            <w:tcW w:w="3328" w:type="dxa"/>
            <w:tcBorders>
              <w:top w:val="single" w:sz="4" w:space="0" w:color="auto"/>
              <w:left w:val="single" w:sz="4" w:space="0" w:color="auto"/>
              <w:right w:val="single" w:sz="4" w:space="0" w:color="auto"/>
            </w:tcBorders>
            <w:hideMark/>
          </w:tcPr>
          <w:p w14:paraId="20AD85BE" w14:textId="77777777" w:rsidR="00E04A60" w:rsidRPr="003F31FD" w:rsidRDefault="00E04A60" w:rsidP="00E04A60">
            <w:pPr>
              <w:spacing w:line="256" w:lineRule="auto"/>
              <w:rPr>
                <w:rFonts w:ascii="Calibri" w:hAnsi="Calibri" w:cs="Calibri"/>
              </w:rPr>
            </w:pPr>
          </w:p>
        </w:tc>
      </w:tr>
      <w:tr w:rsidR="00E04A60" w:rsidRPr="00BC6E10" w14:paraId="63E23976" w14:textId="77777777" w:rsidTr="00732724">
        <w:trPr>
          <w:trHeight w:val="400"/>
        </w:trPr>
        <w:tc>
          <w:tcPr>
            <w:tcW w:w="0" w:type="auto"/>
            <w:vMerge/>
            <w:tcBorders>
              <w:left w:val="single" w:sz="4" w:space="0" w:color="auto"/>
              <w:bottom w:val="nil"/>
              <w:right w:val="single" w:sz="4" w:space="0" w:color="auto"/>
            </w:tcBorders>
            <w:shd w:val="clear" w:color="auto" w:fill="FF0000"/>
            <w:vAlign w:val="center"/>
          </w:tcPr>
          <w:p w14:paraId="1838B911"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532075B3" w14:textId="77777777" w:rsidR="00E04A60" w:rsidRPr="005508B3" w:rsidRDefault="00E04A60" w:rsidP="00E04A60">
            <w:pPr>
              <w:rPr>
                <w:rFonts w:cs="Calibri"/>
              </w:rPr>
            </w:pPr>
          </w:p>
        </w:tc>
        <w:tc>
          <w:tcPr>
            <w:tcW w:w="3328" w:type="dxa"/>
            <w:tcBorders>
              <w:top w:val="single" w:sz="4" w:space="0" w:color="auto"/>
              <w:left w:val="single" w:sz="4" w:space="0" w:color="auto"/>
              <w:right w:val="single" w:sz="4" w:space="0" w:color="auto"/>
            </w:tcBorders>
          </w:tcPr>
          <w:p w14:paraId="1F503A88" w14:textId="1EDDBC31" w:rsidR="00E04A60" w:rsidRPr="005508B3" w:rsidRDefault="00E04A60" w:rsidP="00E04A60">
            <w:pPr>
              <w:pStyle w:val="Paragrafoelenco"/>
              <w:numPr>
                <w:ilvl w:val="0"/>
                <w:numId w:val="7"/>
              </w:numPr>
              <w:rPr>
                <w:rFonts w:cs="Calibri"/>
              </w:rPr>
            </w:pPr>
            <w:r>
              <w:rPr>
                <w:rFonts w:cs="Calibri"/>
              </w:rPr>
              <w:t>Il sistema presenterà una pagina di errore all’utente</w:t>
            </w:r>
          </w:p>
        </w:tc>
      </w:tr>
      <w:tr w:rsidR="00E04A60" w:rsidRPr="00BC6E10" w14:paraId="4E2C4060"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C35DB3" w14:textId="77777777" w:rsidR="00E04A60" w:rsidRPr="003F31FD" w:rsidRDefault="00E04A60" w:rsidP="00E04A6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9EE8333" w14:textId="3B8975FF" w:rsidR="00E04A60" w:rsidRPr="003F31FD" w:rsidRDefault="00E04A60" w:rsidP="00E04A60">
            <w:pPr>
              <w:spacing w:line="256" w:lineRule="auto"/>
              <w:rPr>
                <w:rFonts w:ascii="Calibri" w:hAnsi="Calibri" w:cs="Calibri"/>
              </w:rPr>
            </w:pPr>
          </w:p>
        </w:tc>
      </w:tr>
      <w:tr w:rsidR="00E04A60" w:rsidRPr="00BC6E10" w14:paraId="259754B7"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AE7EAA" w14:textId="77777777" w:rsidR="00E04A60" w:rsidRPr="003F31FD" w:rsidRDefault="00E04A60" w:rsidP="00E04A6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3E06CA" w14:textId="143148DC" w:rsidR="00E04A60" w:rsidRPr="003F31FD" w:rsidRDefault="00E04A60" w:rsidP="00E04A60">
            <w:pPr>
              <w:spacing w:line="256" w:lineRule="auto"/>
              <w:rPr>
                <w:rFonts w:ascii="Calibri" w:hAnsi="Calibri" w:cs="Calibri"/>
              </w:rPr>
            </w:pPr>
            <w:r>
              <w:rPr>
                <w:rFonts w:ascii="Calibri" w:hAnsi="Calibri" w:cs="Calibri"/>
              </w:rPr>
              <w:t>L’utente non è stato autenticato, e si troverà su una pagina di errore</w:t>
            </w:r>
          </w:p>
        </w:tc>
      </w:tr>
    </w:tbl>
    <w:p w14:paraId="5AC7E3E0" w14:textId="77777777" w:rsidR="00E10F81" w:rsidRDefault="00E10F81" w:rsidP="0046124B">
      <w:pPr>
        <w:rPr>
          <w:rFonts w:ascii="Calibri" w:hAnsi="Calibri" w:cs="Calibri"/>
        </w:rPr>
      </w:pPr>
    </w:p>
    <w:p w14:paraId="1ACCF7AA" w14:textId="77777777" w:rsidR="00E10F81" w:rsidRDefault="00E10F8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C95B9A" w:rsidRPr="00BC6E10" w14:paraId="149F1B9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CE5DED" w14:textId="77777777" w:rsidR="00C95B9A" w:rsidRPr="003F31FD" w:rsidRDefault="00C95B9A" w:rsidP="00F53B6B">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F636C0" w14:textId="5BD02CB2" w:rsidR="00C95B9A" w:rsidRPr="003F31FD" w:rsidRDefault="00C95B9A" w:rsidP="00F53B6B">
            <w:pPr>
              <w:spacing w:line="256" w:lineRule="auto"/>
              <w:rPr>
                <w:rFonts w:ascii="Calibri" w:hAnsi="Calibri" w:cs="Calibri"/>
              </w:rPr>
            </w:pPr>
            <w:r w:rsidRPr="003F31FD">
              <w:rPr>
                <w:rFonts w:ascii="Calibri" w:hAnsi="Calibri" w:cs="Calibri"/>
              </w:rPr>
              <w:t xml:space="preserve">UC </w:t>
            </w:r>
            <w:r w:rsidR="00E64A5B">
              <w:rPr>
                <w:rFonts w:ascii="Calibri" w:hAnsi="Calibri" w:cs="Calibri"/>
              </w:rPr>
              <w:t>9</w:t>
            </w:r>
            <w:r w:rsidRPr="003F31FD">
              <w:rPr>
                <w:rFonts w:ascii="Calibri" w:hAnsi="Calibri" w:cs="Calibri"/>
              </w:rPr>
              <w:t xml:space="preserve"> – </w:t>
            </w:r>
            <w:r>
              <w:rPr>
                <w:rFonts w:ascii="Calibri" w:hAnsi="Calibri" w:cs="Calibri"/>
              </w:rPr>
              <w:t>Autenticarsi</w:t>
            </w:r>
          </w:p>
        </w:tc>
      </w:tr>
      <w:tr w:rsidR="00C95B9A" w:rsidRPr="00BC6E10" w14:paraId="23862B7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6F1963E" w14:textId="77777777" w:rsidR="00C95B9A" w:rsidRPr="003F31FD" w:rsidRDefault="00C95B9A" w:rsidP="00F53B6B">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D1D9912" w14:textId="77777777" w:rsidR="00C95B9A" w:rsidRPr="003F31FD" w:rsidRDefault="00C95B9A" w:rsidP="00F53B6B">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00C95B9A" w:rsidRPr="00BC6E10" w14:paraId="7A9DC9CC"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3F6699"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4FF604" w14:textId="77777777" w:rsidR="00C95B9A" w:rsidRPr="003F31FD" w:rsidRDefault="00C95B9A" w:rsidP="00F53B6B">
            <w:pPr>
              <w:spacing w:line="256" w:lineRule="auto"/>
              <w:rPr>
                <w:rFonts w:ascii="Calibri" w:hAnsi="Calibri" w:cs="Calibri"/>
              </w:rPr>
            </w:pPr>
            <w:r w:rsidRPr="00585357">
              <w:rPr>
                <w:rFonts w:ascii="Calibri" w:hAnsi="Calibri" w:cs="Calibri"/>
              </w:rPr>
              <w:t>L’utente si trova su qualsiasi pagina del sito</w:t>
            </w:r>
          </w:p>
        </w:tc>
      </w:tr>
      <w:tr w:rsidR="00C95B9A" w:rsidRPr="00BC6E10" w14:paraId="56FA0CCF" w14:textId="77777777" w:rsidTr="00F53B6B">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125388DB" w14:textId="77777777" w:rsidR="00C95B9A" w:rsidRPr="003F31FD" w:rsidRDefault="00C95B9A" w:rsidP="00F53B6B">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B5E2D9" w14:textId="1C9DE83C" w:rsidR="00C95B9A" w:rsidRPr="003F31FD" w:rsidRDefault="00C95B9A" w:rsidP="00F53B6B">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C5588" w14:textId="77777777" w:rsidR="00C95B9A" w:rsidRPr="003F31FD" w:rsidRDefault="00C95B9A" w:rsidP="00F53B6B">
            <w:pPr>
              <w:spacing w:line="256" w:lineRule="auto"/>
              <w:jc w:val="center"/>
              <w:rPr>
                <w:rFonts w:ascii="Calibri" w:hAnsi="Calibri" w:cs="Calibri"/>
              </w:rPr>
            </w:pPr>
            <w:r w:rsidRPr="003F31FD">
              <w:rPr>
                <w:rFonts w:ascii="Calibri" w:hAnsi="Calibri" w:cs="Calibri"/>
              </w:rPr>
              <w:t>Sistema</w:t>
            </w:r>
          </w:p>
        </w:tc>
      </w:tr>
      <w:tr w:rsidR="00C95B9A" w:rsidRPr="00BC6E10" w14:paraId="7DD5691D"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1CA4933"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6707DC" w14:textId="77777777" w:rsidR="00C95B9A" w:rsidRPr="003F31FD" w:rsidRDefault="00C95B9A">
            <w:pPr>
              <w:pStyle w:val="Paragrafoelenco"/>
              <w:numPr>
                <w:ilvl w:val="0"/>
                <w:numId w:val="14"/>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3A57711" w14:textId="77777777" w:rsidR="00C95B9A" w:rsidRPr="003F31FD" w:rsidRDefault="00C95B9A" w:rsidP="00F53B6B">
            <w:pPr>
              <w:spacing w:line="256" w:lineRule="auto"/>
              <w:jc w:val="center"/>
              <w:rPr>
                <w:rFonts w:ascii="Calibri" w:hAnsi="Calibri" w:cs="Calibri"/>
              </w:rPr>
            </w:pPr>
          </w:p>
        </w:tc>
      </w:tr>
      <w:tr w:rsidR="00C95B9A" w:rsidRPr="00BC6E10" w14:paraId="0154A591"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2E8899"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73B5A95" w14:textId="77777777" w:rsidR="00C95B9A" w:rsidRPr="003F31FD" w:rsidRDefault="00C95B9A"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0EC97C" w14:textId="35F9B643" w:rsidR="00C95B9A" w:rsidRPr="003F31FD" w:rsidRDefault="00E10F81">
            <w:pPr>
              <w:numPr>
                <w:ilvl w:val="0"/>
                <w:numId w:val="13"/>
              </w:numPr>
              <w:spacing w:line="256" w:lineRule="auto"/>
              <w:rPr>
                <w:rFonts w:ascii="Calibri" w:hAnsi="Calibri" w:cs="Calibri"/>
              </w:rPr>
            </w:pPr>
            <w:r>
              <w:rPr>
                <w:rFonts w:ascii="Calibri" w:hAnsi="Calibri" w:cs="Calibri"/>
              </w:rPr>
              <w:t xml:space="preserve">Il sistema reindirizza l’utente verso la pagina di autenticazione, in cui comparirà un </w:t>
            </w:r>
            <w:proofErr w:type="spellStart"/>
            <w:r>
              <w:rPr>
                <w:rFonts w:ascii="Calibri" w:hAnsi="Calibri" w:cs="Calibri"/>
              </w:rPr>
              <w:t>form</w:t>
            </w:r>
            <w:proofErr w:type="spellEnd"/>
            <w:r>
              <w:rPr>
                <w:rFonts w:ascii="Calibri" w:hAnsi="Calibri" w:cs="Calibri"/>
              </w:rPr>
              <w:t xml:space="preserve"> dove inserire: e-mail e password</w:t>
            </w:r>
          </w:p>
        </w:tc>
      </w:tr>
      <w:tr w:rsidR="00C95B9A" w:rsidRPr="00BC6E10" w14:paraId="491941B4" w14:textId="77777777" w:rsidTr="00F53B6B">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760678C"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9A6E243" w14:textId="45E13BE2" w:rsidR="00E10F81" w:rsidRPr="001B4DC2" w:rsidRDefault="00C95B9A">
            <w:pPr>
              <w:numPr>
                <w:ilvl w:val="0"/>
                <w:numId w:val="13"/>
              </w:numPr>
              <w:spacing w:line="256" w:lineRule="auto"/>
              <w:rPr>
                <w:rFonts w:cs="Calibri"/>
              </w:rPr>
            </w:pPr>
            <w:r w:rsidRPr="003F31FD">
              <w:rPr>
                <w:rFonts w:ascii="Calibri" w:hAnsi="Calibri" w:cs="Calibri"/>
              </w:rPr>
              <w:t xml:space="preserve">L’utente inserisce </w:t>
            </w:r>
            <w:r w:rsidR="00E10F81">
              <w:rPr>
                <w:rFonts w:ascii="Calibri" w:hAnsi="Calibri" w:cs="Calibri"/>
              </w:rPr>
              <w:t xml:space="preserve">nei campi relativi del </w:t>
            </w:r>
            <w:proofErr w:type="spellStart"/>
            <w:r w:rsidR="00E10F81">
              <w:rPr>
                <w:rFonts w:ascii="Calibri" w:hAnsi="Calibri" w:cs="Calibri"/>
              </w:rPr>
              <w:t>form</w:t>
            </w:r>
            <w:proofErr w:type="spellEnd"/>
            <w:r w:rsidR="00E10F81">
              <w:rPr>
                <w:rFonts w:ascii="Calibri" w:hAnsi="Calibri" w:cs="Calibri"/>
              </w:rPr>
              <w:t xml:space="preserve"> le informazioni richieste</w:t>
            </w:r>
            <w:r w:rsidR="001B4DC2">
              <w:rPr>
                <w:rFonts w:ascii="Calibri" w:hAnsi="Calibri" w:cs="Calibri"/>
              </w:rPr>
              <w:t xml:space="preserve"> e </w:t>
            </w:r>
            <w:r w:rsidR="00E10F81" w:rsidRPr="001B4DC2">
              <w:rPr>
                <w:rFonts w:cs="Calibri"/>
              </w:rPr>
              <w:t>clicca il pulsante per accedere</w:t>
            </w:r>
          </w:p>
        </w:tc>
        <w:tc>
          <w:tcPr>
            <w:tcW w:w="3328" w:type="dxa"/>
            <w:tcBorders>
              <w:top w:val="single" w:sz="4" w:space="0" w:color="auto"/>
              <w:left w:val="single" w:sz="4" w:space="0" w:color="auto"/>
              <w:bottom w:val="single" w:sz="4" w:space="0" w:color="auto"/>
              <w:right w:val="single" w:sz="4" w:space="0" w:color="auto"/>
            </w:tcBorders>
          </w:tcPr>
          <w:p w14:paraId="3242D605" w14:textId="77777777" w:rsidR="00C95B9A" w:rsidRPr="003F31FD" w:rsidRDefault="00C95B9A" w:rsidP="00F53B6B">
            <w:pPr>
              <w:spacing w:line="256" w:lineRule="auto"/>
              <w:rPr>
                <w:rFonts w:ascii="Calibri" w:hAnsi="Calibri" w:cs="Calibri"/>
              </w:rPr>
            </w:pPr>
          </w:p>
        </w:tc>
      </w:tr>
      <w:tr w:rsidR="00C95B9A" w:rsidRPr="00BC6E10" w14:paraId="0556E7F4"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8FA5F98"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83235D0" w14:textId="77777777" w:rsidR="00C95B9A" w:rsidRPr="003F31FD" w:rsidRDefault="00C95B9A"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476678" w14:textId="0DDD308D" w:rsidR="00C95B9A" w:rsidRPr="003F31FD" w:rsidRDefault="00C95B9A">
            <w:pPr>
              <w:numPr>
                <w:ilvl w:val="0"/>
                <w:numId w:val="13"/>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w:t>
            </w:r>
            <w:r w:rsidR="001B4DC2">
              <w:rPr>
                <w:rFonts w:ascii="Calibri" w:hAnsi="Calibri" w:cs="Calibri"/>
              </w:rPr>
              <w:t>ess</w:t>
            </w:r>
            <w:r w:rsidRPr="003F31FD">
              <w:rPr>
                <w:rFonts w:ascii="Calibri" w:hAnsi="Calibri" w:cs="Calibri"/>
              </w:rPr>
              <w:t xml:space="preserve">i </w:t>
            </w:r>
            <w:r>
              <w:rPr>
                <w:rFonts w:ascii="Calibri" w:hAnsi="Calibri" w:cs="Calibri"/>
              </w:rPr>
              <w:t xml:space="preserve">combaciano con uno degli account </w:t>
            </w:r>
            <w:r w:rsidR="001B4DC2">
              <w:rPr>
                <w:rFonts w:ascii="Calibri" w:hAnsi="Calibri" w:cs="Calibri"/>
              </w:rPr>
              <w:t>precedentemente registrati</w:t>
            </w:r>
          </w:p>
          <w:p w14:paraId="7332F7BC" w14:textId="7C2F73DC" w:rsidR="00C95B9A" w:rsidRPr="003F31FD" w:rsidRDefault="00C95B9A">
            <w:pPr>
              <w:numPr>
                <w:ilvl w:val="0"/>
                <w:numId w:val="13"/>
              </w:numPr>
              <w:spacing w:line="256" w:lineRule="auto"/>
              <w:rPr>
                <w:rFonts w:ascii="Calibri" w:hAnsi="Calibri" w:cs="Calibri"/>
              </w:rPr>
            </w:pPr>
            <w:r w:rsidRPr="003F31FD">
              <w:rPr>
                <w:rFonts w:ascii="Calibri" w:hAnsi="Calibri" w:cs="Calibri"/>
              </w:rPr>
              <w:t xml:space="preserve">Il sistema reindirizza </w:t>
            </w:r>
            <w:r w:rsidRPr="003F31FD">
              <w:rPr>
                <w:rFonts w:ascii="Calibri" w:hAnsi="Calibri" w:cs="Calibri"/>
              </w:rPr>
              <w:lastRenderedPageBreak/>
              <w:t>l’utente alla</w:t>
            </w:r>
            <w:r w:rsidR="001B4DC2">
              <w:rPr>
                <w:rFonts w:ascii="Calibri" w:hAnsi="Calibri" w:cs="Calibri"/>
              </w:rPr>
              <w:t xml:space="preserve"> pagina su cui si trovava prima di eseguire il punto 1</w:t>
            </w:r>
          </w:p>
        </w:tc>
      </w:tr>
      <w:tr w:rsidR="00C95B9A" w:rsidRPr="00BC6E10" w14:paraId="264C0C36"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D2A78" w14:textId="77777777" w:rsidR="00C95B9A" w:rsidRPr="003F31FD" w:rsidRDefault="00C95B9A" w:rsidP="00F53B6B">
            <w:pPr>
              <w:spacing w:line="256" w:lineRule="auto"/>
              <w:rPr>
                <w:rFonts w:ascii="Calibri" w:hAnsi="Calibri" w:cs="Calibri"/>
              </w:rPr>
            </w:pPr>
            <w:r w:rsidRPr="003F31F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232B96" w14:textId="79ED853E" w:rsidR="00C95B9A" w:rsidRPr="003F31FD" w:rsidRDefault="00C95B9A" w:rsidP="00F53B6B">
            <w:pPr>
              <w:spacing w:line="256" w:lineRule="auto"/>
              <w:rPr>
                <w:rFonts w:ascii="Calibri" w:hAnsi="Calibri" w:cs="Calibri"/>
              </w:rPr>
            </w:pPr>
            <w:r w:rsidRPr="003F31FD">
              <w:rPr>
                <w:rFonts w:ascii="Calibri" w:hAnsi="Calibri" w:cs="Calibri"/>
              </w:rPr>
              <w:t xml:space="preserve">Se il sistema rileva dati non corretti al passo </w:t>
            </w:r>
            <w:r w:rsidR="001B4DC2">
              <w:rPr>
                <w:rFonts w:ascii="Calibri" w:hAnsi="Calibri" w:cs="Calibri"/>
              </w:rPr>
              <w:t>4</w:t>
            </w:r>
            <w:r w:rsidR="00E10F81">
              <w:rPr>
                <w:rFonts w:ascii="Calibri" w:hAnsi="Calibri" w:cs="Calibri"/>
              </w:rPr>
              <w:t>,</w:t>
            </w:r>
            <w:r w:rsidRPr="003F31FD">
              <w:rPr>
                <w:rFonts w:ascii="Calibri" w:hAnsi="Calibri" w:cs="Calibri"/>
              </w:rPr>
              <w:t xml:space="preserve"> </w:t>
            </w:r>
            <w:r w:rsidR="00E10F81">
              <w:rPr>
                <w:rFonts w:ascii="Calibri" w:hAnsi="Calibri" w:cs="Calibri"/>
              </w:rPr>
              <w:t>verrà ricaricata la pagina di login con un messaggio di errore riguardo i dati non corretti</w:t>
            </w:r>
          </w:p>
        </w:tc>
      </w:tr>
      <w:tr w:rsidR="00C95B9A" w:rsidRPr="00BC6E10" w14:paraId="2C10D179"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7D2AB0"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2DB8F2F" w14:textId="5642B756" w:rsidR="00C95B9A" w:rsidRPr="003F31FD" w:rsidRDefault="00C95B9A" w:rsidP="00F53B6B">
            <w:pPr>
              <w:spacing w:line="256" w:lineRule="auto"/>
              <w:rPr>
                <w:rFonts w:ascii="Calibri" w:hAnsi="Calibri" w:cs="Calibri"/>
              </w:rPr>
            </w:pPr>
            <w:r w:rsidRPr="003F31FD">
              <w:rPr>
                <w:rFonts w:ascii="Calibri" w:hAnsi="Calibri" w:cs="Calibri"/>
              </w:rPr>
              <w:t>L’utente</w:t>
            </w:r>
            <w:r w:rsidR="001B4DC2">
              <w:rPr>
                <w:rFonts w:ascii="Calibri" w:hAnsi="Calibri" w:cs="Calibri"/>
              </w:rPr>
              <w:t>, ora diventato un utente autenticato, si troverà nella</w:t>
            </w:r>
            <w:r>
              <w:rPr>
                <w:rFonts w:ascii="Calibri" w:hAnsi="Calibri" w:cs="Calibri"/>
              </w:rPr>
              <w:t xml:space="preserve"> pagina </w:t>
            </w:r>
            <w:r w:rsidR="001B4DC2">
              <w:rPr>
                <w:rFonts w:ascii="Calibri" w:hAnsi="Calibri" w:cs="Calibri"/>
              </w:rPr>
              <w:t>precedentemente menzionata</w:t>
            </w:r>
          </w:p>
        </w:tc>
      </w:tr>
    </w:tbl>
    <w:p w14:paraId="15F8C0C5" w14:textId="77777777" w:rsidR="00E10F81" w:rsidRDefault="00E10F81" w:rsidP="0046124B">
      <w:pPr>
        <w:rPr>
          <w:rFonts w:ascii="Calibri" w:hAnsi="Calibri" w:cs="Calibri"/>
        </w:rPr>
      </w:pPr>
    </w:p>
    <w:p w14:paraId="713953D7" w14:textId="77777777" w:rsidR="00657586" w:rsidRDefault="0065758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B61F41" w:rsidRPr="00BC6E10" w14:paraId="2F987AFA"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DB72CE" w14:textId="77777777" w:rsidR="00B61F41" w:rsidRPr="00C60B0E" w:rsidRDefault="00B61F41" w:rsidP="00F53B6B">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02141" w14:textId="709F086C" w:rsidR="00B61F41" w:rsidRPr="00C60B0E" w:rsidRDefault="00B61F41" w:rsidP="00F53B6B">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9</w:t>
            </w:r>
            <w:r w:rsidRPr="00C60B0E">
              <w:rPr>
                <w:rFonts w:ascii="Calibri" w:hAnsi="Calibri" w:cs="Calibri"/>
              </w:rPr>
              <w:t xml:space="preserve">.1 – </w:t>
            </w:r>
            <w:r>
              <w:rPr>
                <w:rFonts w:ascii="Calibri" w:hAnsi="Calibri" w:cs="Calibri"/>
              </w:rPr>
              <w:t>Credenziali non valide</w:t>
            </w:r>
          </w:p>
        </w:tc>
      </w:tr>
      <w:tr w:rsidR="00B61F41" w:rsidRPr="00BC6E10" w14:paraId="62643CE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B2A3C9" w14:textId="77777777" w:rsidR="00B61F41" w:rsidRPr="00C60B0E" w:rsidRDefault="00B61F41" w:rsidP="00F53B6B">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B421D20" w14:textId="50AA6438" w:rsidR="00B61F41" w:rsidRPr="00C60B0E" w:rsidRDefault="00B61F41" w:rsidP="00F53B6B">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00B61F41" w:rsidRPr="00BC6E10" w14:paraId="630C930E"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A8223F1"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A9B835" w14:textId="2AE31E40" w:rsidR="00B61F41" w:rsidRPr="00C60B0E" w:rsidRDefault="00806D51" w:rsidP="00F53B6B">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00B61F41" w:rsidRPr="00BC6E10" w14:paraId="37D2F433" w14:textId="77777777" w:rsidTr="00F53B6B">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74727D10" w14:textId="77777777" w:rsidR="00B61F41" w:rsidRPr="00C60B0E" w:rsidRDefault="00B61F41" w:rsidP="00F53B6B">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734CE1D" w14:textId="42BC9F7B" w:rsidR="00B61F41" w:rsidRPr="00C60B0E" w:rsidRDefault="00B61F41" w:rsidP="00F53B6B">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D41FC0" w14:textId="77777777" w:rsidR="00B61F41" w:rsidRPr="00C60B0E" w:rsidRDefault="00B61F41" w:rsidP="00F53B6B">
            <w:pPr>
              <w:spacing w:line="256" w:lineRule="auto"/>
              <w:jc w:val="center"/>
              <w:rPr>
                <w:rFonts w:ascii="Calibri" w:hAnsi="Calibri" w:cs="Calibri"/>
              </w:rPr>
            </w:pPr>
            <w:r w:rsidRPr="00C60B0E">
              <w:rPr>
                <w:rFonts w:ascii="Calibri" w:hAnsi="Calibri" w:cs="Calibri"/>
              </w:rPr>
              <w:t>Sistema</w:t>
            </w:r>
          </w:p>
        </w:tc>
      </w:tr>
      <w:tr w:rsidR="00B61F41" w:rsidRPr="00BC6E10" w14:paraId="6F486118" w14:textId="77777777" w:rsidTr="00F53B6B">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2EF0E49" w14:textId="77777777" w:rsidR="00B61F41" w:rsidRPr="00C60B0E" w:rsidRDefault="00B61F41"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803E47B" w14:textId="77777777" w:rsidR="00B61F41" w:rsidRPr="00C60B0E" w:rsidRDefault="00B61F41" w:rsidP="00F53B6B">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6010B83C" w14:textId="77777777" w:rsidR="00B61F41" w:rsidRDefault="00B61F41">
            <w:pPr>
              <w:numPr>
                <w:ilvl w:val="0"/>
                <w:numId w:val="15"/>
              </w:numPr>
              <w:spacing w:line="256" w:lineRule="auto"/>
              <w:rPr>
                <w:rFonts w:ascii="Calibri" w:hAnsi="Calibri" w:cs="Calibri"/>
              </w:rPr>
            </w:pPr>
            <w:r w:rsidRPr="00C60B0E">
              <w:rPr>
                <w:rFonts w:ascii="Calibri" w:hAnsi="Calibri" w:cs="Calibri"/>
              </w:rPr>
              <w:t>Il sistema</w:t>
            </w:r>
            <w:r w:rsidR="00806D51">
              <w:rPr>
                <w:rFonts w:ascii="Calibri" w:hAnsi="Calibri" w:cs="Calibri"/>
              </w:rPr>
              <w:t xml:space="preserve"> </w:t>
            </w:r>
            <w:r w:rsidR="005011E3">
              <w:rPr>
                <w:rFonts w:ascii="Calibri" w:hAnsi="Calibri" w:cs="Calibri"/>
              </w:rPr>
              <w:t>riconosce che le credenziali inserite non sono disponibili</w:t>
            </w:r>
          </w:p>
          <w:p w14:paraId="686113FB" w14:textId="1667E693" w:rsidR="005011E3" w:rsidRPr="00C60B0E" w:rsidRDefault="005011E3">
            <w:pPr>
              <w:numPr>
                <w:ilvl w:val="0"/>
                <w:numId w:val="15"/>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00B61F41" w:rsidRPr="00BC6E10" w14:paraId="5A3979E6"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C1B88D" w14:textId="77777777" w:rsidR="00B61F41" w:rsidRPr="00C60B0E" w:rsidRDefault="00B61F41" w:rsidP="00F53B6B">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0D1C32E" w14:textId="77777777" w:rsidR="00B61F41" w:rsidRPr="00C60B0E" w:rsidRDefault="00B61F41" w:rsidP="00F53B6B">
            <w:pPr>
              <w:spacing w:line="256" w:lineRule="auto"/>
              <w:rPr>
                <w:rFonts w:ascii="Calibri" w:hAnsi="Calibri" w:cs="Calibri"/>
              </w:rPr>
            </w:pPr>
          </w:p>
        </w:tc>
      </w:tr>
      <w:tr w:rsidR="00B61F41" w:rsidRPr="00BC6E10" w14:paraId="345AB48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A06639D"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286FEE" w14:textId="4EBBA38B" w:rsidR="00B61F41" w:rsidRPr="00C60B0E" w:rsidRDefault="00B61F41" w:rsidP="00F53B6B">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nuovamente nella pagina di Login, ma con un messaggio di errore</w:t>
            </w:r>
            <w:r w:rsidR="007123A2">
              <w:rPr>
                <w:rFonts w:ascii="Calibri" w:hAnsi="Calibri" w:cs="Calibri"/>
              </w:rPr>
              <w:t xml:space="preserve"> riguardo i dati di Login errati</w:t>
            </w:r>
          </w:p>
        </w:tc>
      </w:tr>
    </w:tbl>
    <w:p w14:paraId="7A8D3229" w14:textId="77777777" w:rsidR="0075757E" w:rsidRDefault="0075757E" w:rsidP="0046124B">
      <w:pPr>
        <w:rPr>
          <w:rFonts w:ascii="Calibri" w:hAnsi="Calibri" w:cs="Calibri"/>
        </w:rPr>
      </w:pPr>
    </w:p>
    <w:p w14:paraId="22164651"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0B1D58" w:rsidRPr="00BC6E10" w14:paraId="164EE36C" w14:textId="77777777" w:rsidTr="002E7E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9C4032" w14:textId="77777777" w:rsidR="000B1D58" w:rsidRPr="0083160D" w:rsidRDefault="000B1D58" w:rsidP="00F53B6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57B1DA" w14:textId="14D373C1" w:rsidR="000B1D58" w:rsidRPr="0083160D" w:rsidRDefault="000B1D58" w:rsidP="00F53B6B">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9</w:t>
            </w:r>
            <w:r>
              <w:rPr>
                <w:rFonts w:ascii="Calibri" w:hAnsi="Calibri" w:cs="Calibri"/>
              </w:rPr>
              <w:t>.2</w:t>
            </w:r>
            <w:r w:rsidRPr="0083160D">
              <w:rPr>
                <w:rFonts w:ascii="Calibri" w:hAnsi="Calibri" w:cs="Calibri"/>
              </w:rPr>
              <w:t xml:space="preserve"> – </w:t>
            </w:r>
            <w:r w:rsidR="00C72D70">
              <w:rPr>
                <w:rFonts w:ascii="Calibri" w:hAnsi="Calibri" w:cs="Calibri"/>
              </w:rPr>
              <w:t>Autenticazione via Google</w:t>
            </w:r>
          </w:p>
        </w:tc>
      </w:tr>
      <w:tr w:rsidR="000B1D58" w:rsidRPr="00BC6E10" w14:paraId="60620CE4"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B7756EF" w14:textId="77777777" w:rsidR="000B1D58" w:rsidRPr="0083160D" w:rsidRDefault="000B1D58" w:rsidP="00F53B6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F1193" w14:textId="0E303FDF" w:rsidR="000B1D58" w:rsidRPr="0083160D" w:rsidRDefault="000B1D58" w:rsidP="00F53B6B">
            <w:pPr>
              <w:spacing w:line="256" w:lineRule="auto"/>
              <w:rPr>
                <w:rFonts w:ascii="Calibri" w:hAnsi="Calibri" w:cs="Calibri"/>
              </w:rPr>
            </w:pPr>
            <w:r w:rsidRPr="0083160D">
              <w:rPr>
                <w:rFonts w:ascii="Calibri" w:hAnsi="Calibri" w:cs="Calibri"/>
              </w:rPr>
              <w:t>Utente</w:t>
            </w:r>
            <w:r w:rsidR="00A7774F">
              <w:rPr>
                <w:rFonts w:ascii="Calibri" w:hAnsi="Calibri" w:cs="Calibri"/>
              </w:rPr>
              <w:t xml:space="preserve"> non autenticato</w:t>
            </w:r>
          </w:p>
        </w:tc>
      </w:tr>
      <w:tr w:rsidR="000B1D58" w:rsidRPr="00BC6E10" w14:paraId="3CF44F2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957486"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A40F85" w14:textId="293AB248" w:rsidR="000B1D58" w:rsidRPr="0083160D" w:rsidRDefault="000B1D58" w:rsidP="00F53B6B">
            <w:pPr>
              <w:spacing w:line="256" w:lineRule="auto"/>
              <w:rPr>
                <w:rFonts w:ascii="Calibri" w:hAnsi="Calibri" w:cs="Calibri"/>
              </w:rPr>
            </w:pPr>
            <w:r>
              <w:rPr>
                <w:rFonts w:ascii="Calibri" w:hAnsi="Calibri" w:cs="Calibri"/>
              </w:rPr>
              <w:t xml:space="preserve">L’utente si trova nella pagina </w:t>
            </w:r>
            <w:r w:rsidR="00A7774F">
              <w:rPr>
                <w:rFonts w:ascii="Calibri" w:hAnsi="Calibri" w:cs="Calibri"/>
              </w:rPr>
              <w:t xml:space="preserve">di </w:t>
            </w:r>
            <w:r w:rsidR="002E7E6A">
              <w:rPr>
                <w:rFonts w:ascii="Calibri" w:hAnsi="Calibri" w:cs="Calibri"/>
              </w:rPr>
              <w:t>Login</w:t>
            </w:r>
          </w:p>
        </w:tc>
      </w:tr>
      <w:tr w:rsidR="000B1D58" w:rsidRPr="00BC6E10" w14:paraId="50DEF25B" w14:textId="77777777" w:rsidTr="00F53B6B">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038DBCD4" w14:textId="77777777" w:rsidR="000B1D58" w:rsidRPr="0083160D" w:rsidRDefault="000B1D58" w:rsidP="00F53B6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91B7D3" w14:textId="07B11A2E" w:rsidR="000B1D58" w:rsidRPr="0083160D" w:rsidRDefault="000B1D58" w:rsidP="00F53B6B">
            <w:pPr>
              <w:spacing w:line="256" w:lineRule="auto"/>
              <w:jc w:val="center"/>
              <w:rPr>
                <w:rFonts w:ascii="Calibri" w:hAnsi="Calibri" w:cs="Calibri"/>
              </w:rPr>
            </w:pPr>
            <w:r w:rsidRPr="0083160D">
              <w:rPr>
                <w:rFonts w:ascii="Calibri" w:hAnsi="Calibri" w:cs="Calibri"/>
              </w:rPr>
              <w:t>Utente</w:t>
            </w:r>
            <w:r w:rsidR="001C70EB">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461D4D" w14:textId="77777777" w:rsidR="000B1D58" w:rsidRPr="0083160D" w:rsidRDefault="000B1D58" w:rsidP="00F53B6B">
            <w:pPr>
              <w:spacing w:line="256" w:lineRule="auto"/>
              <w:jc w:val="center"/>
              <w:rPr>
                <w:rFonts w:ascii="Calibri" w:hAnsi="Calibri" w:cs="Calibri"/>
              </w:rPr>
            </w:pPr>
            <w:r w:rsidRPr="0083160D">
              <w:rPr>
                <w:rFonts w:ascii="Calibri" w:hAnsi="Calibri" w:cs="Calibri"/>
              </w:rPr>
              <w:t>Sistema</w:t>
            </w:r>
          </w:p>
        </w:tc>
      </w:tr>
      <w:tr w:rsidR="000B1D58" w:rsidRPr="00BC6E10" w14:paraId="441995D1"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14046FAB"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790185" w14:textId="77777777" w:rsidR="000B1D58" w:rsidRDefault="000B1D58">
            <w:pPr>
              <w:numPr>
                <w:ilvl w:val="0"/>
                <w:numId w:val="10"/>
              </w:numPr>
              <w:spacing w:line="256" w:lineRule="auto"/>
              <w:rPr>
                <w:rFonts w:ascii="Calibri" w:hAnsi="Calibri" w:cs="Calibri"/>
              </w:rPr>
            </w:pPr>
            <w:r>
              <w:rPr>
                <w:rFonts w:ascii="Calibri" w:hAnsi="Calibri" w:cs="Calibri"/>
              </w:rPr>
              <w:t xml:space="preserve">L’utente clicca </w:t>
            </w:r>
            <w:r w:rsidR="00A7774F">
              <w:rPr>
                <w:rFonts w:ascii="Calibri" w:hAnsi="Calibri" w:cs="Calibri"/>
              </w:rPr>
              <w:t>sull’icona di Google</w:t>
            </w:r>
          </w:p>
          <w:p w14:paraId="093CA819" w14:textId="5745F863" w:rsidR="00A7774F" w:rsidRPr="0083160D" w:rsidRDefault="00A7774F">
            <w:pPr>
              <w:numPr>
                <w:ilvl w:val="0"/>
                <w:numId w:val="10"/>
              </w:numPr>
              <w:spacing w:line="256" w:lineRule="auto"/>
              <w:rPr>
                <w:rFonts w:ascii="Calibri" w:hAnsi="Calibri" w:cs="Calibri"/>
              </w:rPr>
            </w:pPr>
            <w:r>
              <w:rPr>
                <w:rFonts w:ascii="Calibri" w:hAnsi="Calibri" w:cs="Calibri"/>
              </w:rPr>
              <w:t xml:space="preserve">L’utente sceglie con quale indirizzo gmail </w:t>
            </w:r>
            <w:r w:rsidR="001C70EB">
              <w:rPr>
                <w:rFonts w:ascii="Calibri" w:hAnsi="Calibri" w:cs="Calibri"/>
              </w:rPr>
              <w:t>autenticarsi</w:t>
            </w:r>
          </w:p>
        </w:tc>
        <w:tc>
          <w:tcPr>
            <w:tcW w:w="3328" w:type="dxa"/>
            <w:tcBorders>
              <w:top w:val="single" w:sz="4" w:space="0" w:color="auto"/>
              <w:left w:val="single" w:sz="4" w:space="0" w:color="auto"/>
              <w:bottom w:val="single" w:sz="4" w:space="0" w:color="auto"/>
              <w:right w:val="single" w:sz="4" w:space="0" w:color="auto"/>
            </w:tcBorders>
          </w:tcPr>
          <w:p w14:paraId="77098AAA" w14:textId="77777777" w:rsidR="000B1D58" w:rsidRPr="0083160D" w:rsidRDefault="000B1D58" w:rsidP="00F53B6B">
            <w:pPr>
              <w:spacing w:line="256" w:lineRule="auto"/>
              <w:rPr>
                <w:rFonts w:ascii="Calibri" w:hAnsi="Calibri" w:cs="Calibri"/>
              </w:rPr>
            </w:pPr>
          </w:p>
        </w:tc>
      </w:tr>
      <w:tr w:rsidR="000B1D58" w:rsidRPr="00BC6E10" w14:paraId="7483F07A"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249548B8"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E1393DD"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832D9EF" w14:textId="7787AF8C" w:rsidR="001C70EB" w:rsidRPr="0083160D" w:rsidRDefault="000B1D58">
            <w:pPr>
              <w:numPr>
                <w:ilvl w:val="0"/>
                <w:numId w:val="10"/>
              </w:numPr>
              <w:spacing w:line="256" w:lineRule="auto"/>
              <w:rPr>
                <w:rFonts w:ascii="Calibri" w:hAnsi="Calibri" w:cs="Calibri"/>
              </w:rPr>
            </w:pPr>
            <w:r>
              <w:rPr>
                <w:rFonts w:ascii="Calibri" w:hAnsi="Calibri" w:cs="Calibri"/>
              </w:rPr>
              <w:t xml:space="preserve">Il sistema </w:t>
            </w:r>
            <w:r w:rsidR="00F06EE1">
              <w:rPr>
                <w:rFonts w:ascii="Calibri" w:hAnsi="Calibri" w:cs="Calibri"/>
              </w:rPr>
              <w:t xml:space="preserve">individuerà, se presente, </w:t>
            </w:r>
            <w:r w:rsidR="002E7E6A">
              <w:rPr>
                <w:rFonts w:ascii="Calibri" w:hAnsi="Calibri" w:cs="Calibri"/>
              </w:rPr>
              <w:t>il profilo utente</w:t>
            </w:r>
            <w:r w:rsidR="00F06EE1">
              <w:rPr>
                <w:rFonts w:ascii="Calibri" w:hAnsi="Calibri" w:cs="Calibri"/>
              </w:rPr>
              <w:t xml:space="preserve"> a cui è associato il relativo indirizzo gmail</w:t>
            </w:r>
          </w:p>
          <w:p w14:paraId="201C30AC" w14:textId="3749C47B" w:rsidR="001C70EB" w:rsidRPr="0083160D" w:rsidRDefault="00F06EE1">
            <w:pPr>
              <w:numPr>
                <w:ilvl w:val="0"/>
                <w:numId w:val="10"/>
              </w:numPr>
              <w:spacing w:line="256" w:lineRule="auto"/>
              <w:rPr>
                <w:rFonts w:ascii="Calibri" w:hAnsi="Calibri" w:cs="Calibri"/>
              </w:rPr>
            </w:pPr>
            <w:r>
              <w:rPr>
                <w:rFonts w:ascii="Calibri" w:hAnsi="Calibri" w:cs="Calibri"/>
              </w:rPr>
              <w:t>Il sistema caricherà la pagina dei dati personali dell’account selezionato</w:t>
            </w:r>
          </w:p>
        </w:tc>
      </w:tr>
      <w:tr w:rsidR="000B1D58" w:rsidRPr="00BC6E10" w14:paraId="79798C33"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F0D1C9" w14:textId="77777777" w:rsidR="000B1D58" w:rsidRPr="0083160D" w:rsidRDefault="000B1D58" w:rsidP="00F53B6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3A37BF" w14:textId="0A7DB0D0" w:rsidR="000B1D58" w:rsidRPr="0083160D" w:rsidRDefault="000B1D58" w:rsidP="002E7E6A">
            <w:pPr>
              <w:spacing w:line="256" w:lineRule="auto"/>
              <w:rPr>
                <w:rFonts w:ascii="Calibri" w:hAnsi="Calibri" w:cs="Calibri"/>
              </w:rPr>
            </w:pPr>
            <w:r>
              <w:rPr>
                <w:rFonts w:ascii="Calibri" w:hAnsi="Calibri" w:cs="Calibri"/>
              </w:rPr>
              <w:t xml:space="preserve">Se al punto </w:t>
            </w:r>
            <w:r w:rsidR="002E7E6A">
              <w:rPr>
                <w:rFonts w:ascii="Calibri" w:hAnsi="Calibri" w:cs="Calibri"/>
              </w:rPr>
              <w:t>3 non viene individuato alcun profilo utente con tale indirizzo gmail, il sistema ne creerà in automatico uno con i dati relativi</w:t>
            </w:r>
          </w:p>
        </w:tc>
      </w:tr>
      <w:tr w:rsidR="000B1D58" w:rsidRPr="00BC6E10" w14:paraId="3B91D15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047D5C"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49FD94" w14:textId="4214E293" w:rsidR="000B1D58" w:rsidRPr="0083160D" w:rsidRDefault="000B1D58" w:rsidP="00F53B6B">
            <w:pPr>
              <w:spacing w:line="256" w:lineRule="auto"/>
              <w:rPr>
                <w:rFonts w:ascii="Calibri" w:hAnsi="Calibri" w:cs="Calibri"/>
              </w:rPr>
            </w:pPr>
            <w:r>
              <w:rPr>
                <w:rFonts w:ascii="Calibri" w:hAnsi="Calibri" w:cs="Calibri"/>
              </w:rPr>
              <w:t xml:space="preserve">L’utente </w:t>
            </w:r>
            <w:r w:rsidR="002E7E6A">
              <w:rPr>
                <w:rFonts w:ascii="Calibri" w:hAnsi="Calibri" w:cs="Calibri"/>
              </w:rPr>
              <w:t xml:space="preserve">ora loggato </w:t>
            </w:r>
            <w:r>
              <w:rPr>
                <w:rFonts w:ascii="Calibri" w:hAnsi="Calibri" w:cs="Calibri"/>
              </w:rPr>
              <w:t>si trov</w:t>
            </w:r>
            <w:r w:rsidR="002E7E6A">
              <w:rPr>
                <w:rFonts w:ascii="Calibri" w:hAnsi="Calibri" w:cs="Calibri"/>
              </w:rPr>
              <w:t>a</w:t>
            </w:r>
            <w:r>
              <w:rPr>
                <w:rFonts w:ascii="Calibri" w:hAnsi="Calibri" w:cs="Calibri"/>
              </w:rPr>
              <w:t xml:space="preserve"> nella pagina dati personali</w:t>
            </w:r>
          </w:p>
        </w:tc>
      </w:tr>
    </w:tbl>
    <w:p w14:paraId="52DB6A68"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AF1351" w:rsidRPr="00BC6E10" w14:paraId="70489B8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578BBD" w14:textId="77777777" w:rsidR="00AF1351" w:rsidRPr="0083160D" w:rsidRDefault="00AF135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498AD9A" w14:textId="0EB2CD6D" w:rsidR="00AF1351" w:rsidRPr="0083160D" w:rsidRDefault="00AF1351" w:rsidP="009D7FC4">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10</w:t>
            </w:r>
            <w:r w:rsidRPr="0083160D">
              <w:rPr>
                <w:rFonts w:ascii="Calibri" w:hAnsi="Calibri" w:cs="Calibri"/>
              </w:rPr>
              <w:t xml:space="preserve"> – </w:t>
            </w:r>
            <w:r>
              <w:rPr>
                <w:rFonts w:ascii="Calibri" w:hAnsi="Calibri" w:cs="Calibri"/>
              </w:rPr>
              <w:t>Registrazione</w:t>
            </w:r>
          </w:p>
        </w:tc>
      </w:tr>
      <w:tr w:rsidR="00AF1351" w:rsidRPr="00BC6E10" w14:paraId="3793406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844950" w14:textId="77777777" w:rsidR="00AF1351" w:rsidRPr="0083160D" w:rsidRDefault="00AF135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D5ADA" w14:textId="77777777" w:rsidR="00AF1351" w:rsidRPr="0083160D" w:rsidRDefault="00AF135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AF1351" w:rsidRPr="00BC6E10" w14:paraId="53BA801F"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1A75C7" w14:textId="77777777" w:rsidR="00AF1351" w:rsidRPr="0083160D" w:rsidRDefault="00AF1351"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D251C46" w14:textId="77777777" w:rsidR="00AF1351" w:rsidRPr="0083160D" w:rsidRDefault="00AF1351" w:rsidP="009D7FC4">
            <w:pPr>
              <w:spacing w:line="256" w:lineRule="auto"/>
              <w:rPr>
                <w:rFonts w:ascii="Calibri" w:hAnsi="Calibri" w:cs="Calibri"/>
              </w:rPr>
            </w:pPr>
            <w:r>
              <w:rPr>
                <w:rFonts w:ascii="Calibri" w:hAnsi="Calibri" w:cs="Calibri"/>
              </w:rPr>
              <w:t>L’utente si trova nella pagina Login</w:t>
            </w:r>
          </w:p>
        </w:tc>
      </w:tr>
      <w:tr w:rsidR="00AF1351" w:rsidRPr="00BC6E10" w14:paraId="7326E7AE"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4D2052C" w14:textId="77777777" w:rsidR="00AF1351" w:rsidRPr="0083160D" w:rsidRDefault="00AF135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1D2FA3"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B98B6F"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Sistema</w:t>
            </w:r>
          </w:p>
        </w:tc>
      </w:tr>
      <w:tr w:rsidR="00AF1351" w:rsidRPr="00BC6E10" w14:paraId="5DA759D4"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3692ED8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B0376E" w14:textId="5D790EC0" w:rsidR="00AF1351" w:rsidRPr="0083160D" w:rsidRDefault="00AF1351">
            <w:pPr>
              <w:numPr>
                <w:ilvl w:val="0"/>
                <w:numId w:val="30"/>
              </w:numPr>
              <w:spacing w:line="256" w:lineRule="auto"/>
              <w:rPr>
                <w:rFonts w:ascii="Calibri" w:hAnsi="Calibri" w:cs="Calibri"/>
              </w:rPr>
            </w:pPr>
            <w:r>
              <w:rPr>
                <w:rFonts w:ascii="Calibri" w:hAnsi="Calibri" w:cs="Calibri"/>
              </w:rPr>
              <w:t>L’utente clicca s</w:t>
            </w:r>
            <w:r w:rsidR="00D96BF6">
              <w:rPr>
                <w:rFonts w:ascii="Calibri" w:hAnsi="Calibri" w:cs="Calibri"/>
              </w:rPr>
              <w:t>ul pulsante per la registrazione</w:t>
            </w:r>
          </w:p>
        </w:tc>
        <w:tc>
          <w:tcPr>
            <w:tcW w:w="3328" w:type="dxa"/>
            <w:tcBorders>
              <w:top w:val="single" w:sz="4" w:space="0" w:color="auto"/>
              <w:left w:val="single" w:sz="4" w:space="0" w:color="auto"/>
              <w:bottom w:val="single" w:sz="4" w:space="0" w:color="auto"/>
              <w:right w:val="single" w:sz="4" w:space="0" w:color="auto"/>
            </w:tcBorders>
          </w:tcPr>
          <w:p w14:paraId="2C4B3E72" w14:textId="77777777" w:rsidR="00AF1351" w:rsidRPr="0083160D" w:rsidRDefault="00AF1351" w:rsidP="009D7FC4">
            <w:pPr>
              <w:spacing w:line="256" w:lineRule="auto"/>
              <w:rPr>
                <w:rFonts w:ascii="Calibri" w:hAnsi="Calibri" w:cs="Calibri"/>
              </w:rPr>
            </w:pPr>
          </w:p>
        </w:tc>
      </w:tr>
      <w:tr w:rsidR="00AF1351" w:rsidRPr="00BC6E10" w14:paraId="5CE72695"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782DFF9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B435E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85A3BB" w14:textId="09A6859B" w:rsidR="00AF1351" w:rsidRPr="0083160D" w:rsidRDefault="00AF1351">
            <w:pPr>
              <w:numPr>
                <w:ilvl w:val="0"/>
                <w:numId w:val="30"/>
              </w:numPr>
              <w:spacing w:line="256" w:lineRule="auto"/>
              <w:rPr>
                <w:rFonts w:ascii="Calibri" w:hAnsi="Calibri" w:cs="Calibri"/>
              </w:rPr>
            </w:pPr>
            <w:r>
              <w:rPr>
                <w:rFonts w:ascii="Calibri" w:hAnsi="Calibri" w:cs="Calibri"/>
              </w:rPr>
              <w:t>Il sistema reindirizza l’utente verso la pagina di registrazione</w:t>
            </w:r>
            <w:r w:rsidR="00D96BF6">
              <w:rPr>
                <w:rFonts w:ascii="Calibri" w:hAnsi="Calibri" w:cs="Calibri"/>
              </w:rPr>
              <w:t xml:space="preserve">, dove presenterà un </w:t>
            </w:r>
            <w:proofErr w:type="spellStart"/>
            <w:r w:rsidR="00D96BF6">
              <w:rPr>
                <w:rFonts w:ascii="Calibri" w:hAnsi="Calibri" w:cs="Calibri"/>
              </w:rPr>
              <w:t>form</w:t>
            </w:r>
            <w:proofErr w:type="spellEnd"/>
            <w:r w:rsidR="00D96BF6">
              <w:rPr>
                <w:rFonts w:ascii="Calibri" w:hAnsi="Calibri" w:cs="Calibri"/>
              </w:rPr>
              <w:t xml:space="preserve"> per poter compilare i seguenti dati:</w:t>
            </w:r>
            <w:r w:rsidR="00D96BF6">
              <w:t xml:space="preserve"> </w:t>
            </w:r>
            <w:r w:rsidR="00D96BF6" w:rsidRPr="00D96BF6">
              <w:rPr>
                <w:rFonts w:ascii="Calibri" w:hAnsi="Calibri" w:cs="Calibri"/>
              </w:rPr>
              <w:t>nome, cognome,</w:t>
            </w:r>
            <w:r w:rsidR="00A45B54">
              <w:rPr>
                <w:rFonts w:ascii="Calibri" w:hAnsi="Calibri" w:cs="Calibri"/>
              </w:rPr>
              <w:t xml:space="preserve"> domicilio,</w:t>
            </w:r>
            <w:r w:rsidR="00D96BF6" w:rsidRPr="00D96BF6">
              <w:rPr>
                <w:rFonts w:ascii="Calibri" w:hAnsi="Calibri" w:cs="Calibri"/>
              </w:rPr>
              <w:t xml:space="preserve"> e-mail, password, numero di telefono</w:t>
            </w:r>
          </w:p>
        </w:tc>
      </w:tr>
      <w:tr w:rsidR="00AF1351" w:rsidRPr="00BC6E10" w14:paraId="34D6E7ED" w14:textId="77777777" w:rsidTr="009D7FC4">
        <w:trPr>
          <w:trHeight w:val="135"/>
        </w:trPr>
        <w:tc>
          <w:tcPr>
            <w:tcW w:w="0" w:type="auto"/>
            <w:vMerge/>
            <w:tcBorders>
              <w:left w:val="single" w:sz="4" w:space="0" w:color="auto"/>
              <w:right w:val="single" w:sz="4" w:space="0" w:color="auto"/>
            </w:tcBorders>
            <w:shd w:val="clear" w:color="auto" w:fill="FF0000"/>
            <w:vAlign w:val="center"/>
          </w:tcPr>
          <w:p w14:paraId="2AC00077"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B9314A" w14:textId="77777777" w:rsidR="00AF1351" w:rsidRDefault="00AF1351">
            <w:pPr>
              <w:numPr>
                <w:ilvl w:val="0"/>
                <w:numId w:val="30"/>
              </w:numPr>
              <w:spacing w:line="256" w:lineRule="auto"/>
              <w:rPr>
                <w:rFonts w:ascii="Calibri" w:hAnsi="Calibri" w:cs="Calibri"/>
              </w:rPr>
            </w:pPr>
            <w:r>
              <w:rPr>
                <w:rFonts w:ascii="Calibri" w:hAnsi="Calibri" w:cs="Calibri"/>
              </w:rPr>
              <w:t xml:space="preserve">L’utente inserisci i </w:t>
            </w:r>
            <w:r w:rsidR="00D96BF6">
              <w:rPr>
                <w:rFonts w:ascii="Calibri" w:hAnsi="Calibri" w:cs="Calibri"/>
              </w:rPr>
              <w:t xml:space="preserve">dati in questione nel </w:t>
            </w:r>
            <w:proofErr w:type="spellStart"/>
            <w:r w:rsidR="00D96BF6">
              <w:rPr>
                <w:rFonts w:ascii="Calibri" w:hAnsi="Calibri" w:cs="Calibri"/>
              </w:rPr>
              <w:t>form</w:t>
            </w:r>
            <w:proofErr w:type="spellEnd"/>
            <w:r w:rsidR="00D96BF6">
              <w:rPr>
                <w:rFonts w:ascii="Calibri" w:hAnsi="Calibri" w:cs="Calibri"/>
              </w:rPr>
              <w:t xml:space="preserve"> apposito</w:t>
            </w:r>
          </w:p>
          <w:p w14:paraId="245F5744" w14:textId="5C327C69" w:rsidR="00D96BF6" w:rsidRPr="00371EE6" w:rsidRDefault="00A45B54">
            <w:pPr>
              <w:numPr>
                <w:ilvl w:val="0"/>
                <w:numId w:val="30"/>
              </w:numPr>
              <w:spacing w:line="256" w:lineRule="auto"/>
              <w:rPr>
                <w:rFonts w:ascii="Calibri" w:hAnsi="Calibri" w:cs="Calibri"/>
              </w:rPr>
            </w:pPr>
            <w:r>
              <w:rPr>
                <w:rFonts w:ascii="Calibri" w:hAnsi="Calibri" w:cs="Calibri"/>
              </w:rPr>
              <w:t>L’utente premerà il pulsante di conferma</w:t>
            </w:r>
          </w:p>
        </w:tc>
        <w:tc>
          <w:tcPr>
            <w:tcW w:w="3328" w:type="dxa"/>
            <w:tcBorders>
              <w:top w:val="single" w:sz="4" w:space="0" w:color="auto"/>
              <w:left w:val="single" w:sz="4" w:space="0" w:color="auto"/>
              <w:bottom w:val="single" w:sz="4" w:space="0" w:color="auto"/>
              <w:right w:val="single" w:sz="4" w:space="0" w:color="auto"/>
            </w:tcBorders>
          </w:tcPr>
          <w:p w14:paraId="78A3894B" w14:textId="77777777" w:rsidR="00AF1351" w:rsidRDefault="00AF1351" w:rsidP="009D7FC4">
            <w:pPr>
              <w:spacing w:line="256" w:lineRule="auto"/>
              <w:ind w:left="720"/>
              <w:rPr>
                <w:rFonts w:ascii="Calibri" w:hAnsi="Calibri" w:cs="Calibri"/>
              </w:rPr>
            </w:pPr>
          </w:p>
        </w:tc>
      </w:tr>
      <w:tr w:rsidR="00AF1351" w:rsidRPr="00BC6E10" w14:paraId="064341C9" w14:textId="77777777" w:rsidTr="009D7FC4">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338C354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4E5D2BF" w14:textId="77777777" w:rsidR="00AF1351" w:rsidRDefault="00AF1351" w:rsidP="009D7FC4">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FD2A1F6" w14:textId="77777777" w:rsidR="00AF1351" w:rsidRDefault="00AF1351">
            <w:pPr>
              <w:numPr>
                <w:ilvl w:val="0"/>
                <w:numId w:val="30"/>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E9C1329" w14:textId="77777777" w:rsidR="00AF1351" w:rsidRDefault="00AF1351">
            <w:pPr>
              <w:numPr>
                <w:ilvl w:val="0"/>
                <w:numId w:val="30"/>
              </w:numPr>
              <w:spacing w:line="256" w:lineRule="auto"/>
              <w:rPr>
                <w:rFonts w:ascii="Calibri" w:hAnsi="Calibri" w:cs="Calibri"/>
              </w:rPr>
            </w:pPr>
            <w:r>
              <w:rPr>
                <w:rFonts w:ascii="Calibri" w:hAnsi="Calibri" w:cs="Calibri"/>
              </w:rPr>
              <w:t>Il sistema controlla se l’e-mail è già stata utilizzata</w:t>
            </w:r>
          </w:p>
          <w:p w14:paraId="7497FFF5" w14:textId="77777777" w:rsidR="00AF1351" w:rsidRDefault="00AF1351">
            <w:pPr>
              <w:numPr>
                <w:ilvl w:val="0"/>
                <w:numId w:val="30"/>
              </w:numPr>
              <w:spacing w:line="256" w:lineRule="auto"/>
              <w:rPr>
                <w:rFonts w:ascii="Calibri" w:hAnsi="Calibri" w:cs="Calibri"/>
              </w:rPr>
            </w:pPr>
            <w:r>
              <w:rPr>
                <w:rFonts w:ascii="Calibri" w:hAnsi="Calibri" w:cs="Calibri"/>
              </w:rPr>
              <w:t>Il sistema crea un nuovo utente e reindirizza l’utente alla pagina di dati personali</w:t>
            </w:r>
          </w:p>
        </w:tc>
      </w:tr>
      <w:tr w:rsidR="00AF1351" w:rsidRPr="00BC6E10" w14:paraId="423654E1"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3F5F29" w14:textId="77777777" w:rsidR="00AF1351" w:rsidRPr="0083160D" w:rsidRDefault="00AF135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3328900" w14:textId="3684B813" w:rsidR="00AF1351" w:rsidRDefault="00AF1351" w:rsidP="009D7FC4">
            <w:pPr>
              <w:spacing w:line="256" w:lineRule="auto"/>
              <w:rPr>
                <w:rFonts w:ascii="Calibri" w:hAnsi="Calibri" w:cs="Calibri"/>
              </w:rPr>
            </w:pPr>
            <w:r>
              <w:rPr>
                <w:rFonts w:ascii="Calibri" w:hAnsi="Calibri" w:cs="Calibri"/>
              </w:rPr>
              <w:t xml:space="preserve">Se al punto </w:t>
            </w:r>
            <w:r w:rsidR="00A45B54">
              <w:rPr>
                <w:rFonts w:ascii="Calibri" w:hAnsi="Calibri" w:cs="Calibri"/>
              </w:rPr>
              <w:t>5</w:t>
            </w:r>
            <w:r>
              <w:rPr>
                <w:rFonts w:ascii="Calibri" w:hAnsi="Calibri" w:cs="Calibri"/>
              </w:rPr>
              <w:t xml:space="preserve"> il sistema rileva dei dati in un formato non valido</w:t>
            </w:r>
            <w:r w:rsidR="00A45B54">
              <w:rPr>
                <w:rFonts w:ascii="Calibri" w:hAnsi="Calibri" w:cs="Calibri"/>
              </w:rPr>
              <w:t>,</w:t>
            </w:r>
            <w:r>
              <w:rPr>
                <w:rFonts w:ascii="Calibri" w:hAnsi="Calibri" w:cs="Calibri"/>
              </w:rPr>
              <w:t xml:space="preserve"> allora mostrerà un errore</w:t>
            </w:r>
          </w:p>
          <w:p w14:paraId="24BEAE6D" w14:textId="53F1283E" w:rsidR="00AF1351" w:rsidRPr="0083160D" w:rsidRDefault="00AF1351" w:rsidP="00A45B54">
            <w:pPr>
              <w:spacing w:line="256" w:lineRule="auto"/>
              <w:rPr>
                <w:rFonts w:ascii="Calibri" w:hAnsi="Calibri" w:cs="Calibri"/>
              </w:rPr>
            </w:pPr>
            <w:r>
              <w:rPr>
                <w:rFonts w:ascii="Calibri" w:hAnsi="Calibri" w:cs="Calibri"/>
              </w:rPr>
              <w:t xml:space="preserve">Se al punto </w:t>
            </w:r>
            <w:r w:rsidR="00A45B54">
              <w:rPr>
                <w:rFonts w:ascii="Calibri" w:hAnsi="Calibri" w:cs="Calibri"/>
              </w:rPr>
              <w:t>6</w:t>
            </w:r>
            <w:r>
              <w:rPr>
                <w:rFonts w:ascii="Calibri" w:hAnsi="Calibri" w:cs="Calibri"/>
              </w:rPr>
              <w:t xml:space="preserve"> il sistema rileva una mail già utilizzata</w:t>
            </w:r>
            <w:r w:rsidR="00A45B54">
              <w:rPr>
                <w:rFonts w:ascii="Calibri" w:hAnsi="Calibri" w:cs="Calibri"/>
              </w:rPr>
              <w:t>, allora mostrerà un errore</w:t>
            </w:r>
          </w:p>
        </w:tc>
      </w:tr>
      <w:tr w:rsidR="00AF1351" w:rsidRPr="00BC6E10" w14:paraId="22EB79FA"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6307F1" w14:textId="77777777" w:rsidR="00AF1351" w:rsidRPr="0083160D" w:rsidRDefault="00AF1351"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3477FA" w14:textId="032D3C05" w:rsidR="00AF1351" w:rsidRPr="0083160D" w:rsidRDefault="00AF1351" w:rsidP="009D7FC4">
            <w:pPr>
              <w:spacing w:line="256" w:lineRule="auto"/>
              <w:rPr>
                <w:rFonts w:ascii="Calibri" w:hAnsi="Calibri" w:cs="Calibri"/>
              </w:rPr>
            </w:pPr>
            <w:r>
              <w:rPr>
                <w:rFonts w:ascii="Calibri" w:hAnsi="Calibri" w:cs="Calibri"/>
              </w:rPr>
              <w:t>L’utente si trova nella pagina dati personali</w:t>
            </w:r>
            <w:r w:rsidR="00A45B54">
              <w:rPr>
                <w:rFonts w:ascii="Calibri" w:hAnsi="Calibri" w:cs="Calibri"/>
              </w:rPr>
              <w:t xml:space="preserve"> con il profilo appena creato</w:t>
            </w:r>
          </w:p>
        </w:tc>
      </w:tr>
    </w:tbl>
    <w:p w14:paraId="7A7DCE12" w14:textId="77777777" w:rsidR="00AF1351" w:rsidRDefault="00AF135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D86E25" w:rsidRPr="00BC6E10" w14:paraId="14E72CD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D968157" w14:textId="77777777" w:rsidR="00D86E25" w:rsidRPr="00C60B0E" w:rsidRDefault="00D86E25" w:rsidP="009D7FC4">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1ECCFA8" w14:textId="2058ECD1" w:rsidR="00D86E25" w:rsidRPr="00C60B0E" w:rsidRDefault="00D86E25" w:rsidP="009D7FC4">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10</w:t>
            </w:r>
            <w:r w:rsidRPr="00C60B0E">
              <w:rPr>
                <w:rFonts w:ascii="Calibri" w:hAnsi="Calibri" w:cs="Calibri"/>
              </w:rPr>
              <w:t>.1 –</w:t>
            </w:r>
            <w:r>
              <w:rPr>
                <w:rFonts w:ascii="Calibri" w:hAnsi="Calibri" w:cs="Calibri"/>
              </w:rPr>
              <w:t xml:space="preserve"> Dati inseriti non conformi</w:t>
            </w:r>
          </w:p>
        </w:tc>
      </w:tr>
      <w:tr w:rsidR="00D86E25" w:rsidRPr="00BC6E10" w14:paraId="4CD611A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AFC831" w14:textId="77777777" w:rsidR="00D86E25" w:rsidRPr="00C60B0E" w:rsidRDefault="00D86E25" w:rsidP="009D7FC4">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9FA6FE" w14:textId="77777777" w:rsidR="00D86E25" w:rsidRPr="00C60B0E" w:rsidRDefault="00D86E25" w:rsidP="009D7FC4">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D86E25" w:rsidRPr="00BC6E10" w14:paraId="322D442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70E48D" w14:textId="77777777" w:rsidR="00D86E25" w:rsidRPr="00C60B0E" w:rsidRDefault="00D86E25" w:rsidP="009D7FC4">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4FCD2BC" w14:textId="48155DB2" w:rsidR="00D86E25" w:rsidRPr="00C60B0E" w:rsidRDefault="00D86E25" w:rsidP="009D7FC4">
            <w:pPr>
              <w:spacing w:line="256" w:lineRule="auto"/>
              <w:rPr>
                <w:rFonts w:ascii="Calibri" w:hAnsi="Calibri" w:cs="Calibri"/>
              </w:rPr>
            </w:pPr>
            <w:r>
              <w:rPr>
                <w:rFonts w:ascii="Calibri" w:hAnsi="Calibri" w:cs="Calibri"/>
              </w:rPr>
              <w:t xml:space="preserve">L’utente ha inserito </w:t>
            </w:r>
            <w:r w:rsidR="007462ED">
              <w:rPr>
                <w:rFonts w:ascii="Calibri" w:hAnsi="Calibri" w:cs="Calibri"/>
              </w:rPr>
              <w:t>dei caratteri non idonei per l’iscrizione</w:t>
            </w:r>
          </w:p>
        </w:tc>
      </w:tr>
      <w:tr w:rsidR="00D86E25" w:rsidRPr="00BC6E10" w14:paraId="0BEA353C" w14:textId="77777777" w:rsidTr="009D7FC4">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D9C3515" w14:textId="77777777" w:rsidR="00D86E25" w:rsidRPr="00C60B0E" w:rsidRDefault="00D86E25" w:rsidP="009D7FC4">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CAD20D9"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8D203D7"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Sistema</w:t>
            </w:r>
          </w:p>
        </w:tc>
      </w:tr>
      <w:tr w:rsidR="00D86E25" w:rsidRPr="00BC6E10" w14:paraId="033471B4" w14:textId="77777777" w:rsidTr="009D7FC4">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3090861" w14:textId="77777777" w:rsidR="00D86E25" w:rsidRPr="00C60B0E" w:rsidRDefault="00D86E25"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C9332F2" w14:textId="77777777" w:rsidR="00D86E25" w:rsidRPr="00C60B0E" w:rsidRDefault="00D86E25" w:rsidP="009D7FC4">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36167995" w14:textId="5590B9DD" w:rsidR="00D86E25" w:rsidRDefault="00D86E25">
            <w:pPr>
              <w:numPr>
                <w:ilvl w:val="0"/>
                <w:numId w:val="34"/>
              </w:numPr>
              <w:spacing w:line="256" w:lineRule="auto"/>
              <w:rPr>
                <w:rFonts w:ascii="Calibri" w:hAnsi="Calibri" w:cs="Calibri"/>
              </w:rPr>
            </w:pPr>
            <w:r w:rsidRPr="00C60B0E">
              <w:rPr>
                <w:rFonts w:ascii="Calibri" w:hAnsi="Calibri" w:cs="Calibri"/>
              </w:rPr>
              <w:t>Il sistema</w:t>
            </w:r>
            <w:r>
              <w:rPr>
                <w:rFonts w:ascii="Calibri" w:hAnsi="Calibri" w:cs="Calibri"/>
              </w:rPr>
              <w:t xml:space="preserve"> riconosce che le credenziali inserite non sono </w:t>
            </w:r>
            <w:r w:rsidR="007462ED">
              <w:rPr>
                <w:rFonts w:ascii="Calibri" w:hAnsi="Calibri" w:cs="Calibri"/>
              </w:rPr>
              <w:t>conformi</w:t>
            </w:r>
          </w:p>
          <w:p w14:paraId="174312C9" w14:textId="2A57F1F6" w:rsidR="00D86E25" w:rsidRPr="00C60B0E" w:rsidRDefault="00D86E25">
            <w:pPr>
              <w:numPr>
                <w:ilvl w:val="0"/>
                <w:numId w:val="34"/>
              </w:numPr>
              <w:spacing w:line="256" w:lineRule="auto"/>
              <w:rPr>
                <w:rFonts w:ascii="Calibri" w:hAnsi="Calibri" w:cs="Calibri"/>
              </w:rPr>
            </w:pPr>
            <w:r>
              <w:rPr>
                <w:rFonts w:ascii="Calibri" w:hAnsi="Calibri" w:cs="Calibri"/>
              </w:rPr>
              <w:t xml:space="preserve">Il sistema ricarica la pagina di </w:t>
            </w:r>
            <w:r w:rsidR="007462ED">
              <w:rPr>
                <w:rFonts w:ascii="Calibri" w:hAnsi="Calibri" w:cs="Calibri"/>
              </w:rPr>
              <w:t>Registrazione</w:t>
            </w:r>
            <w:r>
              <w:rPr>
                <w:rFonts w:ascii="Calibri" w:hAnsi="Calibri" w:cs="Calibri"/>
              </w:rPr>
              <w:t xml:space="preserve"> con un messaggio di errore</w:t>
            </w:r>
          </w:p>
        </w:tc>
      </w:tr>
      <w:tr w:rsidR="00D86E25" w:rsidRPr="00BC6E10" w14:paraId="2480027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FAC136" w14:textId="77777777" w:rsidR="00D86E25" w:rsidRPr="00C60B0E" w:rsidRDefault="00D86E25" w:rsidP="009D7FC4">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D2FEA6" w14:textId="77777777" w:rsidR="00D86E25" w:rsidRPr="00C60B0E" w:rsidRDefault="00D86E25" w:rsidP="009D7FC4">
            <w:pPr>
              <w:spacing w:line="256" w:lineRule="auto"/>
              <w:rPr>
                <w:rFonts w:ascii="Calibri" w:hAnsi="Calibri" w:cs="Calibri"/>
              </w:rPr>
            </w:pPr>
          </w:p>
        </w:tc>
      </w:tr>
      <w:tr w:rsidR="00D86E25" w:rsidRPr="00BC6E10" w14:paraId="4D86DA9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EB791A" w14:textId="77777777" w:rsidR="00D86E25" w:rsidRPr="00C60B0E" w:rsidRDefault="00D86E25" w:rsidP="009D7FC4">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91CD89" w14:textId="45539FF2" w:rsidR="00D86E25" w:rsidRPr="00C60B0E" w:rsidRDefault="00D86E25" w:rsidP="009D7FC4">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Pr>
                <w:rFonts w:ascii="Calibri" w:hAnsi="Calibri" w:cs="Calibri"/>
              </w:rPr>
              <w:t xml:space="preserve">nuovamente nella pagina di </w:t>
            </w:r>
            <w:r w:rsidR="007462ED">
              <w:rPr>
                <w:rFonts w:ascii="Calibri" w:hAnsi="Calibri" w:cs="Calibri"/>
              </w:rPr>
              <w:t>Registrazione</w:t>
            </w:r>
            <w:r>
              <w:rPr>
                <w:rFonts w:ascii="Calibri" w:hAnsi="Calibri" w:cs="Calibri"/>
              </w:rPr>
              <w:t xml:space="preserve">, ma con un messaggio di errore riguardo i dati di </w:t>
            </w:r>
            <w:r w:rsidR="007462ED">
              <w:rPr>
                <w:rFonts w:ascii="Calibri" w:hAnsi="Calibri" w:cs="Calibri"/>
              </w:rPr>
              <w:t>Registrazione</w:t>
            </w:r>
            <w:r>
              <w:rPr>
                <w:rFonts w:ascii="Calibri" w:hAnsi="Calibri" w:cs="Calibri"/>
              </w:rPr>
              <w:t xml:space="preserve"> errati</w:t>
            </w:r>
          </w:p>
        </w:tc>
      </w:tr>
    </w:tbl>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E10F81" w:rsidRPr="00BC6E10" w14:paraId="5E66F75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FC0AF3" w14:textId="77777777" w:rsidR="00E10F81" w:rsidRPr="0083160D" w:rsidRDefault="00E10F8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3CC53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UC </w:t>
            </w:r>
            <w:r>
              <w:rPr>
                <w:rFonts w:ascii="Calibri" w:hAnsi="Calibri" w:cs="Calibri"/>
              </w:rPr>
              <w:t>10.2</w:t>
            </w:r>
            <w:r w:rsidRPr="0083160D">
              <w:rPr>
                <w:rFonts w:ascii="Calibri" w:hAnsi="Calibri" w:cs="Calibri"/>
              </w:rPr>
              <w:t xml:space="preserve"> – </w:t>
            </w:r>
            <w:r>
              <w:rPr>
                <w:rFonts w:ascii="Calibri" w:hAnsi="Calibri" w:cs="Calibri"/>
              </w:rPr>
              <w:t>Registrazione via Google</w:t>
            </w:r>
          </w:p>
        </w:tc>
      </w:tr>
      <w:tr w:rsidR="00E10F81" w:rsidRPr="00BC6E10" w14:paraId="5F90EC3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F2BCA6E" w14:textId="77777777" w:rsidR="00E10F81" w:rsidRPr="0083160D" w:rsidRDefault="00E10F8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01A12C" w14:textId="77777777" w:rsidR="00E10F81" w:rsidRPr="0083160D" w:rsidRDefault="00E10F8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E10F81" w:rsidRPr="00BC6E10" w14:paraId="3710C6A0"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C24AD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BE5D5F" w14:textId="77777777" w:rsidR="00E10F81" w:rsidRPr="0083160D" w:rsidRDefault="00E10F81" w:rsidP="009D7FC4">
            <w:pPr>
              <w:spacing w:line="256" w:lineRule="auto"/>
              <w:rPr>
                <w:rFonts w:ascii="Calibri" w:hAnsi="Calibri" w:cs="Calibri"/>
              </w:rPr>
            </w:pPr>
            <w:r>
              <w:rPr>
                <w:rFonts w:ascii="Calibri" w:hAnsi="Calibri" w:cs="Calibri"/>
              </w:rPr>
              <w:t>L’utente si trova nella pagina di Login (o nella pagina di Registrazione)</w:t>
            </w:r>
          </w:p>
        </w:tc>
      </w:tr>
      <w:tr w:rsidR="00E10F81" w:rsidRPr="00BC6E10" w14:paraId="5BE23D68"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9A0BC0C" w14:textId="77777777" w:rsidR="00E10F81" w:rsidRPr="0083160D" w:rsidRDefault="00E10F8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5ADC9E"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6CE8572"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Sistema</w:t>
            </w:r>
          </w:p>
        </w:tc>
      </w:tr>
      <w:tr w:rsidR="00E10F81" w:rsidRPr="00BC6E10" w14:paraId="03013EBD"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115A9434"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F44510" w14:textId="77777777" w:rsidR="00E10F81" w:rsidRDefault="00E10F81">
            <w:pPr>
              <w:numPr>
                <w:ilvl w:val="0"/>
                <w:numId w:val="31"/>
              </w:numPr>
              <w:spacing w:line="256" w:lineRule="auto"/>
              <w:rPr>
                <w:rFonts w:ascii="Calibri" w:hAnsi="Calibri" w:cs="Calibri"/>
              </w:rPr>
            </w:pPr>
            <w:r>
              <w:rPr>
                <w:rFonts w:ascii="Calibri" w:hAnsi="Calibri" w:cs="Calibri"/>
              </w:rPr>
              <w:t>L’utente clicca sull’icona di Google</w:t>
            </w:r>
          </w:p>
          <w:p w14:paraId="680A5D2A" w14:textId="77777777" w:rsidR="00E10F81" w:rsidRPr="0083160D" w:rsidRDefault="00E10F81">
            <w:pPr>
              <w:numPr>
                <w:ilvl w:val="0"/>
                <w:numId w:val="31"/>
              </w:numPr>
              <w:spacing w:line="256" w:lineRule="auto"/>
              <w:rPr>
                <w:rFonts w:ascii="Calibri" w:hAnsi="Calibri" w:cs="Calibri"/>
              </w:rPr>
            </w:pPr>
            <w:r>
              <w:rPr>
                <w:rFonts w:ascii="Calibri" w:hAnsi="Calibri" w:cs="Calibri"/>
              </w:rPr>
              <w:t>L’utente sceglie con quale indirizzo gmail registrarsi</w:t>
            </w:r>
          </w:p>
        </w:tc>
        <w:tc>
          <w:tcPr>
            <w:tcW w:w="3328" w:type="dxa"/>
            <w:tcBorders>
              <w:top w:val="single" w:sz="4" w:space="0" w:color="auto"/>
              <w:left w:val="single" w:sz="4" w:space="0" w:color="auto"/>
              <w:bottom w:val="single" w:sz="4" w:space="0" w:color="auto"/>
              <w:right w:val="single" w:sz="4" w:space="0" w:color="auto"/>
            </w:tcBorders>
          </w:tcPr>
          <w:p w14:paraId="70A4F2BD" w14:textId="77777777" w:rsidR="00E10F81" w:rsidRPr="0083160D" w:rsidRDefault="00E10F81" w:rsidP="009D7FC4">
            <w:pPr>
              <w:spacing w:line="256" w:lineRule="auto"/>
              <w:rPr>
                <w:rFonts w:ascii="Calibri" w:hAnsi="Calibri" w:cs="Calibri"/>
              </w:rPr>
            </w:pPr>
          </w:p>
        </w:tc>
      </w:tr>
      <w:tr w:rsidR="00E10F81" w:rsidRPr="00BC6E10" w14:paraId="15C247A3"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61D098B9"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7FD6AA"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5AFFFD" w14:textId="77777777" w:rsidR="00E10F81" w:rsidRDefault="00E10F81">
            <w:pPr>
              <w:numPr>
                <w:ilvl w:val="0"/>
                <w:numId w:val="31"/>
              </w:numPr>
              <w:spacing w:line="256" w:lineRule="auto"/>
              <w:rPr>
                <w:rFonts w:ascii="Calibri" w:hAnsi="Calibri" w:cs="Calibri"/>
              </w:rPr>
            </w:pPr>
            <w:r>
              <w:rPr>
                <w:rFonts w:ascii="Calibri" w:hAnsi="Calibri" w:cs="Calibri"/>
              </w:rPr>
              <w:t>Il sistema verificherà se esiste già un profilo con la suddetta gmail</w:t>
            </w:r>
          </w:p>
          <w:p w14:paraId="7F1B6AA4" w14:textId="77777777" w:rsidR="00E10F81" w:rsidRPr="0083160D" w:rsidRDefault="00E10F81">
            <w:pPr>
              <w:numPr>
                <w:ilvl w:val="0"/>
                <w:numId w:val="31"/>
              </w:numPr>
              <w:spacing w:line="256" w:lineRule="auto"/>
              <w:rPr>
                <w:rFonts w:ascii="Calibri" w:hAnsi="Calibri" w:cs="Calibri"/>
              </w:rPr>
            </w:pPr>
            <w:r>
              <w:rPr>
                <w:rFonts w:ascii="Calibri" w:hAnsi="Calibri" w:cs="Calibri"/>
              </w:rPr>
              <w:t>Il sistema comunicherà con il server di Google per chiedere i dati personali necessari per la creazione del profilo</w:t>
            </w:r>
          </w:p>
          <w:p w14:paraId="59D71EB2" w14:textId="77777777" w:rsidR="00E10F81" w:rsidRDefault="00E10F81">
            <w:pPr>
              <w:numPr>
                <w:ilvl w:val="0"/>
                <w:numId w:val="31"/>
              </w:numPr>
              <w:spacing w:line="256" w:lineRule="auto"/>
              <w:rPr>
                <w:rFonts w:ascii="Calibri" w:hAnsi="Calibri" w:cs="Calibri"/>
              </w:rPr>
            </w:pPr>
            <w:r>
              <w:rPr>
                <w:rFonts w:ascii="Calibri" w:hAnsi="Calibri" w:cs="Calibri"/>
              </w:rPr>
              <w:t>Il sistema creerà il profilo con i suddetti dati</w:t>
            </w:r>
          </w:p>
          <w:p w14:paraId="2CC17C17" w14:textId="77777777" w:rsidR="00E10F81" w:rsidRPr="0083160D" w:rsidRDefault="00E10F81">
            <w:pPr>
              <w:numPr>
                <w:ilvl w:val="0"/>
                <w:numId w:val="31"/>
              </w:numPr>
              <w:spacing w:line="256" w:lineRule="auto"/>
              <w:rPr>
                <w:rFonts w:ascii="Calibri" w:hAnsi="Calibri" w:cs="Calibri"/>
              </w:rPr>
            </w:pPr>
            <w:r>
              <w:rPr>
                <w:rFonts w:ascii="Calibri" w:hAnsi="Calibri" w:cs="Calibri"/>
              </w:rPr>
              <w:t>Il sistema caricherà la pagina dei dati persoli</w:t>
            </w:r>
          </w:p>
        </w:tc>
      </w:tr>
      <w:tr w:rsidR="00E10F81" w:rsidRPr="00BC6E10" w14:paraId="4834C7C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943046A" w14:textId="77777777" w:rsidR="00E10F81" w:rsidRPr="0083160D" w:rsidRDefault="00E10F8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0D4C4B" w14:textId="77777777" w:rsidR="00E10F81" w:rsidRPr="0083160D" w:rsidRDefault="00E10F81" w:rsidP="009D7FC4">
            <w:pPr>
              <w:spacing w:line="256" w:lineRule="auto"/>
              <w:rPr>
                <w:rFonts w:ascii="Calibri" w:hAnsi="Calibri" w:cs="Calibri"/>
              </w:rPr>
            </w:pPr>
            <w:r>
              <w:rPr>
                <w:rFonts w:ascii="Calibri" w:hAnsi="Calibri" w:cs="Calibri"/>
              </w:rPr>
              <w:t>Se al punto 3 viene rintracciato un profilo con tale gmail, il sistema farà automaticamente il login con tale profilo</w:t>
            </w:r>
          </w:p>
        </w:tc>
      </w:tr>
      <w:tr w:rsidR="00E10F81" w:rsidRPr="00BC6E10" w14:paraId="0ACCCCE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E0810C"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C370D7" w14:textId="77777777" w:rsidR="00E10F81" w:rsidRPr="0083160D" w:rsidRDefault="00E10F81" w:rsidP="009D7FC4">
            <w:pPr>
              <w:spacing w:line="256" w:lineRule="auto"/>
              <w:rPr>
                <w:rFonts w:ascii="Calibri" w:hAnsi="Calibri" w:cs="Calibri"/>
              </w:rPr>
            </w:pPr>
            <w:r>
              <w:rPr>
                <w:rFonts w:ascii="Calibri" w:hAnsi="Calibri" w:cs="Calibri"/>
              </w:rPr>
              <w:t>L’utente ora loggato si trova nella pagina dati personali</w:t>
            </w:r>
          </w:p>
        </w:tc>
      </w:tr>
    </w:tbl>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5356CDA3" w14:textId="77777777" w:rsidR="007829C4" w:rsidRDefault="007829C4" w:rsidP="0046124B">
      <w:pPr>
        <w:rPr>
          <w:rFonts w:ascii="Calibri" w:hAnsi="Calibri" w:cs="Calibri"/>
        </w:rPr>
      </w:pPr>
    </w:p>
    <w:p w14:paraId="7B38A180" w14:textId="77777777" w:rsidR="007829C4" w:rsidRDefault="007829C4" w:rsidP="0046124B">
      <w:pPr>
        <w:rPr>
          <w:rFonts w:ascii="Calibri" w:hAnsi="Calibri" w:cs="Calibri"/>
        </w:rPr>
      </w:pPr>
    </w:p>
    <w:p w14:paraId="6864DC8E" w14:textId="77777777" w:rsidR="007829C4" w:rsidRDefault="007829C4" w:rsidP="0046124B">
      <w:pPr>
        <w:rPr>
          <w:rFonts w:ascii="Calibri" w:hAnsi="Calibri" w:cs="Calibri"/>
        </w:rPr>
      </w:pPr>
    </w:p>
    <w:p w14:paraId="1B08691F" w14:textId="77777777" w:rsidR="007829C4" w:rsidRDefault="007829C4" w:rsidP="0046124B">
      <w:pPr>
        <w:rPr>
          <w:rFonts w:ascii="Calibri" w:hAnsi="Calibri" w:cs="Calibri"/>
        </w:rPr>
      </w:pPr>
    </w:p>
    <w:p w14:paraId="4E03C686" w14:textId="77777777" w:rsidR="007829C4" w:rsidRDefault="007829C4" w:rsidP="0046124B">
      <w:pPr>
        <w:rPr>
          <w:rFonts w:ascii="Calibri" w:hAnsi="Calibri" w:cs="Calibri"/>
        </w:rPr>
      </w:pPr>
    </w:p>
    <w:p w14:paraId="20E9B559" w14:textId="77777777" w:rsidR="007829C4" w:rsidRDefault="007829C4" w:rsidP="0046124B">
      <w:pPr>
        <w:rPr>
          <w:rFonts w:ascii="Calibri" w:hAnsi="Calibri" w:cs="Calibri"/>
        </w:rPr>
      </w:pPr>
    </w:p>
    <w:p w14:paraId="42DFD8C8" w14:textId="77777777" w:rsidR="007829C4" w:rsidRDefault="007829C4" w:rsidP="0046124B">
      <w:pPr>
        <w:rPr>
          <w:rFonts w:ascii="Calibri" w:hAnsi="Calibri" w:cs="Calibri"/>
        </w:rPr>
      </w:pPr>
    </w:p>
    <w:p w14:paraId="41045C75" w14:textId="77777777" w:rsidR="007829C4" w:rsidRDefault="007829C4" w:rsidP="0046124B">
      <w:pPr>
        <w:rPr>
          <w:rFonts w:ascii="Calibri" w:hAnsi="Calibri" w:cs="Calibri"/>
        </w:rPr>
      </w:pPr>
    </w:p>
    <w:p w14:paraId="5D4D5711" w14:textId="77777777" w:rsidR="007829C4" w:rsidRDefault="007829C4" w:rsidP="0046124B">
      <w:pPr>
        <w:rPr>
          <w:rFonts w:ascii="Calibri" w:hAnsi="Calibri" w:cs="Calibri"/>
        </w:rPr>
      </w:pPr>
    </w:p>
    <w:p w14:paraId="7D44E20B" w14:textId="77777777" w:rsidR="007829C4" w:rsidRDefault="007829C4" w:rsidP="0046124B">
      <w:pPr>
        <w:rPr>
          <w:rFonts w:ascii="Calibri" w:hAnsi="Calibri" w:cs="Calibri"/>
        </w:rPr>
      </w:pPr>
    </w:p>
    <w:p w14:paraId="6FA3FA27" w14:textId="77777777" w:rsidR="007829C4" w:rsidRDefault="007829C4" w:rsidP="0046124B">
      <w:pPr>
        <w:rPr>
          <w:rFonts w:ascii="Calibri" w:hAnsi="Calibri" w:cs="Calibri"/>
        </w:rPr>
      </w:pPr>
    </w:p>
    <w:p w14:paraId="76D6D867" w14:textId="77777777" w:rsidR="007829C4" w:rsidRDefault="007829C4" w:rsidP="0046124B">
      <w:pPr>
        <w:rPr>
          <w:rFonts w:ascii="Calibri" w:hAnsi="Calibri" w:cs="Calibri"/>
        </w:rPr>
      </w:pPr>
    </w:p>
    <w:p w14:paraId="3DA263EF" w14:textId="77777777" w:rsidR="007829C4" w:rsidRDefault="007829C4"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7829C4" w:rsidRPr="00BC6E10" w14:paraId="707EF5B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F36EB6" w14:textId="77777777" w:rsidR="007829C4" w:rsidRPr="00C60B0E" w:rsidRDefault="007829C4" w:rsidP="00C0754F">
            <w:pPr>
              <w:spacing w:line="256" w:lineRule="auto"/>
              <w:rPr>
                <w:rFonts w:ascii="Calibri" w:hAnsi="Calibri" w:cs="Calibri"/>
              </w:rPr>
            </w:pPr>
            <w:r w:rsidRPr="00C60B0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EAF327" w14:textId="77DF5F70" w:rsidR="007829C4" w:rsidRPr="00C60B0E" w:rsidRDefault="007829C4" w:rsidP="00C0754F">
            <w:pPr>
              <w:spacing w:line="256" w:lineRule="auto"/>
              <w:rPr>
                <w:rFonts w:ascii="Calibri" w:hAnsi="Calibri" w:cs="Calibri"/>
              </w:rPr>
            </w:pPr>
            <w:r w:rsidRPr="00C60B0E">
              <w:rPr>
                <w:rFonts w:ascii="Calibri" w:hAnsi="Calibri" w:cs="Calibri"/>
              </w:rPr>
              <w:t xml:space="preserve">UC </w:t>
            </w:r>
            <w:r>
              <w:rPr>
                <w:rFonts w:ascii="Calibri" w:hAnsi="Calibri" w:cs="Calibri"/>
              </w:rPr>
              <w:t>1</w:t>
            </w:r>
            <w:r w:rsidRPr="00C60B0E">
              <w:rPr>
                <w:rFonts w:ascii="Calibri" w:hAnsi="Calibri" w:cs="Calibri"/>
              </w:rPr>
              <w:t>1 –</w:t>
            </w:r>
            <w:r>
              <w:rPr>
                <w:rFonts w:ascii="Calibri" w:hAnsi="Calibri" w:cs="Calibri"/>
              </w:rPr>
              <w:t xml:space="preserve"> Richiedi assistenza come utente non autenticato</w:t>
            </w:r>
          </w:p>
        </w:tc>
      </w:tr>
      <w:tr w:rsidR="007829C4" w:rsidRPr="00BC6E10" w14:paraId="406457A0"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A68906" w14:textId="77777777" w:rsidR="007829C4" w:rsidRPr="00C60B0E" w:rsidRDefault="007829C4" w:rsidP="00C0754F">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CE38B4F" w14:textId="77777777" w:rsidR="007829C4" w:rsidRPr="00C60B0E" w:rsidRDefault="007829C4" w:rsidP="00C0754F">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7829C4" w:rsidRPr="00BC6E10" w14:paraId="450C698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826DC3" w14:textId="77777777" w:rsidR="007829C4" w:rsidRPr="00C60B0E" w:rsidRDefault="007829C4" w:rsidP="00C0754F">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B9CD78" w14:textId="1E2A4AAA" w:rsidR="007829C4" w:rsidRPr="00C60B0E" w:rsidRDefault="007829C4" w:rsidP="00C0754F">
            <w:pPr>
              <w:spacing w:line="256" w:lineRule="auto"/>
              <w:rPr>
                <w:rFonts w:ascii="Calibri" w:hAnsi="Calibri" w:cs="Calibri"/>
              </w:rPr>
            </w:pPr>
            <w:r>
              <w:rPr>
                <w:rFonts w:ascii="Calibri" w:hAnsi="Calibri" w:cs="Calibri"/>
              </w:rPr>
              <w:t>L’utente è entrato nel sito e vuole chiedere assistenza agli amministratori del sito</w:t>
            </w:r>
          </w:p>
        </w:tc>
      </w:tr>
      <w:tr w:rsidR="007829C4" w:rsidRPr="00BC6E10" w14:paraId="430BDC19" w14:textId="77777777" w:rsidTr="00C0754F">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83A5B42" w14:textId="77777777" w:rsidR="007829C4" w:rsidRPr="00C60B0E" w:rsidRDefault="007829C4" w:rsidP="00C0754F">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BB151" w14:textId="77777777" w:rsidR="007829C4" w:rsidRPr="00C60B0E" w:rsidRDefault="007829C4" w:rsidP="00C0754F">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E5E4F10" w14:textId="77777777" w:rsidR="007829C4" w:rsidRPr="00C60B0E" w:rsidRDefault="007829C4" w:rsidP="00C0754F">
            <w:pPr>
              <w:spacing w:line="256" w:lineRule="auto"/>
              <w:jc w:val="center"/>
              <w:rPr>
                <w:rFonts w:ascii="Calibri" w:hAnsi="Calibri" w:cs="Calibri"/>
              </w:rPr>
            </w:pPr>
            <w:r w:rsidRPr="00C60B0E">
              <w:rPr>
                <w:rFonts w:ascii="Calibri" w:hAnsi="Calibri" w:cs="Calibri"/>
              </w:rPr>
              <w:t>Sistema</w:t>
            </w:r>
          </w:p>
        </w:tc>
      </w:tr>
      <w:tr w:rsidR="007829C4" w:rsidRPr="00BC6E10" w14:paraId="69E672B7" w14:textId="77777777" w:rsidTr="007829C4">
        <w:trPr>
          <w:trHeight w:val="980"/>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9078945" w14:textId="77777777" w:rsidR="007829C4" w:rsidRPr="00C60B0E" w:rsidRDefault="007829C4"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129DBE7" w14:textId="63DAB2D9" w:rsidR="007829C4" w:rsidRPr="007829C4" w:rsidRDefault="007829C4" w:rsidP="007829C4">
            <w:pPr>
              <w:pStyle w:val="Paragrafoelenco"/>
              <w:numPr>
                <w:ilvl w:val="0"/>
                <w:numId w:val="48"/>
              </w:numPr>
              <w:rPr>
                <w:rFonts w:cs="Calibri"/>
              </w:rPr>
            </w:pPr>
            <w:r>
              <w:rPr>
                <w:rFonts w:cs="Calibri"/>
              </w:rPr>
              <w:t>L’utente cliccherà sulla barra del menù il pulsante dell’assistenza</w:t>
            </w:r>
          </w:p>
        </w:tc>
        <w:tc>
          <w:tcPr>
            <w:tcW w:w="3328" w:type="dxa"/>
            <w:tcBorders>
              <w:top w:val="single" w:sz="4" w:space="0" w:color="auto"/>
              <w:left w:val="single" w:sz="4" w:space="0" w:color="auto"/>
              <w:right w:val="single" w:sz="4" w:space="0" w:color="auto"/>
            </w:tcBorders>
          </w:tcPr>
          <w:p w14:paraId="30F9600C" w14:textId="577F2AD8" w:rsidR="007829C4" w:rsidRPr="00C60B0E" w:rsidRDefault="007829C4" w:rsidP="007829C4">
            <w:pPr>
              <w:spacing w:line="256" w:lineRule="auto"/>
              <w:rPr>
                <w:rFonts w:ascii="Calibri" w:hAnsi="Calibri" w:cs="Calibri"/>
              </w:rPr>
            </w:pPr>
          </w:p>
        </w:tc>
      </w:tr>
      <w:tr w:rsidR="007829C4" w:rsidRPr="00BC6E10" w14:paraId="4E981F7F"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9F8A4EF" w14:textId="77777777" w:rsidR="007829C4" w:rsidRPr="00C60B0E" w:rsidRDefault="007829C4"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2DC2D6F" w14:textId="77777777" w:rsidR="007829C4" w:rsidRPr="007829C4" w:rsidRDefault="007829C4" w:rsidP="007829C4">
            <w:pPr>
              <w:rPr>
                <w:rFonts w:cs="Calibri"/>
              </w:rPr>
            </w:pPr>
          </w:p>
        </w:tc>
        <w:tc>
          <w:tcPr>
            <w:tcW w:w="3328" w:type="dxa"/>
            <w:tcBorders>
              <w:top w:val="single" w:sz="4" w:space="0" w:color="auto"/>
              <w:left w:val="single" w:sz="4" w:space="0" w:color="auto"/>
              <w:right w:val="single" w:sz="4" w:space="0" w:color="auto"/>
            </w:tcBorders>
          </w:tcPr>
          <w:p w14:paraId="73C7AF2C" w14:textId="468A5759" w:rsidR="007829C4" w:rsidRPr="007829C4" w:rsidRDefault="007829C4" w:rsidP="007829C4">
            <w:pPr>
              <w:pStyle w:val="Paragrafoelenco"/>
              <w:numPr>
                <w:ilvl w:val="0"/>
                <w:numId w:val="48"/>
              </w:numPr>
              <w:rPr>
                <w:rFonts w:cs="Calibri"/>
              </w:rPr>
            </w:pPr>
            <w:r>
              <w:rPr>
                <w:rFonts w:cs="Calibri"/>
              </w:rPr>
              <w:t xml:space="preserve">Il sistema caricherà la pagina relativa, con l’apposito </w:t>
            </w:r>
            <w:proofErr w:type="spellStart"/>
            <w:r>
              <w:rPr>
                <w:rFonts w:cs="Calibri"/>
              </w:rPr>
              <w:t>form</w:t>
            </w:r>
            <w:proofErr w:type="spellEnd"/>
          </w:p>
        </w:tc>
      </w:tr>
      <w:tr w:rsidR="007829C4" w:rsidRPr="00BC6E10" w14:paraId="646395A8"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6474867B" w14:textId="77777777" w:rsidR="007829C4" w:rsidRPr="00C60B0E" w:rsidRDefault="007829C4"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E4B2B2C" w14:textId="6E69DA9A" w:rsidR="007829C4" w:rsidRDefault="00C4034F" w:rsidP="007829C4">
            <w:pPr>
              <w:pStyle w:val="Paragrafoelenco"/>
              <w:numPr>
                <w:ilvl w:val="0"/>
                <w:numId w:val="48"/>
              </w:numPr>
              <w:rPr>
                <w:rFonts w:cs="Calibri"/>
              </w:rPr>
            </w:pPr>
            <w:r>
              <w:rPr>
                <w:rFonts w:cs="Calibri"/>
              </w:rPr>
              <w:t xml:space="preserve">Caricata la pagina, l’utente compilerà il </w:t>
            </w:r>
            <w:proofErr w:type="spellStart"/>
            <w:r>
              <w:rPr>
                <w:rFonts w:cs="Calibri"/>
              </w:rPr>
              <w:t>form</w:t>
            </w:r>
            <w:proofErr w:type="spellEnd"/>
            <w:r>
              <w:rPr>
                <w:rFonts w:cs="Calibri"/>
              </w:rPr>
              <w:t>, in cui si potrà inserire l’oggetto, il messaggio, il nome e cognome del richiedente, e soprattutto l’e-mail per poter essere contattati</w:t>
            </w:r>
          </w:p>
          <w:p w14:paraId="65580A01" w14:textId="6163C5BB" w:rsidR="00C4034F" w:rsidRPr="007829C4" w:rsidRDefault="00C4034F" w:rsidP="007829C4">
            <w:pPr>
              <w:pStyle w:val="Paragrafoelenco"/>
              <w:numPr>
                <w:ilvl w:val="0"/>
                <w:numId w:val="48"/>
              </w:numPr>
              <w:rPr>
                <w:rFonts w:cs="Calibri"/>
              </w:rPr>
            </w:pPr>
            <w:r>
              <w:rPr>
                <w:rFonts w:cs="Calibri"/>
              </w:rPr>
              <w:t xml:space="preserve">Una volta compilato il </w:t>
            </w:r>
            <w:proofErr w:type="spellStart"/>
            <w:r>
              <w:rPr>
                <w:rFonts w:cs="Calibri"/>
              </w:rPr>
              <w:t>form</w:t>
            </w:r>
            <w:proofErr w:type="spellEnd"/>
            <w:r>
              <w:rPr>
                <w:rFonts w:cs="Calibri"/>
              </w:rPr>
              <w:t>, l’utente cliccherà il pulsante di invio</w:t>
            </w:r>
          </w:p>
        </w:tc>
        <w:tc>
          <w:tcPr>
            <w:tcW w:w="3328" w:type="dxa"/>
            <w:tcBorders>
              <w:top w:val="single" w:sz="4" w:space="0" w:color="auto"/>
              <w:left w:val="single" w:sz="4" w:space="0" w:color="auto"/>
              <w:right w:val="single" w:sz="4" w:space="0" w:color="auto"/>
            </w:tcBorders>
          </w:tcPr>
          <w:p w14:paraId="7D84A2B9" w14:textId="77777777" w:rsidR="007829C4" w:rsidRPr="007829C4" w:rsidRDefault="007829C4" w:rsidP="007829C4">
            <w:pPr>
              <w:rPr>
                <w:rFonts w:cs="Calibri"/>
              </w:rPr>
            </w:pPr>
          </w:p>
        </w:tc>
      </w:tr>
      <w:tr w:rsidR="00C4034F" w:rsidRPr="00BC6E10" w14:paraId="231A5C18"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3127652F"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4F618521" w14:textId="77777777" w:rsidR="00C4034F" w:rsidRPr="00C4034F" w:rsidRDefault="00C4034F" w:rsidP="00C4034F">
            <w:pPr>
              <w:rPr>
                <w:rFonts w:cs="Calibri"/>
              </w:rPr>
            </w:pPr>
          </w:p>
        </w:tc>
        <w:tc>
          <w:tcPr>
            <w:tcW w:w="3328" w:type="dxa"/>
            <w:tcBorders>
              <w:top w:val="single" w:sz="4" w:space="0" w:color="auto"/>
              <w:left w:val="single" w:sz="4" w:space="0" w:color="auto"/>
              <w:right w:val="single" w:sz="4" w:space="0" w:color="auto"/>
            </w:tcBorders>
          </w:tcPr>
          <w:p w14:paraId="6B3D20A5" w14:textId="345053BC" w:rsidR="00C4034F" w:rsidRPr="00C4034F" w:rsidRDefault="00C4034F" w:rsidP="00C4034F">
            <w:pPr>
              <w:pStyle w:val="Paragrafoelenco"/>
              <w:numPr>
                <w:ilvl w:val="0"/>
                <w:numId w:val="48"/>
              </w:numPr>
              <w:rPr>
                <w:rFonts w:cs="Calibri"/>
              </w:rPr>
            </w:pPr>
            <w:r>
              <w:rPr>
                <w:rFonts w:cs="Calibri"/>
              </w:rPr>
              <w:t>Il sistema manderà il relativo messaggio, sotto forma di mail, agli amministratori competenti</w:t>
            </w:r>
          </w:p>
        </w:tc>
      </w:tr>
      <w:tr w:rsidR="007829C4" w:rsidRPr="00BC6E10" w14:paraId="270D3DE1"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8CBC5D3" w14:textId="77777777" w:rsidR="007829C4" w:rsidRPr="00C60B0E" w:rsidRDefault="007829C4" w:rsidP="00C0754F">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710658" w14:textId="77777777" w:rsidR="007829C4" w:rsidRPr="00C60B0E" w:rsidRDefault="007829C4" w:rsidP="00C0754F">
            <w:pPr>
              <w:spacing w:line="256" w:lineRule="auto"/>
              <w:rPr>
                <w:rFonts w:ascii="Calibri" w:hAnsi="Calibri" w:cs="Calibri"/>
              </w:rPr>
            </w:pPr>
          </w:p>
        </w:tc>
      </w:tr>
      <w:tr w:rsidR="007829C4" w:rsidRPr="00BC6E10" w14:paraId="2BCB6B12"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0BA765" w14:textId="77777777" w:rsidR="007829C4" w:rsidRPr="00C60B0E" w:rsidRDefault="007829C4" w:rsidP="00C0754F">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21B28B" w14:textId="7ECE65D5" w:rsidR="007829C4" w:rsidRPr="00C60B0E" w:rsidRDefault="007829C4" w:rsidP="00C0754F">
            <w:pPr>
              <w:spacing w:line="256" w:lineRule="auto"/>
              <w:rPr>
                <w:rFonts w:ascii="Calibri" w:hAnsi="Calibri" w:cs="Calibri"/>
              </w:rPr>
            </w:pPr>
            <w:r>
              <w:rPr>
                <w:rFonts w:ascii="Calibri" w:hAnsi="Calibri" w:cs="Calibri"/>
              </w:rPr>
              <w:t xml:space="preserve">Il messaggio è stato mandato, e l’amministratore </w:t>
            </w:r>
            <w:r w:rsidR="00C4034F">
              <w:rPr>
                <w:rFonts w:ascii="Calibri" w:hAnsi="Calibri" w:cs="Calibri"/>
              </w:rPr>
              <w:t>ha ricevuto</w:t>
            </w:r>
            <w:r>
              <w:rPr>
                <w:rFonts w:ascii="Calibri" w:hAnsi="Calibri" w:cs="Calibri"/>
              </w:rPr>
              <w:t xml:space="preserve"> per e-mail il messaggio in questione</w:t>
            </w:r>
          </w:p>
        </w:tc>
      </w:tr>
    </w:tbl>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6FDE7CF6" w14:textId="77777777" w:rsidR="00B95EA3" w:rsidRDefault="00B95EA3" w:rsidP="00C4034F">
      <w:pPr>
        <w:rPr>
          <w:rFonts w:ascii="Calibri" w:hAnsi="Calibri" w:cs="Calibri"/>
        </w:rPr>
      </w:pPr>
    </w:p>
    <w:p w14:paraId="6EB30BF1" w14:textId="77777777" w:rsidR="00C4034F" w:rsidRDefault="00C4034F" w:rsidP="00C4034F"/>
    <w:p w14:paraId="4D7EE1EB" w14:textId="77777777" w:rsidR="00E10F81" w:rsidRDefault="00E10F81" w:rsidP="00E10F81"/>
    <w:p w14:paraId="401BC6A0" w14:textId="6DDCDFB4" w:rsidR="00260A37" w:rsidRDefault="00260A37" w:rsidP="000648C6">
      <w:pPr>
        <w:ind w:left="360"/>
      </w:pPr>
      <w:r>
        <w:lastRenderedPageBreak/>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drawing>
          <wp:inline distT="0" distB="0" distL="0" distR="0" wp14:anchorId="1C4DBF42" wp14:editId="6EB4940D">
            <wp:extent cx="6065048" cy="7229047"/>
            <wp:effectExtent l="0" t="0" r="0" b="0"/>
            <wp:docPr id="9238969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pic:cNvPicPr/>
                  </pic:nvPicPr>
                  <pic:blipFill>
                    <a:blip r:embed="rId34"/>
                    <a:stretch>
                      <a:fillRect/>
                    </a:stretch>
                  </pic:blipFill>
                  <pic:spPr>
                    <a:xfrm>
                      <a:off x="0" y="0"/>
                      <a:ext cx="6065048" cy="7229047"/>
                    </a:xfrm>
                    <a:prstGeom prst="rect">
                      <a:avLst/>
                    </a:prstGeom>
                  </pic:spPr>
                </pic:pic>
              </a:graphicData>
            </a:graphic>
          </wp:inline>
        </w:drawing>
      </w:r>
    </w:p>
    <w:p w14:paraId="64B2F2DC" w14:textId="77777777" w:rsidR="00260A37" w:rsidRDefault="00260A37" w:rsidP="0046124B">
      <w:pPr>
        <w:rPr>
          <w:rFonts w:ascii="Calibri" w:hAnsi="Calibri" w:cs="Calibri"/>
        </w:rPr>
      </w:pPr>
    </w:p>
    <w:p w14:paraId="35455CC2" w14:textId="77777777" w:rsidR="002F0B6A" w:rsidRDefault="002F0B6A" w:rsidP="0046124B">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F0B6A" w:rsidRPr="00BC6E10" w14:paraId="3E6C20A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71849" w14:textId="77777777" w:rsidR="002F0B6A" w:rsidRPr="0083160D" w:rsidRDefault="002F0B6A"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2B691D" w14:textId="14AE8DB0"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65089">
              <w:rPr>
                <w:rFonts w:ascii="Calibri" w:hAnsi="Calibri" w:cs="Calibri"/>
              </w:rPr>
              <w:t>1</w:t>
            </w:r>
            <w:r w:rsidR="00C4034F">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002F0B6A" w:rsidRPr="00BC6E10" w14:paraId="4F113C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2E6DF4"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13D1310" w14:textId="2EEE3D9E" w:rsidR="002F0B6A" w:rsidRPr="0083160D" w:rsidRDefault="002F0B6A" w:rsidP="009D7FC4">
            <w:pPr>
              <w:spacing w:line="256" w:lineRule="auto"/>
              <w:rPr>
                <w:rFonts w:ascii="Calibri" w:hAnsi="Calibri" w:cs="Calibri"/>
              </w:rPr>
            </w:pPr>
            <w:r>
              <w:rPr>
                <w:rFonts w:ascii="Calibri" w:hAnsi="Calibri" w:cs="Calibri"/>
              </w:rPr>
              <w:t>Cliente</w:t>
            </w:r>
          </w:p>
        </w:tc>
      </w:tr>
      <w:tr w:rsidR="002F0B6A" w:rsidRPr="00BC6E10" w14:paraId="13A673A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4920DB"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77E4EEC"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F0B6A" w:rsidRPr="00BC6E10" w14:paraId="7CC3D2E8"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3AF7ED1"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EA11E20" w14:textId="099406F1" w:rsidR="002F0B6A" w:rsidRPr="0083160D" w:rsidRDefault="004B3B7A" w:rsidP="004B3B7A">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0D7163"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26126CE6"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7EF68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4C3A62E" w14:textId="77777777" w:rsidR="002F0B6A" w:rsidRPr="0083160D" w:rsidRDefault="002F0B6A">
            <w:pPr>
              <w:numPr>
                <w:ilvl w:val="0"/>
                <w:numId w:val="6"/>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20CAFB2B" w14:textId="77777777" w:rsidR="002F0B6A" w:rsidRPr="0083160D" w:rsidRDefault="002F0B6A" w:rsidP="009D7FC4">
            <w:pPr>
              <w:spacing w:line="256" w:lineRule="auto"/>
              <w:rPr>
                <w:rFonts w:ascii="Calibri" w:hAnsi="Calibri" w:cs="Calibri"/>
              </w:rPr>
            </w:pPr>
          </w:p>
        </w:tc>
      </w:tr>
      <w:tr w:rsidR="002F0B6A" w:rsidRPr="00BC6E10" w14:paraId="304CAE2F"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E889F3"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00F35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FBEEB5" w14:textId="775F57A7" w:rsidR="004B3B7A" w:rsidRPr="004B3B7A" w:rsidRDefault="004B3B7A">
            <w:pPr>
              <w:numPr>
                <w:ilvl w:val="0"/>
                <w:numId w:val="6"/>
              </w:numPr>
              <w:spacing w:line="256" w:lineRule="auto"/>
              <w:rPr>
                <w:rFonts w:ascii="Calibri" w:hAnsi="Calibri" w:cs="Calibri"/>
              </w:rPr>
            </w:pPr>
            <w:r>
              <w:rPr>
                <w:rFonts w:ascii="Calibri" w:hAnsi="Calibri" w:cs="Calibri"/>
              </w:rPr>
              <w:t>Il sistema verifica che l’utente sia autenticato</w:t>
            </w:r>
          </w:p>
          <w:p w14:paraId="0EB77D40" w14:textId="48945E8C" w:rsidR="002F0B6A" w:rsidRPr="004B3B7A" w:rsidRDefault="002F0B6A">
            <w:pPr>
              <w:numPr>
                <w:ilvl w:val="0"/>
                <w:numId w:val="6"/>
              </w:numPr>
              <w:spacing w:line="256" w:lineRule="auto"/>
              <w:rPr>
                <w:rFonts w:ascii="Calibri" w:hAnsi="Calibri" w:cs="Calibri"/>
              </w:rPr>
            </w:pPr>
            <w:r>
              <w:rPr>
                <w:rFonts w:ascii="Calibri" w:hAnsi="Calibri" w:cs="Calibri"/>
              </w:rPr>
              <w:t>Il sistema aggiunge il prodotto al Carrello</w:t>
            </w:r>
          </w:p>
        </w:tc>
      </w:tr>
      <w:tr w:rsidR="004B3B7A" w:rsidRPr="00BC6E10" w14:paraId="1A54DF3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C301D1"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296001" w14:textId="4601C390"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autenticazione (UC 9)</w:t>
            </w:r>
          </w:p>
        </w:tc>
      </w:tr>
      <w:tr w:rsidR="004B3B7A" w:rsidRPr="00BC6E10" w14:paraId="38FA29F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049E3E" w14:textId="77777777" w:rsidR="004B3B7A" w:rsidRPr="0083160D" w:rsidRDefault="004B3B7A" w:rsidP="004B3B7A">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37991F" w14:textId="5730772C" w:rsidR="004B3B7A" w:rsidRPr="0083160D" w:rsidRDefault="004B3B7A" w:rsidP="004B3B7A">
            <w:pPr>
              <w:spacing w:line="256" w:lineRule="auto"/>
              <w:rPr>
                <w:rFonts w:ascii="Calibri" w:hAnsi="Calibri" w:cs="Calibri"/>
              </w:rPr>
            </w:pPr>
            <w:r>
              <w:rPr>
                <w:rFonts w:ascii="Calibri" w:hAnsi="Calibri" w:cs="Calibri"/>
              </w:rPr>
              <w:t>Nel Carrello sarà visualizzabile il prodotto appena aggiunto</w:t>
            </w:r>
          </w:p>
        </w:tc>
      </w:tr>
    </w:tbl>
    <w:p w14:paraId="5CE5824E" w14:textId="77777777" w:rsidR="002F0B6A" w:rsidRDefault="002F0B6A" w:rsidP="0046124B">
      <w:pPr>
        <w:rPr>
          <w:rFonts w:ascii="Calibri" w:hAnsi="Calibri" w:cs="Calibri"/>
        </w:rPr>
      </w:pPr>
    </w:p>
    <w:p w14:paraId="545BA07B" w14:textId="7AD2D626" w:rsidR="00FC4193" w:rsidRDefault="00FC4193" w:rsidP="00FC4193">
      <w:pPr>
        <w:rPr>
          <w:rFonts w:ascii="Calibri" w:hAnsi="Calibri" w:cs="Calibri"/>
        </w:rPr>
      </w:pPr>
    </w:p>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F0B6A" w:rsidRPr="00BC6E10" w14:paraId="4438063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E09245" w14:textId="77777777" w:rsidR="002F0B6A" w:rsidRPr="0083160D" w:rsidRDefault="002F0B6A" w:rsidP="009D7FC4">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582960" w14:textId="15F55146"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B3B7A">
              <w:rPr>
                <w:rFonts w:ascii="Calibri" w:hAnsi="Calibri" w:cs="Calibri"/>
              </w:rPr>
              <w:t>1</w:t>
            </w:r>
            <w:r w:rsidR="00C4034F">
              <w:rPr>
                <w:rFonts w:ascii="Calibri" w:hAnsi="Calibri" w:cs="Calibri"/>
              </w:rPr>
              <w:t>3</w:t>
            </w:r>
            <w:r w:rsidRPr="0083160D">
              <w:rPr>
                <w:rFonts w:ascii="Calibri" w:hAnsi="Calibri" w:cs="Calibri"/>
              </w:rPr>
              <w:t xml:space="preserve"> – </w:t>
            </w:r>
            <w:r>
              <w:rPr>
                <w:rFonts w:ascii="Calibri" w:hAnsi="Calibri" w:cs="Calibri"/>
              </w:rPr>
              <w:t>Visualizza il carrello</w:t>
            </w:r>
          </w:p>
        </w:tc>
      </w:tr>
      <w:tr w:rsidR="002F0B6A" w:rsidRPr="00BC6E10" w14:paraId="290AE1C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534A9E"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A6252AE" w14:textId="47919064" w:rsidR="002F0B6A" w:rsidRPr="0083160D" w:rsidRDefault="004B3B7A" w:rsidP="009D7FC4">
            <w:pPr>
              <w:spacing w:line="256" w:lineRule="auto"/>
              <w:rPr>
                <w:rFonts w:ascii="Calibri" w:hAnsi="Calibri" w:cs="Calibri"/>
              </w:rPr>
            </w:pPr>
            <w:r>
              <w:rPr>
                <w:rFonts w:ascii="Calibri" w:hAnsi="Calibri" w:cs="Calibri"/>
              </w:rPr>
              <w:t>Cliente</w:t>
            </w:r>
          </w:p>
        </w:tc>
      </w:tr>
      <w:tr w:rsidR="002F0B6A" w:rsidRPr="00BC6E10" w14:paraId="444CF452"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83B5C2"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E084A1" w14:textId="77777777" w:rsidR="002F0B6A" w:rsidRPr="0083160D" w:rsidRDefault="002F0B6A" w:rsidP="009D7FC4">
            <w:pPr>
              <w:spacing w:line="256" w:lineRule="auto"/>
              <w:rPr>
                <w:rFonts w:ascii="Calibri" w:hAnsi="Calibri" w:cs="Calibri"/>
              </w:rPr>
            </w:pPr>
            <w:r>
              <w:rPr>
                <w:rFonts w:ascii="Calibri" w:hAnsi="Calibri" w:cs="Calibri"/>
              </w:rPr>
              <w:t>L’utente si trova sulla home del sito ed è autenticato</w:t>
            </w:r>
          </w:p>
        </w:tc>
      </w:tr>
      <w:tr w:rsidR="002F0B6A" w:rsidRPr="00BC6E10" w14:paraId="3DC9FACC"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745D3D7"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DCC815" w14:textId="061EE038" w:rsidR="002F0B6A" w:rsidRPr="0083160D" w:rsidRDefault="004B3B7A" w:rsidP="009D7FC4">
            <w:pPr>
              <w:spacing w:line="256" w:lineRule="auto"/>
              <w:jc w:val="center"/>
              <w:rPr>
                <w:rFonts w:ascii="Calibri" w:hAnsi="Calibri" w:cs="Calibri"/>
              </w:rPr>
            </w:pPr>
            <w:r>
              <w:rPr>
                <w:rFonts w:ascii="Calibri" w:hAnsi="Calibri" w:cs="Calibri"/>
              </w:rPr>
              <w:t>Client</w:t>
            </w:r>
            <w:r w:rsidR="002F0B6A" w:rsidRPr="0083160D">
              <w:rPr>
                <w:rFonts w:ascii="Calibri" w:hAnsi="Calibri" w:cs="Calibri"/>
              </w:rPr>
              <w: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F49377"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6FBF5713"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A7314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1A9ACF" w14:textId="30D5DC8D" w:rsidR="002F0B6A" w:rsidRPr="0083160D" w:rsidRDefault="002F0B6A">
            <w:pPr>
              <w:numPr>
                <w:ilvl w:val="0"/>
                <w:numId w:val="8"/>
              </w:numPr>
              <w:spacing w:line="256" w:lineRule="auto"/>
              <w:rPr>
                <w:rFonts w:ascii="Calibri" w:hAnsi="Calibri" w:cs="Calibri"/>
              </w:rPr>
            </w:pPr>
            <w:r>
              <w:rPr>
                <w:rFonts w:ascii="Calibri" w:hAnsi="Calibri" w:cs="Calibri"/>
              </w:rPr>
              <w:t>L’utente clicca sul</w:t>
            </w:r>
            <w:r w:rsidR="004B3B7A">
              <w:rPr>
                <w:rFonts w:ascii="Calibri" w:hAnsi="Calibri" w:cs="Calibri"/>
              </w:rPr>
              <w:t xml:space="preserve"> pulsante del carrello</w:t>
            </w:r>
            <w:r>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44B1B025" w14:textId="77777777" w:rsidR="002F0B6A" w:rsidRPr="0083160D" w:rsidRDefault="002F0B6A" w:rsidP="009D7FC4">
            <w:pPr>
              <w:spacing w:line="256" w:lineRule="auto"/>
              <w:rPr>
                <w:rFonts w:ascii="Calibri" w:hAnsi="Calibri" w:cs="Calibri"/>
              </w:rPr>
            </w:pPr>
          </w:p>
        </w:tc>
      </w:tr>
      <w:tr w:rsidR="002F0B6A" w:rsidRPr="00BC6E10" w14:paraId="506B6E97"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7C79B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45697EF"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0F6A9C" w14:textId="77777777" w:rsidR="002F0B6A" w:rsidRDefault="002F0B6A">
            <w:pPr>
              <w:numPr>
                <w:ilvl w:val="0"/>
                <w:numId w:val="8"/>
              </w:numPr>
              <w:spacing w:line="256" w:lineRule="auto"/>
              <w:rPr>
                <w:rFonts w:ascii="Calibri" w:hAnsi="Calibri" w:cs="Calibri"/>
              </w:rPr>
            </w:pPr>
            <w:r>
              <w:rPr>
                <w:rFonts w:ascii="Calibri" w:hAnsi="Calibri" w:cs="Calibri"/>
              </w:rPr>
              <w:t>Il sistema verifica che l’utente sia autenticato</w:t>
            </w:r>
          </w:p>
          <w:p w14:paraId="5F79EB1D" w14:textId="77777777" w:rsidR="002F0B6A" w:rsidRDefault="002F0B6A">
            <w:pPr>
              <w:numPr>
                <w:ilvl w:val="0"/>
                <w:numId w:val="8"/>
              </w:numPr>
              <w:spacing w:line="256" w:lineRule="auto"/>
              <w:rPr>
                <w:rFonts w:ascii="Calibri" w:hAnsi="Calibri" w:cs="Calibri"/>
              </w:rPr>
            </w:pPr>
            <w:r>
              <w:rPr>
                <w:rFonts w:ascii="Calibri" w:hAnsi="Calibri" w:cs="Calibri"/>
              </w:rPr>
              <w:t>Il sistema reindirizza nella pagina del Carrello</w:t>
            </w:r>
          </w:p>
          <w:p w14:paraId="633DAEE5" w14:textId="77777777" w:rsidR="002F0B6A" w:rsidRPr="0083160D" w:rsidRDefault="002F0B6A">
            <w:pPr>
              <w:numPr>
                <w:ilvl w:val="0"/>
                <w:numId w:val="8"/>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F0B6A" w:rsidRPr="00BC6E10" w14:paraId="7AA115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47E8A2C" w14:textId="77777777" w:rsidR="002F0B6A" w:rsidRPr="0083160D" w:rsidRDefault="002F0B6A"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587825D" w14:textId="15069E2A" w:rsidR="002F0B6A" w:rsidRPr="0083160D" w:rsidRDefault="002F0B6A" w:rsidP="009D7FC4">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2F0B6A" w:rsidRPr="00BC6E10" w14:paraId="13F9DDF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0C10405"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C3F77A"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Carrello</w:t>
            </w:r>
          </w:p>
        </w:tc>
      </w:tr>
    </w:tbl>
    <w:p w14:paraId="524DB59E" w14:textId="77777777" w:rsidR="002F0B6A" w:rsidRDefault="002F0B6A" w:rsidP="00FC4193">
      <w:pPr>
        <w:rPr>
          <w:rFonts w:ascii="Calibri" w:hAnsi="Calibri" w:cs="Calibri"/>
        </w:rPr>
      </w:pPr>
    </w:p>
    <w:p w14:paraId="6B5405FA" w14:textId="77777777" w:rsidR="002F0B6A" w:rsidRDefault="002F0B6A" w:rsidP="00FC4193">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4B3B7A" w:rsidRPr="00BC6E10" w14:paraId="613B18CD"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D16A92C" w14:textId="77777777" w:rsidR="004B3B7A" w:rsidRPr="0083160D" w:rsidRDefault="004B3B7A" w:rsidP="002B5EF5">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64F5EB" w14:textId="2EF46A22" w:rsidR="004B3B7A" w:rsidRPr="0083160D" w:rsidRDefault="004B3B7A" w:rsidP="002B5EF5">
            <w:pPr>
              <w:spacing w:line="256" w:lineRule="auto"/>
              <w:rPr>
                <w:rFonts w:ascii="Calibri" w:hAnsi="Calibri" w:cs="Calibri"/>
              </w:rPr>
            </w:pPr>
            <w:r w:rsidRPr="0083160D">
              <w:rPr>
                <w:rFonts w:ascii="Calibri" w:hAnsi="Calibri" w:cs="Calibri"/>
              </w:rPr>
              <w:t xml:space="preserve">UC </w:t>
            </w:r>
            <w:r>
              <w:rPr>
                <w:rFonts w:ascii="Calibri" w:hAnsi="Calibri" w:cs="Calibri"/>
              </w:rPr>
              <w:t>1</w:t>
            </w:r>
            <w:r w:rsidR="00C4034F">
              <w:rPr>
                <w:rFonts w:ascii="Calibri" w:hAnsi="Calibri" w:cs="Calibri"/>
              </w:rPr>
              <w:t>4</w:t>
            </w:r>
            <w:r w:rsidRPr="0083160D">
              <w:rPr>
                <w:rFonts w:ascii="Calibri" w:hAnsi="Calibri" w:cs="Calibri"/>
              </w:rPr>
              <w:t xml:space="preserve"> – </w:t>
            </w:r>
            <w:r>
              <w:rPr>
                <w:rFonts w:ascii="Calibri" w:hAnsi="Calibri" w:cs="Calibri"/>
              </w:rPr>
              <w:t>Rimuovi prodotto dal Carrello</w:t>
            </w:r>
          </w:p>
        </w:tc>
      </w:tr>
      <w:tr w:rsidR="004B3B7A" w:rsidRPr="00BC6E10" w14:paraId="0F4C5880"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3367E9" w14:textId="77777777" w:rsidR="004B3B7A" w:rsidRPr="0083160D" w:rsidRDefault="004B3B7A" w:rsidP="002B5EF5">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6261DA6" w14:textId="77777777" w:rsidR="004B3B7A" w:rsidRPr="0083160D" w:rsidRDefault="004B3B7A" w:rsidP="002B5EF5">
            <w:pPr>
              <w:spacing w:line="256" w:lineRule="auto"/>
              <w:rPr>
                <w:rFonts w:ascii="Calibri" w:hAnsi="Calibri" w:cs="Calibri"/>
              </w:rPr>
            </w:pPr>
            <w:r>
              <w:rPr>
                <w:rFonts w:ascii="Calibri" w:hAnsi="Calibri" w:cs="Calibri"/>
              </w:rPr>
              <w:t>Cliente</w:t>
            </w:r>
          </w:p>
        </w:tc>
      </w:tr>
      <w:tr w:rsidR="004B3B7A" w:rsidRPr="00BC6E10" w14:paraId="7693BD42"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EBEF40" w14:textId="77777777" w:rsidR="004B3B7A" w:rsidRPr="0083160D" w:rsidRDefault="004B3B7A" w:rsidP="002B5EF5">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C4678C4" w14:textId="29AEA7CD" w:rsidR="004B3B7A" w:rsidRPr="0083160D" w:rsidRDefault="004B3B7A" w:rsidP="002B5EF5">
            <w:pPr>
              <w:spacing w:line="256" w:lineRule="auto"/>
              <w:rPr>
                <w:rFonts w:ascii="Calibri" w:hAnsi="Calibri" w:cs="Calibri"/>
              </w:rPr>
            </w:pPr>
            <w:r>
              <w:rPr>
                <w:rFonts w:ascii="Calibri" w:hAnsi="Calibri" w:cs="Calibri"/>
              </w:rPr>
              <w:t>L’utente si trova nella pagina del carrello, e vi è almeno un prodotto aggiunto</w:t>
            </w:r>
          </w:p>
        </w:tc>
      </w:tr>
      <w:tr w:rsidR="004B3B7A" w:rsidRPr="00BC6E10" w14:paraId="1DAC200C" w14:textId="77777777" w:rsidTr="002B5EF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CD086D0" w14:textId="77777777" w:rsidR="004B3B7A" w:rsidRPr="0083160D" w:rsidRDefault="004B3B7A" w:rsidP="002B5EF5">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6D09A87" w14:textId="77777777" w:rsidR="004B3B7A" w:rsidRPr="0083160D" w:rsidRDefault="004B3B7A" w:rsidP="002B5EF5">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BC4F308" w14:textId="77777777" w:rsidR="004B3B7A" w:rsidRPr="0083160D" w:rsidRDefault="004B3B7A" w:rsidP="002B5EF5">
            <w:pPr>
              <w:spacing w:line="256" w:lineRule="auto"/>
              <w:jc w:val="center"/>
              <w:rPr>
                <w:rFonts w:ascii="Calibri" w:hAnsi="Calibri" w:cs="Calibri"/>
              </w:rPr>
            </w:pPr>
            <w:r w:rsidRPr="0083160D">
              <w:rPr>
                <w:rFonts w:ascii="Calibri" w:hAnsi="Calibri" w:cs="Calibri"/>
              </w:rPr>
              <w:t>Sistema</w:t>
            </w:r>
          </w:p>
        </w:tc>
      </w:tr>
      <w:tr w:rsidR="004B3B7A" w:rsidRPr="00BC6E10" w14:paraId="1194E9E6" w14:textId="77777777" w:rsidTr="002B5EF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F56314A"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ADE848" w14:textId="486576AE" w:rsidR="004B3B7A" w:rsidRPr="0083160D" w:rsidRDefault="004B3B7A">
            <w:pPr>
              <w:numPr>
                <w:ilvl w:val="0"/>
                <w:numId w:val="33"/>
              </w:numPr>
              <w:spacing w:line="256" w:lineRule="auto"/>
              <w:rPr>
                <w:rFonts w:ascii="Calibri" w:hAnsi="Calibri" w:cs="Calibri"/>
              </w:rPr>
            </w:pPr>
            <w:r>
              <w:rPr>
                <w:rFonts w:ascii="Calibri" w:hAnsi="Calibri" w:cs="Calibri"/>
              </w:rPr>
              <w:t>L’utente clicca il pulsante apposito per la rimozione del prodotto in questione</w:t>
            </w:r>
          </w:p>
        </w:tc>
        <w:tc>
          <w:tcPr>
            <w:tcW w:w="3328" w:type="dxa"/>
            <w:tcBorders>
              <w:top w:val="single" w:sz="4" w:space="0" w:color="auto"/>
              <w:left w:val="single" w:sz="4" w:space="0" w:color="auto"/>
              <w:bottom w:val="single" w:sz="4" w:space="0" w:color="auto"/>
              <w:right w:val="single" w:sz="4" w:space="0" w:color="auto"/>
            </w:tcBorders>
          </w:tcPr>
          <w:p w14:paraId="22B4EA80" w14:textId="77777777" w:rsidR="004B3B7A" w:rsidRPr="0083160D" w:rsidRDefault="004B3B7A" w:rsidP="002B5EF5">
            <w:pPr>
              <w:spacing w:line="256" w:lineRule="auto"/>
              <w:rPr>
                <w:rFonts w:ascii="Calibri" w:hAnsi="Calibri" w:cs="Calibri"/>
              </w:rPr>
            </w:pPr>
          </w:p>
        </w:tc>
      </w:tr>
      <w:tr w:rsidR="004B3B7A" w:rsidRPr="00BC6E10" w14:paraId="4119410F" w14:textId="77777777" w:rsidTr="002B5EF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8DDD547"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14BCB87"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693B34" w14:textId="20797910" w:rsidR="0017277A" w:rsidRPr="0017277A" w:rsidRDefault="004B3B7A">
            <w:pPr>
              <w:numPr>
                <w:ilvl w:val="0"/>
                <w:numId w:val="33"/>
              </w:numPr>
              <w:spacing w:line="256" w:lineRule="auto"/>
              <w:rPr>
                <w:rFonts w:ascii="Calibri" w:hAnsi="Calibri" w:cs="Calibri"/>
              </w:rPr>
            </w:pPr>
            <w:r>
              <w:rPr>
                <w:rFonts w:ascii="Calibri" w:hAnsi="Calibri" w:cs="Calibri"/>
              </w:rPr>
              <w:t>Il sistema verifica che l’utente sia autenticato</w:t>
            </w:r>
          </w:p>
          <w:p w14:paraId="5A7E79F3" w14:textId="1FE2061A" w:rsidR="004B3B7A" w:rsidRPr="004B3B7A" w:rsidRDefault="004B3B7A">
            <w:pPr>
              <w:numPr>
                <w:ilvl w:val="0"/>
                <w:numId w:val="33"/>
              </w:numPr>
              <w:spacing w:line="256" w:lineRule="auto"/>
              <w:rPr>
                <w:rFonts w:ascii="Calibri" w:hAnsi="Calibri" w:cs="Calibri"/>
              </w:rPr>
            </w:pPr>
            <w:r>
              <w:rPr>
                <w:rFonts w:ascii="Calibri" w:hAnsi="Calibri" w:cs="Calibri"/>
              </w:rPr>
              <w:t xml:space="preserve">Il sistema </w:t>
            </w:r>
            <w:r w:rsidR="0017277A">
              <w:rPr>
                <w:rFonts w:ascii="Calibri" w:hAnsi="Calibri" w:cs="Calibri"/>
              </w:rPr>
              <w:t>rimuove</w:t>
            </w:r>
            <w:r>
              <w:rPr>
                <w:rFonts w:ascii="Calibri" w:hAnsi="Calibri" w:cs="Calibri"/>
              </w:rPr>
              <w:t xml:space="preserve"> il prodotto al Carrello</w:t>
            </w:r>
          </w:p>
        </w:tc>
      </w:tr>
      <w:tr w:rsidR="004B3B7A" w:rsidRPr="00BC6E10" w14:paraId="299DFEA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0E1B7DE"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E5763D6" w14:textId="6507A0CA"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4B3B7A" w:rsidRPr="00BC6E10" w14:paraId="673B3FB5"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03AD8" w14:textId="77777777" w:rsidR="004B3B7A" w:rsidRPr="0083160D" w:rsidRDefault="004B3B7A" w:rsidP="004B3B7A">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1E3DF3" w14:textId="09DBD958" w:rsidR="004B3B7A" w:rsidRPr="0083160D" w:rsidRDefault="004B3B7A" w:rsidP="004B3B7A">
            <w:pPr>
              <w:spacing w:line="256" w:lineRule="auto"/>
              <w:rPr>
                <w:rFonts w:ascii="Calibri" w:hAnsi="Calibri" w:cs="Calibri"/>
              </w:rPr>
            </w:pPr>
            <w:r>
              <w:rPr>
                <w:rFonts w:ascii="Calibri" w:hAnsi="Calibri" w:cs="Calibri"/>
              </w:rPr>
              <w:t xml:space="preserve">Nel Carrello </w:t>
            </w:r>
            <w:r w:rsidR="0017277A">
              <w:rPr>
                <w:rFonts w:ascii="Calibri" w:hAnsi="Calibri" w:cs="Calibri"/>
              </w:rPr>
              <w:t xml:space="preserve">non </w:t>
            </w:r>
            <w:r>
              <w:rPr>
                <w:rFonts w:ascii="Calibri" w:hAnsi="Calibri" w:cs="Calibri"/>
              </w:rPr>
              <w:t xml:space="preserve">sarà </w:t>
            </w:r>
            <w:r w:rsidR="0017277A">
              <w:rPr>
                <w:rFonts w:ascii="Calibri" w:hAnsi="Calibri" w:cs="Calibri"/>
              </w:rPr>
              <w:t xml:space="preserve">più </w:t>
            </w:r>
            <w:r>
              <w:rPr>
                <w:rFonts w:ascii="Calibri" w:hAnsi="Calibri" w:cs="Calibri"/>
              </w:rPr>
              <w:t>visualizzabile</w:t>
            </w:r>
            <w:r w:rsidR="0017277A">
              <w:rPr>
                <w:rFonts w:ascii="Calibri" w:hAnsi="Calibri" w:cs="Calibri"/>
              </w:rPr>
              <w:t xml:space="preserve"> e </w:t>
            </w:r>
            <w:proofErr w:type="spellStart"/>
            <w:r w:rsidR="0017277A" w:rsidRPr="0017277A">
              <w:rPr>
                <w:rFonts w:ascii="Calibri" w:hAnsi="Calibri" w:cs="Calibri"/>
              </w:rPr>
              <w:t>interagibile</w:t>
            </w:r>
            <w:proofErr w:type="spellEnd"/>
            <w:r>
              <w:rPr>
                <w:rFonts w:ascii="Calibri" w:hAnsi="Calibri" w:cs="Calibri"/>
              </w:rPr>
              <w:t xml:space="preserve"> il prodotto appena </w:t>
            </w:r>
            <w:r w:rsidR="0017277A">
              <w:rPr>
                <w:rFonts w:ascii="Calibri" w:hAnsi="Calibri" w:cs="Calibri"/>
              </w:rPr>
              <w:t>rimoss</w:t>
            </w:r>
            <w:r>
              <w:rPr>
                <w:rFonts w:ascii="Calibri" w:hAnsi="Calibri" w:cs="Calibri"/>
              </w:rPr>
              <w:t>o</w:t>
            </w:r>
          </w:p>
        </w:tc>
      </w:tr>
    </w:tbl>
    <w:p w14:paraId="7CBC4F5C" w14:textId="77777777" w:rsidR="002F0B6A" w:rsidRDefault="002F0B6A" w:rsidP="00FC4193">
      <w:pPr>
        <w:rPr>
          <w:rFonts w:ascii="Calibri" w:hAnsi="Calibri" w:cs="Calibri"/>
        </w:rPr>
      </w:pPr>
    </w:p>
    <w:p w14:paraId="59603E45" w14:textId="77777777" w:rsidR="007B4357" w:rsidRDefault="007B4357" w:rsidP="00FC4193">
      <w:pPr>
        <w:rPr>
          <w:rFonts w:ascii="Calibri" w:hAnsi="Calibri" w:cs="Calibri"/>
        </w:rPr>
      </w:pPr>
    </w:p>
    <w:p w14:paraId="622F1BA3" w14:textId="77777777" w:rsidR="007B4357" w:rsidRDefault="007B4357" w:rsidP="00FC4193">
      <w:pPr>
        <w:rPr>
          <w:rFonts w:ascii="Calibri" w:hAnsi="Calibri" w:cs="Calibri"/>
        </w:rPr>
      </w:pPr>
    </w:p>
    <w:p w14:paraId="079DF441" w14:textId="77777777" w:rsidR="007B4357" w:rsidRDefault="007B4357" w:rsidP="00FC4193">
      <w:pPr>
        <w:rPr>
          <w:rFonts w:ascii="Calibri" w:hAnsi="Calibri" w:cs="Calibri"/>
        </w:rPr>
      </w:pPr>
    </w:p>
    <w:p w14:paraId="6D4DCC32" w14:textId="77777777" w:rsidR="007B4357" w:rsidRDefault="007B4357" w:rsidP="00FC4193">
      <w:pPr>
        <w:rPr>
          <w:rFonts w:ascii="Calibri" w:hAnsi="Calibri" w:cs="Calibri"/>
        </w:rPr>
      </w:pPr>
    </w:p>
    <w:p w14:paraId="6E48C40E" w14:textId="77777777" w:rsidR="007B4357" w:rsidRDefault="007B4357" w:rsidP="00FC4193">
      <w:pPr>
        <w:rPr>
          <w:rFonts w:ascii="Calibri" w:hAnsi="Calibri" w:cs="Calibri"/>
        </w:rPr>
      </w:pPr>
    </w:p>
    <w:p w14:paraId="3476F73A" w14:textId="77777777" w:rsidR="007B4357" w:rsidRDefault="007B4357" w:rsidP="00FC4193">
      <w:pPr>
        <w:rPr>
          <w:rFonts w:ascii="Calibri" w:hAnsi="Calibri" w:cs="Calibri"/>
        </w:rPr>
      </w:pPr>
    </w:p>
    <w:p w14:paraId="70C969C4" w14:textId="77777777" w:rsidR="007B4357" w:rsidRDefault="007B4357" w:rsidP="00FC4193">
      <w:pPr>
        <w:rPr>
          <w:rFonts w:ascii="Calibri" w:hAnsi="Calibri" w:cs="Calibri"/>
        </w:rPr>
      </w:pPr>
    </w:p>
    <w:p w14:paraId="5915B49E" w14:textId="77777777" w:rsidR="007B4357" w:rsidRDefault="007B4357" w:rsidP="00FC4193">
      <w:pPr>
        <w:rPr>
          <w:rFonts w:ascii="Calibri" w:hAnsi="Calibri" w:cs="Calibri"/>
        </w:rPr>
      </w:pPr>
    </w:p>
    <w:p w14:paraId="2764940F" w14:textId="77777777" w:rsidR="007B4357" w:rsidRDefault="007B4357" w:rsidP="00FC4193">
      <w:pPr>
        <w:rPr>
          <w:rFonts w:ascii="Calibri" w:hAnsi="Calibri" w:cs="Calibri"/>
        </w:rPr>
      </w:pPr>
    </w:p>
    <w:p w14:paraId="44C05D02" w14:textId="77777777" w:rsidR="007B4357" w:rsidRDefault="007B4357" w:rsidP="00FC4193">
      <w:pPr>
        <w:rPr>
          <w:rFonts w:ascii="Calibri" w:hAnsi="Calibri" w:cs="Calibri"/>
        </w:rPr>
      </w:pPr>
    </w:p>
    <w:p w14:paraId="45B819EA" w14:textId="77777777" w:rsidR="007B4357" w:rsidRDefault="007B4357" w:rsidP="00FC4193">
      <w:pPr>
        <w:rPr>
          <w:rFonts w:ascii="Calibri" w:hAnsi="Calibri" w:cs="Calibri"/>
        </w:rPr>
      </w:pPr>
    </w:p>
    <w:p w14:paraId="6A0F59F2" w14:textId="77777777" w:rsidR="007B4357" w:rsidRDefault="007B4357" w:rsidP="00FC4193">
      <w:pPr>
        <w:rPr>
          <w:rFonts w:ascii="Calibri" w:hAnsi="Calibri" w:cs="Calibri"/>
        </w:rPr>
      </w:pPr>
    </w:p>
    <w:p w14:paraId="4C893450" w14:textId="77777777" w:rsidR="007B4357" w:rsidRDefault="007B4357" w:rsidP="00FC4193">
      <w:pPr>
        <w:rPr>
          <w:rFonts w:ascii="Calibri" w:hAnsi="Calibri" w:cs="Calibri"/>
        </w:rPr>
      </w:pPr>
    </w:p>
    <w:p w14:paraId="536FF212" w14:textId="77777777" w:rsidR="007B4357" w:rsidRDefault="007B4357" w:rsidP="00FC4193">
      <w:pPr>
        <w:rPr>
          <w:rFonts w:ascii="Calibri" w:hAnsi="Calibri" w:cs="Calibri"/>
        </w:rPr>
      </w:pPr>
    </w:p>
    <w:p w14:paraId="75A7F271" w14:textId="77777777" w:rsidR="007B4357" w:rsidRDefault="007B4357" w:rsidP="00FC4193">
      <w:pPr>
        <w:rPr>
          <w:rFonts w:ascii="Calibri" w:hAnsi="Calibri" w:cs="Calibri"/>
        </w:rPr>
      </w:pPr>
    </w:p>
    <w:p w14:paraId="50C3FDB5" w14:textId="77777777" w:rsidR="007B4357" w:rsidRDefault="007B4357" w:rsidP="00FC4193">
      <w:pPr>
        <w:rPr>
          <w:rFonts w:ascii="Calibri" w:hAnsi="Calibri" w:cs="Calibri"/>
        </w:rPr>
      </w:pPr>
    </w:p>
    <w:p w14:paraId="47944405" w14:textId="77777777" w:rsidR="007B4357" w:rsidRDefault="007B4357" w:rsidP="00FC4193">
      <w:pPr>
        <w:rPr>
          <w:rFonts w:ascii="Calibri" w:hAnsi="Calibri" w:cs="Calibri"/>
        </w:rPr>
      </w:pPr>
    </w:p>
    <w:p w14:paraId="57506FE3" w14:textId="77777777" w:rsidR="007B4357" w:rsidRDefault="007B4357" w:rsidP="00FC4193">
      <w:pPr>
        <w:rPr>
          <w:rFonts w:ascii="Calibri" w:hAnsi="Calibri" w:cs="Calibri"/>
        </w:rPr>
      </w:pPr>
    </w:p>
    <w:p w14:paraId="319D69F7" w14:textId="77777777" w:rsidR="007B4357" w:rsidRDefault="007B4357" w:rsidP="00FC4193">
      <w:pPr>
        <w:rPr>
          <w:rFonts w:ascii="Calibri" w:hAnsi="Calibri" w:cs="Calibri"/>
        </w:rPr>
      </w:pPr>
    </w:p>
    <w:p w14:paraId="64025A08" w14:textId="77777777" w:rsidR="007B4357" w:rsidRDefault="007B4357" w:rsidP="00FC4193">
      <w:pPr>
        <w:rPr>
          <w:rFonts w:ascii="Calibri" w:hAnsi="Calibri" w:cs="Calibri"/>
        </w:rPr>
      </w:pPr>
    </w:p>
    <w:p w14:paraId="6DA6F36F" w14:textId="77777777" w:rsidR="007B4357" w:rsidRDefault="007B4357" w:rsidP="00FC4193">
      <w:pPr>
        <w:rPr>
          <w:rFonts w:ascii="Calibri" w:hAnsi="Calibri" w:cs="Calibri"/>
        </w:rPr>
      </w:pPr>
    </w:p>
    <w:p w14:paraId="014FF316" w14:textId="77777777" w:rsidR="007B4357" w:rsidRDefault="007B4357" w:rsidP="00FC4193">
      <w:pPr>
        <w:rPr>
          <w:rFonts w:ascii="Calibri" w:hAnsi="Calibri" w:cs="Calibri"/>
        </w:rPr>
      </w:pPr>
    </w:p>
    <w:p w14:paraId="2C5C8B1A" w14:textId="77777777" w:rsidR="007B4357" w:rsidRDefault="007B4357" w:rsidP="00FC4193">
      <w:pPr>
        <w:rPr>
          <w:rFonts w:ascii="Calibri" w:hAnsi="Calibri" w:cs="Calibri"/>
        </w:rPr>
      </w:pPr>
    </w:p>
    <w:p w14:paraId="4806113E" w14:textId="77777777" w:rsidR="007B4357" w:rsidRDefault="007B4357" w:rsidP="00FC4193">
      <w:pPr>
        <w:rPr>
          <w:rFonts w:ascii="Calibri" w:hAnsi="Calibri" w:cs="Calibri"/>
        </w:rPr>
      </w:pPr>
    </w:p>
    <w:p w14:paraId="24E666BD"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7277A" w14:paraId="46703788"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72E937F" w14:textId="77777777" w:rsidR="0017277A" w:rsidRPr="00B620E4" w:rsidRDefault="0017277A" w:rsidP="002B5EF5">
            <w:pPr>
              <w:rPr>
                <w:rFonts w:ascii="Calibri" w:hAnsi="Calibri" w:cs="Calibri"/>
              </w:rPr>
            </w:pPr>
            <w:r w:rsidRPr="00B620E4">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0DD5771" w14:textId="7EEDE1A5" w:rsidR="0017277A" w:rsidRPr="00B620E4" w:rsidRDefault="0017277A" w:rsidP="002B5EF5">
            <w:pPr>
              <w:rPr>
                <w:rFonts w:ascii="Calibri" w:hAnsi="Calibri" w:cs="Calibri"/>
              </w:rPr>
            </w:pPr>
            <w:r w:rsidRPr="00B620E4">
              <w:rPr>
                <w:rFonts w:ascii="Calibri" w:hAnsi="Calibri" w:cs="Calibri"/>
              </w:rPr>
              <w:t xml:space="preserve">UC  </w:t>
            </w:r>
            <w:r>
              <w:rPr>
                <w:rFonts w:ascii="Calibri" w:hAnsi="Calibri" w:cs="Calibri"/>
              </w:rPr>
              <w:t>1</w:t>
            </w:r>
            <w:r w:rsidR="00C4034F">
              <w:rPr>
                <w:rFonts w:ascii="Calibri" w:hAnsi="Calibri" w:cs="Calibri"/>
              </w:rPr>
              <w:t>5</w:t>
            </w:r>
            <w:r w:rsidRPr="00B620E4">
              <w:rPr>
                <w:rFonts w:ascii="Calibri" w:hAnsi="Calibri" w:cs="Calibri"/>
              </w:rPr>
              <w:t xml:space="preserve"> –</w:t>
            </w:r>
            <w:r>
              <w:rPr>
                <w:rFonts w:ascii="Calibri" w:hAnsi="Calibri" w:cs="Calibri"/>
              </w:rPr>
              <w:t xml:space="preserve"> Modifica indirizzo</w:t>
            </w:r>
          </w:p>
        </w:tc>
      </w:tr>
      <w:tr w:rsidR="0017277A" w14:paraId="6A93A33A"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0F4010" w14:textId="77777777" w:rsidR="0017277A" w:rsidRPr="00B620E4" w:rsidRDefault="0017277A" w:rsidP="002B5EF5">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6197B15" w14:textId="2D243AE9" w:rsidR="0017277A" w:rsidRPr="00B620E4" w:rsidRDefault="0017277A" w:rsidP="002B5EF5">
            <w:pPr>
              <w:rPr>
                <w:rFonts w:ascii="Calibri" w:hAnsi="Calibri" w:cs="Calibri"/>
              </w:rPr>
            </w:pPr>
            <w:r>
              <w:rPr>
                <w:rFonts w:ascii="Calibri" w:hAnsi="Calibri" w:cs="Calibri"/>
              </w:rPr>
              <w:t>Cliente</w:t>
            </w:r>
          </w:p>
        </w:tc>
      </w:tr>
      <w:tr w:rsidR="0017277A" w14:paraId="498E6587"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CE9D6AA" w14:textId="77777777" w:rsidR="0017277A" w:rsidRPr="00B620E4" w:rsidRDefault="0017277A" w:rsidP="002B5EF5">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1DD157E" w14:textId="46A29035" w:rsidR="0017277A" w:rsidRPr="00B620E4" w:rsidRDefault="0017277A" w:rsidP="002B5EF5">
            <w:pPr>
              <w:rPr>
                <w:rFonts w:ascii="Calibri" w:hAnsi="Calibri" w:cs="Calibri"/>
              </w:rPr>
            </w:pPr>
            <w:r>
              <w:rPr>
                <w:rFonts w:ascii="Calibri" w:hAnsi="Calibri" w:cs="Calibri"/>
              </w:rPr>
              <w:t>Il cliente</w:t>
            </w:r>
            <w:r w:rsidRPr="00B620E4">
              <w:rPr>
                <w:rFonts w:ascii="Calibri" w:hAnsi="Calibri" w:cs="Calibri"/>
              </w:rPr>
              <w:t xml:space="preserve"> si trova nella sua pagina </w:t>
            </w:r>
            <w:r>
              <w:rPr>
                <w:rFonts w:ascii="Calibri" w:hAnsi="Calibri" w:cs="Calibri"/>
              </w:rPr>
              <w:t>che mostra i dati del profilo</w:t>
            </w:r>
          </w:p>
        </w:tc>
      </w:tr>
      <w:tr w:rsidR="0017277A" w14:paraId="2A5392EF" w14:textId="77777777" w:rsidTr="002B5EF5">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76D9D577" w14:textId="77777777" w:rsidR="0017277A" w:rsidRPr="00B620E4" w:rsidRDefault="0017277A" w:rsidP="002B5EF5">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DDF25E0" w14:textId="0A1FFBEB" w:rsidR="0017277A" w:rsidRPr="00B620E4" w:rsidRDefault="0017277A" w:rsidP="002B5EF5">
            <w:pPr>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BCCEBB" w14:textId="77777777" w:rsidR="0017277A" w:rsidRPr="00B620E4" w:rsidRDefault="0017277A" w:rsidP="002B5EF5">
            <w:pPr>
              <w:jc w:val="center"/>
              <w:rPr>
                <w:rFonts w:ascii="Calibri" w:hAnsi="Calibri" w:cs="Calibri"/>
              </w:rPr>
            </w:pPr>
            <w:r w:rsidRPr="00B620E4">
              <w:rPr>
                <w:rFonts w:ascii="Calibri" w:hAnsi="Calibri" w:cs="Calibri"/>
              </w:rPr>
              <w:t>Sistema</w:t>
            </w:r>
          </w:p>
        </w:tc>
      </w:tr>
      <w:tr w:rsidR="0017277A" w14:paraId="572D1DD0" w14:textId="77777777" w:rsidTr="002B5EF5">
        <w:trPr>
          <w:trHeight w:val="135"/>
        </w:trPr>
        <w:tc>
          <w:tcPr>
            <w:tcW w:w="0" w:type="auto"/>
            <w:vMerge/>
            <w:tcBorders>
              <w:left w:val="single" w:sz="4" w:space="0" w:color="auto"/>
              <w:right w:val="single" w:sz="4" w:space="0" w:color="auto"/>
            </w:tcBorders>
            <w:shd w:val="clear" w:color="auto" w:fill="FF0000"/>
            <w:vAlign w:val="center"/>
            <w:hideMark/>
          </w:tcPr>
          <w:p w14:paraId="63389ABC"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D951C2E" w14:textId="3DDDF5F8" w:rsidR="0017277A" w:rsidRDefault="0017277A">
            <w:pPr>
              <w:numPr>
                <w:ilvl w:val="0"/>
                <w:numId w:val="35"/>
              </w:numPr>
              <w:rPr>
                <w:rFonts w:ascii="Calibri" w:hAnsi="Calibri" w:cs="Calibri"/>
              </w:rPr>
            </w:pPr>
            <w:r w:rsidRPr="00B620E4">
              <w:rPr>
                <w:rFonts w:ascii="Calibri" w:hAnsi="Calibri" w:cs="Calibri"/>
              </w:rPr>
              <w:t xml:space="preserve">L’utente </w:t>
            </w:r>
            <w:r>
              <w:rPr>
                <w:rFonts w:ascii="Calibri" w:hAnsi="Calibri" w:cs="Calibri"/>
              </w:rPr>
              <w:t xml:space="preserve">seleziona il dato dell’indirizzo da modificare, tramite un apposito </w:t>
            </w:r>
            <w:proofErr w:type="spellStart"/>
            <w:r>
              <w:rPr>
                <w:rFonts w:ascii="Calibri" w:hAnsi="Calibri" w:cs="Calibri"/>
              </w:rPr>
              <w:t>form</w:t>
            </w:r>
            <w:proofErr w:type="spellEnd"/>
          </w:p>
          <w:p w14:paraId="2C66CA2F" w14:textId="77777777" w:rsidR="0017277A" w:rsidRPr="00E44B96" w:rsidRDefault="0017277A">
            <w:pPr>
              <w:pStyle w:val="Paragrafoelenco"/>
              <w:numPr>
                <w:ilvl w:val="0"/>
                <w:numId w:val="35"/>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7E672CC3" w14:textId="77777777" w:rsidR="0017277A" w:rsidRPr="00E44B96" w:rsidRDefault="0017277A" w:rsidP="002B5EF5">
            <w:pPr>
              <w:rPr>
                <w:rFonts w:cs="Calibri"/>
              </w:rPr>
            </w:pPr>
          </w:p>
        </w:tc>
      </w:tr>
      <w:tr w:rsidR="0017277A" w14:paraId="27FB8D7F" w14:textId="77777777" w:rsidTr="002B5EF5">
        <w:trPr>
          <w:trHeight w:val="135"/>
        </w:trPr>
        <w:tc>
          <w:tcPr>
            <w:tcW w:w="0" w:type="auto"/>
            <w:vMerge/>
            <w:tcBorders>
              <w:left w:val="single" w:sz="4" w:space="0" w:color="auto"/>
              <w:right w:val="single" w:sz="4" w:space="0" w:color="auto"/>
            </w:tcBorders>
            <w:shd w:val="clear" w:color="auto" w:fill="FF0000"/>
            <w:vAlign w:val="center"/>
            <w:hideMark/>
          </w:tcPr>
          <w:p w14:paraId="78DDA0D5"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6FF746"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76E27DA" w14:textId="77777777" w:rsidR="0017277A" w:rsidRPr="00E44B96" w:rsidRDefault="0017277A">
            <w:pPr>
              <w:numPr>
                <w:ilvl w:val="0"/>
                <w:numId w:val="35"/>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17277A" w14:paraId="769ED003" w14:textId="77777777" w:rsidTr="002B5EF5">
        <w:trPr>
          <w:trHeight w:val="135"/>
        </w:trPr>
        <w:tc>
          <w:tcPr>
            <w:tcW w:w="0" w:type="auto"/>
            <w:vMerge/>
            <w:tcBorders>
              <w:left w:val="single" w:sz="4" w:space="0" w:color="auto"/>
              <w:right w:val="single" w:sz="4" w:space="0" w:color="auto"/>
            </w:tcBorders>
            <w:shd w:val="clear" w:color="auto" w:fill="FF0000"/>
            <w:vAlign w:val="center"/>
          </w:tcPr>
          <w:p w14:paraId="786FF68F"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2B957" w14:textId="77777777" w:rsidR="0017277A" w:rsidRPr="00B620E4" w:rsidRDefault="0017277A">
            <w:pPr>
              <w:numPr>
                <w:ilvl w:val="0"/>
                <w:numId w:val="35"/>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529D464D" w14:textId="77777777" w:rsidR="0017277A" w:rsidRPr="00B620E4" w:rsidRDefault="0017277A" w:rsidP="002B5EF5">
            <w:pPr>
              <w:rPr>
                <w:rFonts w:ascii="Calibri" w:hAnsi="Calibri" w:cs="Calibri"/>
              </w:rPr>
            </w:pPr>
          </w:p>
        </w:tc>
      </w:tr>
      <w:tr w:rsidR="0017277A" w14:paraId="3DE0EC96" w14:textId="77777777" w:rsidTr="002B5EF5">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59EED57"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03EBF5"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800F8A" w14:textId="58640403" w:rsidR="0017277A" w:rsidRPr="00B620E4" w:rsidRDefault="0017277A">
            <w:pPr>
              <w:numPr>
                <w:ilvl w:val="0"/>
                <w:numId w:val="35"/>
              </w:numPr>
              <w:rPr>
                <w:rFonts w:ascii="Calibri" w:hAnsi="Calibri" w:cs="Calibri"/>
              </w:rPr>
            </w:pPr>
            <w:r w:rsidRPr="00B620E4">
              <w:rPr>
                <w:rFonts w:ascii="Calibri" w:hAnsi="Calibri" w:cs="Calibri"/>
              </w:rPr>
              <w:t xml:space="preserve">Il sistema aggiorna </w:t>
            </w:r>
            <w:r>
              <w:rPr>
                <w:rFonts w:ascii="Calibri" w:hAnsi="Calibri" w:cs="Calibri"/>
              </w:rPr>
              <w:t>i dati</w:t>
            </w:r>
            <w:r w:rsidRPr="00B620E4">
              <w:rPr>
                <w:rFonts w:ascii="Calibri" w:hAnsi="Calibri" w:cs="Calibri"/>
              </w:rPr>
              <w:t xml:space="preserve"> </w:t>
            </w:r>
            <w:r w:rsidR="00142D3F">
              <w:rPr>
                <w:rFonts w:ascii="Calibri" w:hAnsi="Calibri" w:cs="Calibri"/>
              </w:rPr>
              <w:t>inseriti dall’utente</w:t>
            </w:r>
          </w:p>
        </w:tc>
      </w:tr>
      <w:tr w:rsidR="0017277A" w14:paraId="5DA3839B" w14:textId="77777777" w:rsidTr="002B5EF5">
        <w:trPr>
          <w:trHeight w:val="1390"/>
        </w:trPr>
        <w:tc>
          <w:tcPr>
            <w:tcW w:w="2971" w:type="dxa"/>
            <w:tcBorders>
              <w:top w:val="single" w:sz="4" w:space="0" w:color="auto"/>
              <w:left w:val="single" w:sz="4" w:space="0" w:color="auto"/>
              <w:right w:val="single" w:sz="4" w:space="0" w:color="auto"/>
            </w:tcBorders>
            <w:shd w:val="clear" w:color="auto" w:fill="FF0000"/>
            <w:hideMark/>
          </w:tcPr>
          <w:p w14:paraId="78E10CF5" w14:textId="77777777" w:rsidR="0017277A" w:rsidRPr="00B620E4" w:rsidRDefault="0017277A" w:rsidP="002B5EF5">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6CBB045E" w14:textId="29347E28" w:rsidR="0017277A" w:rsidRPr="00B620E4" w:rsidRDefault="0017277A" w:rsidP="002B5EF5">
            <w:pPr>
              <w:rPr>
                <w:rFonts w:ascii="Calibri" w:hAnsi="Calibri" w:cs="Calibri"/>
              </w:rPr>
            </w:pPr>
            <w:r w:rsidRPr="00B620E4">
              <w:rPr>
                <w:rFonts w:ascii="Calibri" w:hAnsi="Calibri" w:cs="Calibri"/>
              </w:rPr>
              <w:t>Se al punto 4 il sistema rileva dati con un formato non</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w:t>
            </w:r>
            <w:r w:rsidRPr="00B620E4">
              <w:rPr>
                <w:rFonts w:ascii="Calibri" w:hAnsi="Calibri" w:cs="Calibri"/>
              </w:rPr>
              <w:t xml:space="preserve"> </w:t>
            </w:r>
            <w:r w:rsidR="007B4357">
              <w:rPr>
                <w:rFonts w:ascii="Calibri" w:hAnsi="Calibri" w:cs="Calibri"/>
              </w:rPr>
              <w:t>i</w:t>
            </w:r>
            <w:r w:rsidRPr="00B620E4">
              <w:rPr>
                <w:rFonts w:ascii="Calibri" w:hAnsi="Calibri" w:cs="Calibri"/>
              </w:rPr>
              <w:t>n</w:t>
            </w:r>
            <w:r w:rsidR="007B4357">
              <w:rPr>
                <w:rFonts w:ascii="Calibri" w:hAnsi="Calibri" w:cs="Calibri"/>
              </w:rPr>
              <w:t>sieme ad</w:t>
            </w:r>
            <w:r w:rsidRPr="00B620E4">
              <w:rPr>
                <w:rFonts w:ascii="Calibri" w:hAnsi="Calibri" w:cs="Calibri"/>
              </w:rPr>
              <w:t xml:space="preserve"> un messaggio d’errore che aiuti l’utente ad inserire correttamente i dati</w:t>
            </w:r>
          </w:p>
        </w:tc>
      </w:tr>
      <w:tr w:rsidR="0017277A" w14:paraId="741576F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FCBC14" w14:textId="77777777" w:rsidR="0017277A" w:rsidRPr="00B620E4" w:rsidRDefault="0017277A" w:rsidP="002B5EF5">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C84540" w14:textId="77777777" w:rsidR="0017277A" w:rsidRPr="00B620E4" w:rsidRDefault="0017277A" w:rsidP="002B5EF5">
            <w:pPr>
              <w:rPr>
                <w:rFonts w:ascii="Calibri" w:hAnsi="Calibri" w:cs="Calibri"/>
              </w:rPr>
            </w:pPr>
            <w:r w:rsidRPr="00B620E4">
              <w:rPr>
                <w:rFonts w:ascii="Calibri" w:hAnsi="Calibri" w:cs="Calibri"/>
              </w:rPr>
              <w:t>Le informazioni dell’utente sono state modificate con successo</w:t>
            </w:r>
          </w:p>
        </w:tc>
      </w:tr>
    </w:tbl>
    <w:p w14:paraId="2DEAA754" w14:textId="77777777" w:rsidR="0017277A" w:rsidRDefault="0017277A" w:rsidP="00FC4193">
      <w:pPr>
        <w:rPr>
          <w:rFonts w:ascii="Calibri" w:hAnsi="Calibri" w:cs="Calibri"/>
        </w:rPr>
      </w:pPr>
    </w:p>
    <w:p w14:paraId="2FE9013F" w14:textId="77777777" w:rsidR="00F50618" w:rsidRDefault="00F50618" w:rsidP="00FC4193">
      <w:pPr>
        <w:rPr>
          <w:rFonts w:ascii="Calibri" w:hAnsi="Calibri" w:cs="Calibri"/>
        </w:rPr>
      </w:pPr>
    </w:p>
    <w:p w14:paraId="20770414" w14:textId="77777777" w:rsidR="00F50618" w:rsidRDefault="00F50618" w:rsidP="00FC4193">
      <w:pPr>
        <w:rPr>
          <w:rFonts w:ascii="Calibri" w:hAnsi="Calibri" w:cs="Calibri"/>
        </w:rPr>
      </w:pPr>
    </w:p>
    <w:p w14:paraId="1C1C53C9" w14:textId="77777777" w:rsidR="00F50618" w:rsidRDefault="00F50618" w:rsidP="00FC4193">
      <w:pPr>
        <w:rPr>
          <w:rFonts w:ascii="Calibri" w:hAnsi="Calibri" w:cs="Calibri"/>
        </w:rPr>
      </w:pPr>
    </w:p>
    <w:p w14:paraId="3CD45504" w14:textId="77777777" w:rsidR="00F50618" w:rsidRDefault="00F50618" w:rsidP="00FC4193">
      <w:pPr>
        <w:rPr>
          <w:rFonts w:ascii="Calibri" w:hAnsi="Calibri" w:cs="Calibri"/>
        </w:rPr>
      </w:pPr>
    </w:p>
    <w:p w14:paraId="5F594959" w14:textId="77777777" w:rsidR="00F50618" w:rsidRDefault="00F50618" w:rsidP="00FC4193">
      <w:pPr>
        <w:rPr>
          <w:rFonts w:ascii="Calibri" w:hAnsi="Calibri" w:cs="Calibri"/>
        </w:rPr>
      </w:pPr>
    </w:p>
    <w:p w14:paraId="15EFA813" w14:textId="77777777" w:rsidR="00F50618" w:rsidRDefault="00F50618" w:rsidP="00FC4193">
      <w:pPr>
        <w:rPr>
          <w:rFonts w:ascii="Calibri" w:hAnsi="Calibri" w:cs="Calibri"/>
        </w:rPr>
      </w:pPr>
    </w:p>
    <w:p w14:paraId="3DD62942" w14:textId="77777777" w:rsidR="00F50618" w:rsidRDefault="00F50618" w:rsidP="00FC4193">
      <w:pPr>
        <w:rPr>
          <w:rFonts w:ascii="Calibri" w:hAnsi="Calibri" w:cs="Calibri"/>
        </w:rPr>
      </w:pPr>
    </w:p>
    <w:p w14:paraId="19AEEFB4"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002E55" w:rsidRPr="00BC6E10" w14:paraId="55F5130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1110EBD" w14:textId="77777777" w:rsidR="00002E55" w:rsidRPr="003F31FD" w:rsidRDefault="00002E55" w:rsidP="002B5EF5">
            <w:pPr>
              <w:spacing w:line="256" w:lineRule="auto"/>
              <w:rPr>
                <w:rFonts w:ascii="Calibri" w:hAnsi="Calibri" w:cs="Calibri"/>
              </w:rPr>
            </w:pPr>
            <w:r w:rsidRPr="003F31F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6F469E" w14:textId="36D5A8BE" w:rsidR="00002E55" w:rsidRPr="003F31FD" w:rsidRDefault="00002E55" w:rsidP="002B5EF5">
            <w:pPr>
              <w:spacing w:line="256" w:lineRule="auto"/>
              <w:rPr>
                <w:rFonts w:ascii="Calibri" w:hAnsi="Calibri" w:cs="Calibri"/>
              </w:rPr>
            </w:pPr>
            <w:r w:rsidRPr="003F31FD">
              <w:rPr>
                <w:rFonts w:ascii="Calibri" w:hAnsi="Calibri" w:cs="Calibri"/>
              </w:rPr>
              <w:t xml:space="preserve">UC </w:t>
            </w:r>
            <w:r>
              <w:rPr>
                <w:rFonts w:ascii="Calibri" w:hAnsi="Calibri" w:cs="Calibri"/>
              </w:rPr>
              <w:t>1</w:t>
            </w:r>
            <w:r w:rsidR="00C4034F">
              <w:rPr>
                <w:rFonts w:ascii="Calibri" w:hAnsi="Calibri" w:cs="Calibri"/>
              </w:rPr>
              <w:t>6</w:t>
            </w:r>
            <w:r w:rsidRPr="003F31FD">
              <w:rPr>
                <w:rFonts w:ascii="Calibri" w:hAnsi="Calibri" w:cs="Calibri"/>
              </w:rPr>
              <w:t xml:space="preserve"> – </w:t>
            </w:r>
            <w:r>
              <w:rPr>
                <w:rFonts w:ascii="Calibri" w:hAnsi="Calibri" w:cs="Calibri"/>
              </w:rPr>
              <w:t>Pagamento con PayPal</w:t>
            </w:r>
          </w:p>
        </w:tc>
      </w:tr>
      <w:tr w:rsidR="00002E55" w:rsidRPr="00BC6E10" w14:paraId="01795E7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E9035C" w14:textId="77777777" w:rsidR="00002E55" w:rsidRPr="003F31FD" w:rsidRDefault="00002E55" w:rsidP="002B5EF5">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732C341" w14:textId="5C0C949A" w:rsidR="00002E55" w:rsidRPr="003F31FD" w:rsidRDefault="00002E55" w:rsidP="002B5EF5">
            <w:pPr>
              <w:spacing w:line="256" w:lineRule="auto"/>
              <w:rPr>
                <w:rFonts w:ascii="Calibri" w:hAnsi="Calibri" w:cs="Calibri"/>
              </w:rPr>
            </w:pPr>
            <w:r>
              <w:rPr>
                <w:rFonts w:ascii="Calibri" w:hAnsi="Calibri" w:cs="Calibri"/>
              </w:rPr>
              <w:t>PayPal API</w:t>
            </w:r>
          </w:p>
        </w:tc>
      </w:tr>
      <w:tr w:rsidR="00002E55" w:rsidRPr="00BC6E10" w14:paraId="76F4542D"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2AE55C" w14:textId="77777777" w:rsidR="00002E55" w:rsidRPr="003F31FD" w:rsidRDefault="00002E55" w:rsidP="002B5EF5">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0ADCF3F" w14:textId="4DBE1501" w:rsidR="00002E55" w:rsidRPr="003F31FD" w:rsidRDefault="00002E55" w:rsidP="002B5EF5">
            <w:pPr>
              <w:spacing w:line="256" w:lineRule="auto"/>
              <w:rPr>
                <w:rFonts w:ascii="Calibri" w:hAnsi="Calibri" w:cs="Calibri"/>
              </w:rPr>
            </w:pPr>
            <w:r>
              <w:rPr>
                <w:rFonts w:ascii="Calibri" w:hAnsi="Calibri" w:cs="Calibri"/>
              </w:rPr>
              <w:t>Il sistema chiede a PayPal API di verificare i dati del profilo inseriti, così da procedere al pagamento</w:t>
            </w:r>
          </w:p>
        </w:tc>
      </w:tr>
      <w:tr w:rsidR="00F50618" w:rsidRPr="00BC6E10" w14:paraId="7C858062" w14:textId="77777777" w:rsidTr="002B5EF5">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64E31F5" w14:textId="77777777" w:rsidR="00F50618" w:rsidRPr="003F31FD" w:rsidRDefault="00F50618" w:rsidP="00F50618">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0DF3994" w14:textId="0C885D79" w:rsidR="00F50618" w:rsidRPr="003F31FD" w:rsidRDefault="00F50618" w:rsidP="00F50618">
            <w:pPr>
              <w:spacing w:line="256" w:lineRule="auto"/>
              <w:jc w:val="center"/>
              <w:rPr>
                <w:rFonts w:ascii="Calibri" w:hAnsi="Calibri" w:cs="Calibri"/>
              </w:rPr>
            </w:pPr>
            <w:r>
              <w:rPr>
                <w:rFonts w:ascii="Calibri" w:hAnsi="Calibri" w:cs="Calibri"/>
              </w:rPr>
              <w:t>Sistema</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B0B7BD" w14:textId="0243ED82" w:rsidR="00F50618" w:rsidRPr="003F31FD" w:rsidRDefault="00F50618" w:rsidP="00F50618">
            <w:pPr>
              <w:spacing w:line="256" w:lineRule="auto"/>
              <w:jc w:val="center"/>
              <w:rPr>
                <w:rFonts w:ascii="Calibri" w:hAnsi="Calibri" w:cs="Calibri"/>
              </w:rPr>
            </w:pPr>
            <w:r>
              <w:rPr>
                <w:rFonts w:ascii="Calibri" w:hAnsi="Calibri" w:cs="Calibri"/>
              </w:rPr>
              <w:t>PayPal API</w:t>
            </w:r>
          </w:p>
        </w:tc>
      </w:tr>
      <w:tr w:rsidR="00002E55" w:rsidRPr="00BC6E10" w14:paraId="3BDF6795" w14:textId="77777777" w:rsidTr="002B5EF5">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89B2EAF" w14:textId="77777777" w:rsidR="00002E55" w:rsidRPr="003F31FD" w:rsidRDefault="00002E55" w:rsidP="002B5EF5">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45AA572" w14:textId="77777777" w:rsidR="00002E55" w:rsidRPr="003F31FD" w:rsidRDefault="00002E55" w:rsidP="002B5EF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95DF71E" w14:textId="77777777" w:rsidR="00EA6ECD" w:rsidRDefault="00002E55">
            <w:pPr>
              <w:pStyle w:val="Paragrafoelenco"/>
              <w:numPr>
                <w:ilvl w:val="0"/>
                <w:numId w:val="36"/>
              </w:numPr>
              <w:rPr>
                <w:rFonts w:cs="Calibri"/>
              </w:rPr>
            </w:pPr>
            <w:r>
              <w:rPr>
                <w:rFonts w:cs="Calibri"/>
              </w:rPr>
              <w:t>PayPal API</w:t>
            </w:r>
            <w:r w:rsidR="00EA6ECD">
              <w:rPr>
                <w:rFonts w:cs="Calibri"/>
              </w:rPr>
              <w:t xml:space="preserve"> verifica se le credenziali sono corrette</w:t>
            </w:r>
          </w:p>
          <w:p w14:paraId="3550D4EC" w14:textId="77777777" w:rsidR="00F50618" w:rsidRDefault="00EA6ECD">
            <w:pPr>
              <w:pStyle w:val="Paragrafoelenco"/>
              <w:numPr>
                <w:ilvl w:val="0"/>
                <w:numId w:val="36"/>
              </w:numPr>
              <w:rPr>
                <w:rFonts w:cs="Calibri"/>
              </w:rPr>
            </w:pPr>
            <w:r>
              <w:rPr>
                <w:rFonts w:cs="Calibri"/>
              </w:rPr>
              <w:t>PayPal API esegue il pagamento</w:t>
            </w:r>
          </w:p>
          <w:p w14:paraId="0489F743" w14:textId="3710CFDC" w:rsidR="00EA6ECD" w:rsidRPr="00EA6ECD" w:rsidRDefault="00EA6ECD">
            <w:pPr>
              <w:pStyle w:val="Paragrafoelenco"/>
              <w:numPr>
                <w:ilvl w:val="0"/>
                <w:numId w:val="36"/>
              </w:numPr>
              <w:rPr>
                <w:rFonts w:cs="Calibri"/>
              </w:rPr>
            </w:pPr>
            <w:r>
              <w:rPr>
                <w:rFonts w:cs="Calibri"/>
              </w:rPr>
              <w:t>PayPal API manda a conferma al sistema</w:t>
            </w:r>
          </w:p>
        </w:tc>
      </w:tr>
      <w:tr w:rsidR="00002E55" w:rsidRPr="00BC6E10" w14:paraId="2F4CE06A" w14:textId="77777777" w:rsidTr="00142D3F">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4959959" w14:textId="77777777" w:rsidR="00002E55" w:rsidRPr="003F31FD" w:rsidRDefault="00002E55" w:rsidP="002B5EF5">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80899C" w14:textId="5397DFD1" w:rsidR="00002E55" w:rsidRPr="001209ED" w:rsidRDefault="00F50618">
            <w:pPr>
              <w:pStyle w:val="Paragrafoelenco"/>
              <w:numPr>
                <w:ilvl w:val="0"/>
                <w:numId w:val="36"/>
              </w:numPr>
              <w:rPr>
                <w:rFonts w:cs="Calibri"/>
              </w:rPr>
            </w:pPr>
            <w:r>
              <w:rPr>
                <w:rFonts w:cs="Calibri"/>
              </w:rPr>
              <w:t>Il sistema riceve la conferma</w:t>
            </w:r>
            <w:r w:rsidR="00B627A1">
              <w:rPr>
                <w:rFonts w:cs="Calibri"/>
              </w:rPr>
              <w:t xml:space="preserve"> di pagamento</w:t>
            </w:r>
          </w:p>
        </w:tc>
        <w:tc>
          <w:tcPr>
            <w:tcW w:w="3328" w:type="dxa"/>
            <w:tcBorders>
              <w:top w:val="single" w:sz="4" w:space="0" w:color="auto"/>
              <w:left w:val="single" w:sz="4" w:space="0" w:color="auto"/>
              <w:right w:val="single" w:sz="4" w:space="0" w:color="auto"/>
            </w:tcBorders>
            <w:hideMark/>
          </w:tcPr>
          <w:p w14:paraId="0B2BEDC2" w14:textId="77777777" w:rsidR="00002E55" w:rsidRPr="003F31FD" w:rsidRDefault="00002E55" w:rsidP="002B5EF5">
            <w:pPr>
              <w:spacing w:line="256" w:lineRule="auto"/>
              <w:rPr>
                <w:rFonts w:ascii="Calibri" w:hAnsi="Calibri" w:cs="Calibri"/>
              </w:rPr>
            </w:pPr>
          </w:p>
        </w:tc>
      </w:tr>
      <w:tr w:rsidR="00002E55" w:rsidRPr="00BC6E10" w14:paraId="04485253"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4A15CB" w14:textId="77777777" w:rsidR="00002E55" w:rsidRPr="003F31FD" w:rsidRDefault="00002E55" w:rsidP="002B5EF5">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32CF52" w14:textId="53186E66" w:rsidR="00002E55" w:rsidRPr="003F31FD" w:rsidRDefault="003271E6" w:rsidP="002B5EF5">
            <w:pPr>
              <w:spacing w:line="256" w:lineRule="auto"/>
              <w:rPr>
                <w:rFonts w:ascii="Calibri" w:hAnsi="Calibri" w:cs="Calibri"/>
              </w:rPr>
            </w:pPr>
            <w:r>
              <w:rPr>
                <w:rFonts w:ascii="Calibri" w:hAnsi="Calibri" w:cs="Calibri"/>
              </w:rPr>
              <w:t>In caso di comunicazione di errore da parte di PayPal, si procede come in UC 14E1</w:t>
            </w:r>
          </w:p>
        </w:tc>
      </w:tr>
      <w:tr w:rsidR="00002E55" w:rsidRPr="00BC6E10" w14:paraId="2D307C24"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8AE78F" w14:textId="77777777" w:rsidR="00002E55" w:rsidRPr="003F31FD" w:rsidRDefault="00002E55" w:rsidP="002B5EF5">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CE235A3" w14:textId="4818FE51" w:rsidR="00002E55" w:rsidRPr="003F31FD" w:rsidRDefault="00B627A1" w:rsidP="002B5EF5">
            <w:pPr>
              <w:spacing w:line="256" w:lineRule="auto"/>
              <w:rPr>
                <w:rFonts w:ascii="Calibri" w:hAnsi="Calibri" w:cs="Calibri"/>
              </w:rPr>
            </w:pPr>
            <w:r>
              <w:rPr>
                <w:rFonts w:ascii="Calibri" w:hAnsi="Calibri" w:cs="Calibri"/>
              </w:rPr>
              <w:t>I</w:t>
            </w:r>
            <w:r w:rsidR="005D7378">
              <w:rPr>
                <w:rFonts w:ascii="Calibri" w:hAnsi="Calibri" w:cs="Calibri"/>
              </w:rPr>
              <w:t>l sistema ora può procedere a preparare l’ordine</w:t>
            </w:r>
          </w:p>
        </w:tc>
      </w:tr>
    </w:tbl>
    <w:p w14:paraId="779EB3A9" w14:textId="77777777" w:rsidR="007B4357" w:rsidRDefault="007B4357" w:rsidP="00FC4193">
      <w:pPr>
        <w:rPr>
          <w:rFonts w:ascii="Calibri" w:hAnsi="Calibri" w:cs="Calibri"/>
        </w:rPr>
      </w:pPr>
    </w:p>
    <w:p w14:paraId="51B84603" w14:textId="77777777" w:rsidR="00142D3F" w:rsidRDefault="00142D3F"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42D3F" w:rsidRPr="00BC6E10" w14:paraId="430EBE44" w14:textId="77777777" w:rsidTr="003271E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3091E8" w14:textId="77777777" w:rsidR="00142D3F" w:rsidRPr="00142D3F" w:rsidRDefault="00142D3F" w:rsidP="002B5EF5">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5A58D5" w14:textId="3DAFC743" w:rsidR="00142D3F" w:rsidRPr="003F31FD" w:rsidRDefault="00142D3F" w:rsidP="002B5EF5">
            <w:pPr>
              <w:spacing w:line="256" w:lineRule="auto"/>
              <w:rPr>
                <w:rFonts w:ascii="Calibri" w:hAnsi="Calibri" w:cs="Calibri"/>
              </w:rPr>
            </w:pPr>
            <w:r w:rsidRPr="00142D3F">
              <w:rPr>
                <w:rFonts w:ascii="Calibri" w:hAnsi="Calibri" w:cs="Calibri"/>
              </w:rPr>
              <w:t>UC 1</w:t>
            </w:r>
            <w:r w:rsidR="00C4034F">
              <w:rPr>
                <w:rFonts w:ascii="Calibri" w:hAnsi="Calibri" w:cs="Calibri"/>
              </w:rPr>
              <w:t>6</w:t>
            </w:r>
            <w:r w:rsidR="00273973">
              <w:rPr>
                <w:rFonts w:ascii="Calibri" w:hAnsi="Calibri" w:cs="Calibri"/>
              </w:rPr>
              <w:t>E</w:t>
            </w:r>
            <w:r w:rsidRPr="00142D3F">
              <w:rPr>
                <w:rFonts w:ascii="Calibri" w:hAnsi="Calibri" w:cs="Calibri"/>
              </w:rPr>
              <w:t>1 – Pagamento non riuscito</w:t>
            </w:r>
          </w:p>
        </w:tc>
      </w:tr>
      <w:tr w:rsidR="00142D3F" w:rsidRPr="00BC6E10" w14:paraId="6C9F1088"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A61D35" w14:textId="77777777" w:rsidR="00142D3F" w:rsidRPr="003F31FD" w:rsidRDefault="00142D3F" w:rsidP="002B5EF5">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ABB4050" w14:textId="77777777" w:rsidR="00142D3F" w:rsidRPr="003F31FD" w:rsidRDefault="00142D3F" w:rsidP="002B5EF5">
            <w:pPr>
              <w:spacing w:line="256" w:lineRule="auto"/>
              <w:rPr>
                <w:rFonts w:ascii="Calibri" w:hAnsi="Calibri" w:cs="Calibri"/>
              </w:rPr>
            </w:pPr>
            <w:r>
              <w:rPr>
                <w:rFonts w:ascii="Calibri" w:hAnsi="Calibri" w:cs="Calibri"/>
              </w:rPr>
              <w:t>PayPal API</w:t>
            </w:r>
          </w:p>
        </w:tc>
      </w:tr>
      <w:tr w:rsidR="00142D3F" w:rsidRPr="00BC6E10" w14:paraId="5B3E64B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A1895" w14:textId="77777777" w:rsidR="00142D3F" w:rsidRPr="003F31FD" w:rsidRDefault="00142D3F" w:rsidP="002B5EF5">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E9DEA9E" w14:textId="03496BC5" w:rsidR="00142D3F" w:rsidRPr="003F31FD" w:rsidRDefault="00142D3F" w:rsidP="002B5EF5">
            <w:pPr>
              <w:spacing w:line="256" w:lineRule="auto"/>
              <w:rPr>
                <w:rFonts w:ascii="Calibri" w:hAnsi="Calibri" w:cs="Calibri"/>
              </w:rPr>
            </w:pPr>
            <w:r>
              <w:rPr>
                <w:rFonts w:ascii="Calibri" w:hAnsi="Calibri" w:cs="Calibri"/>
              </w:rPr>
              <w:t>PayPal non riesce a far eseguire il pagamento</w:t>
            </w:r>
            <w:r w:rsidR="003271E6">
              <w:rPr>
                <w:rFonts w:ascii="Calibri" w:hAnsi="Calibri" w:cs="Calibri"/>
              </w:rPr>
              <w:t xml:space="preserve"> a causa di un errore</w:t>
            </w:r>
          </w:p>
        </w:tc>
      </w:tr>
      <w:tr w:rsidR="00142D3F" w:rsidRPr="00BC6E10" w14:paraId="29C02FE0" w14:textId="77777777" w:rsidTr="002B5EF5">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3ABD9D1" w14:textId="77777777" w:rsidR="00142D3F" w:rsidRPr="003F31FD" w:rsidRDefault="00142D3F" w:rsidP="002B5EF5">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2CFE603" w14:textId="31CA3343" w:rsidR="00142D3F" w:rsidRPr="003F31FD" w:rsidRDefault="003271E6" w:rsidP="002B5EF5">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B7FF0C" w14:textId="351D58E6" w:rsidR="00142D3F" w:rsidRPr="003F31FD" w:rsidRDefault="003271E6" w:rsidP="002B5EF5">
            <w:pPr>
              <w:spacing w:line="256" w:lineRule="auto"/>
              <w:jc w:val="center"/>
              <w:rPr>
                <w:rFonts w:ascii="Calibri" w:hAnsi="Calibri" w:cs="Calibri"/>
              </w:rPr>
            </w:pPr>
            <w:r>
              <w:rPr>
                <w:rFonts w:ascii="Calibri" w:hAnsi="Calibri" w:cs="Calibri"/>
              </w:rPr>
              <w:t>Sistema</w:t>
            </w:r>
          </w:p>
        </w:tc>
      </w:tr>
      <w:tr w:rsidR="00B627A1" w:rsidRPr="00BC6E10" w14:paraId="437103A2" w14:textId="77777777" w:rsidTr="00273973">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445F9F84" w14:textId="77777777" w:rsidR="00B627A1" w:rsidRPr="003F31FD" w:rsidRDefault="00B627A1" w:rsidP="00B627A1">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5EF9698" w14:textId="1718C881" w:rsidR="00B627A1" w:rsidRDefault="00B627A1" w:rsidP="00B627A1">
            <w:pPr>
              <w:spacing w:line="256" w:lineRule="auto"/>
              <w:jc w:val="center"/>
              <w:rPr>
                <w:rFonts w:ascii="Calibri" w:hAnsi="Calibri" w:cs="Calibri"/>
              </w:rPr>
            </w:pPr>
            <w:r w:rsidRPr="00E25F5B">
              <w:rPr>
                <w:rFonts w:cs="Calibri"/>
              </w:rPr>
              <w:t>Eseguire UC 1</w:t>
            </w:r>
            <w:r>
              <w:rPr>
                <w:rFonts w:cs="Calibri"/>
              </w:rPr>
              <w:t>4 fino al punto</w:t>
            </w:r>
            <w:r w:rsidR="00DD6F91">
              <w:rPr>
                <w:rFonts w:cs="Calibri"/>
              </w:rPr>
              <w:t xml:space="preserve"> 1</w:t>
            </w:r>
          </w:p>
        </w:tc>
      </w:tr>
      <w:tr w:rsidR="003271E6" w:rsidRPr="00BC6E10" w14:paraId="252CEA06" w14:textId="77777777" w:rsidTr="002B5EF5">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CF966E9"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65B069A" w14:textId="77777777" w:rsidR="003271E6" w:rsidRDefault="003271E6">
            <w:pPr>
              <w:pStyle w:val="Paragrafoelenco"/>
              <w:numPr>
                <w:ilvl w:val="0"/>
                <w:numId w:val="39"/>
              </w:numPr>
              <w:rPr>
                <w:rFonts w:cs="Calibri"/>
              </w:rPr>
            </w:pPr>
            <w:r w:rsidRPr="003271E6">
              <w:rPr>
                <w:rFonts w:cs="Calibri"/>
              </w:rPr>
              <w:t xml:space="preserve">PayPal </w:t>
            </w:r>
            <w:r>
              <w:rPr>
                <w:rFonts w:cs="Calibri"/>
              </w:rPr>
              <w:t>riscontra</w:t>
            </w:r>
            <w:r w:rsidRPr="003271E6">
              <w:rPr>
                <w:rFonts w:cs="Calibri"/>
              </w:rPr>
              <w:t xml:space="preserve"> un errore</w:t>
            </w:r>
          </w:p>
          <w:p w14:paraId="16EDDDE0" w14:textId="77777777" w:rsidR="003271E6" w:rsidRPr="003F31FD" w:rsidRDefault="003271E6" w:rsidP="003271E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6C6D6D7" w14:textId="2DE30394" w:rsidR="003271E6" w:rsidRPr="003271E6" w:rsidRDefault="003271E6" w:rsidP="003271E6">
            <w:pPr>
              <w:rPr>
                <w:rFonts w:cs="Calibri"/>
              </w:rPr>
            </w:pPr>
          </w:p>
        </w:tc>
      </w:tr>
      <w:tr w:rsidR="003271E6" w:rsidRPr="00BC6E10" w14:paraId="2B7935AE" w14:textId="77777777" w:rsidTr="002B5EF5">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71A9B95"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62CF6DD5" w14:textId="681C3CEC" w:rsidR="003271E6" w:rsidRPr="00DD6F91" w:rsidRDefault="003271E6" w:rsidP="003271E6">
            <w:pPr>
              <w:rPr>
                <w:rFonts w:cs="Calibri"/>
              </w:rPr>
            </w:pPr>
          </w:p>
        </w:tc>
        <w:tc>
          <w:tcPr>
            <w:tcW w:w="3328" w:type="dxa"/>
            <w:tcBorders>
              <w:top w:val="single" w:sz="4" w:space="0" w:color="auto"/>
              <w:left w:val="single" w:sz="4" w:space="0" w:color="auto"/>
              <w:right w:val="single" w:sz="4" w:space="0" w:color="auto"/>
            </w:tcBorders>
            <w:hideMark/>
          </w:tcPr>
          <w:p w14:paraId="4AB561E4" w14:textId="56D697B6" w:rsidR="003271E6" w:rsidRPr="003271E6" w:rsidRDefault="003271E6">
            <w:pPr>
              <w:pStyle w:val="Paragrafoelenco"/>
              <w:numPr>
                <w:ilvl w:val="0"/>
                <w:numId w:val="39"/>
              </w:numPr>
              <w:rPr>
                <w:rFonts w:cs="Calibri"/>
              </w:rPr>
            </w:pPr>
            <w:r w:rsidRPr="003271E6">
              <w:rPr>
                <w:rFonts w:cs="Calibri"/>
              </w:rPr>
              <w:t>Il sistema presenterà una pagina di errore all’utente</w:t>
            </w:r>
          </w:p>
        </w:tc>
      </w:tr>
      <w:tr w:rsidR="003271E6" w:rsidRPr="00BC6E10" w14:paraId="7F17FB7E"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0D237C" w14:textId="77777777" w:rsidR="003271E6" w:rsidRPr="003F31FD" w:rsidRDefault="003271E6" w:rsidP="003271E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172CA1" w14:textId="77777777" w:rsidR="003271E6" w:rsidRPr="003F31FD" w:rsidRDefault="003271E6" w:rsidP="003271E6">
            <w:pPr>
              <w:spacing w:line="256" w:lineRule="auto"/>
              <w:rPr>
                <w:rFonts w:ascii="Calibri" w:hAnsi="Calibri" w:cs="Calibri"/>
              </w:rPr>
            </w:pPr>
          </w:p>
        </w:tc>
      </w:tr>
      <w:tr w:rsidR="003271E6" w:rsidRPr="00BC6E10" w14:paraId="64E7291A"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181D43" w14:textId="77777777" w:rsidR="003271E6" w:rsidRPr="003F31FD" w:rsidRDefault="003271E6" w:rsidP="003271E6">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7835B" w14:textId="67B4C171" w:rsidR="003271E6" w:rsidRPr="003F31FD" w:rsidRDefault="003271E6" w:rsidP="003271E6">
            <w:pPr>
              <w:spacing w:line="256" w:lineRule="auto"/>
              <w:rPr>
                <w:rFonts w:ascii="Calibri" w:hAnsi="Calibri" w:cs="Calibri"/>
              </w:rPr>
            </w:pPr>
            <w:r>
              <w:rPr>
                <w:rFonts w:ascii="Calibri" w:hAnsi="Calibri" w:cs="Calibri"/>
              </w:rPr>
              <w:t>Il pagamento non è stato effettuato, e l’ordine non verrà creato</w:t>
            </w:r>
          </w:p>
        </w:tc>
      </w:tr>
    </w:tbl>
    <w:p w14:paraId="319C6C6D" w14:textId="77777777" w:rsidR="00CE2C5F" w:rsidRDefault="00CE2C5F" w:rsidP="00FC4193">
      <w:pPr>
        <w:rPr>
          <w:rFonts w:ascii="Calibri" w:hAnsi="Calibri" w:cs="Calibri"/>
        </w:rPr>
      </w:pPr>
    </w:p>
    <w:p w14:paraId="1FF17B5F" w14:textId="77777777" w:rsidR="00F75A02" w:rsidRDefault="00F75A02"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75A02" w:rsidRPr="00BC6E10" w14:paraId="47094725" w14:textId="77777777" w:rsidTr="00D6409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FAA545" w14:textId="77777777" w:rsidR="00F75A02" w:rsidRPr="00142D3F" w:rsidRDefault="00F75A02" w:rsidP="00AE2BF2">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A2F121" w14:textId="02ACD19B" w:rsidR="00F75A02" w:rsidRPr="003F31FD" w:rsidRDefault="00F75A02" w:rsidP="00AE2BF2">
            <w:pPr>
              <w:spacing w:line="256" w:lineRule="auto"/>
              <w:rPr>
                <w:rFonts w:ascii="Calibri" w:hAnsi="Calibri" w:cs="Calibri"/>
              </w:rPr>
            </w:pPr>
            <w:r w:rsidRPr="00142D3F">
              <w:rPr>
                <w:rFonts w:ascii="Calibri" w:hAnsi="Calibri" w:cs="Calibri"/>
              </w:rPr>
              <w:t>UC 1</w:t>
            </w:r>
            <w:r w:rsidR="00C4034F">
              <w:rPr>
                <w:rFonts w:ascii="Calibri" w:hAnsi="Calibri" w:cs="Calibri"/>
              </w:rPr>
              <w:t>7</w:t>
            </w:r>
            <w:r w:rsidRPr="00142D3F">
              <w:rPr>
                <w:rFonts w:ascii="Calibri" w:hAnsi="Calibri" w:cs="Calibri"/>
              </w:rPr>
              <w:t xml:space="preserve"> –</w:t>
            </w:r>
            <w:r>
              <w:rPr>
                <w:rFonts w:ascii="Calibri" w:hAnsi="Calibri" w:cs="Calibri"/>
              </w:rPr>
              <w:t xml:space="preserve"> Seleziona indirizzo</w:t>
            </w:r>
          </w:p>
        </w:tc>
      </w:tr>
      <w:tr w:rsidR="00F75A02" w:rsidRPr="00BC6E10" w14:paraId="2323A7E4"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9FB2D35" w14:textId="77777777" w:rsidR="00F75A02" w:rsidRPr="003F31FD" w:rsidRDefault="00F75A02" w:rsidP="00AE2BF2">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4023121" w14:textId="7F14B635" w:rsidR="00F75A02" w:rsidRPr="003F31FD" w:rsidRDefault="00F75A02" w:rsidP="00AE2BF2">
            <w:pPr>
              <w:spacing w:line="256" w:lineRule="auto"/>
              <w:rPr>
                <w:rFonts w:ascii="Calibri" w:hAnsi="Calibri" w:cs="Calibri"/>
              </w:rPr>
            </w:pPr>
            <w:r>
              <w:rPr>
                <w:rFonts w:ascii="Calibri" w:hAnsi="Calibri" w:cs="Calibri"/>
              </w:rPr>
              <w:t>Cliente</w:t>
            </w:r>
          </w:p>
        </w:tc>
      </w:tr>
      <w:tr w:rsidR="00F75A02" w:rsidRPr="00BC6E10" w14:paraId="52EBD07F"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9EC94B2" w14:textId="77777777" w:rsidR="00F75A02" w:rsidRPr="003F31FD" w:rsidRDefault="00F75A02" w:rsidP="00AE2BF2">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113359" w14:textId="2E90935B" w:rsidR="00F75A02" w:rsidRPr="003F31FD" w:rsidRDefault="00F75A02" w:rsidP="00AE2BF2">
            <w:pPr>
              <w:spacing w:line="256" w:lineRule="auto"/>
              <w:rPr>
                <w:rFonts w:ascii="Calibri" w:hAnsi="Calibri" w:cs="Calibri"/>
              </w:rPr>
            </w:pPr>
            <w:r>
              <w:rPr>
                <w:rFonts w:ascii="Calibri" w:hAnsi="Calibri" w:cs="Calibri"/>
              </w:rPr>
              <w:t>Il cliente sta inserendo i dati per un ordine, e deve inserire un indirizzo per la consegna</w:t>
            </w:r>
          </w:p>
        </w:tc>
      </w:tr>
      <w:tr w:rsidR="00F75A02" w:rsidRPr="00BC6E10" w14:paraId="08A0388C" w14:textId="77777777" w:rsidTr="00AE2BF2">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BAA7905" w14:textId="77777777" w:rsidR="00F75A02" w:rsidRPr="003F31FD" w:rsidRDefault="00F75A02" w:rsidP="00AE2BF2">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5F18957" w14:textId="737EBF69" w:rsidR="00F75A02" w:rsidRPr="003F31FD" w:rsidRDefault="00F75A02" w:rsidP="00AE2BF2">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E2E7DE2" w14:textId="77777777" w:rsidR="00F75A02" w:rsidRPr="003F31FD" w:rsidRDefault="00F75A02" w:rsidP="00AE2BF2">
            <w:pPr>
              <w:spacing w:line="256" w:lineRule="auto"/>
              <w:jc w:val="center"/>
              <w:rPr>
                <w:rFonts w:ascii="Calibri" w:hAnsi="Calibri" w:cs="Calibri"/>
              </w:rPr>
            </w:pPr>
            <w:r>
              <w:rPr>
                <w:rFonts w:ascii="Calibri" w:hAnsi="Calibri" w:cs="Calibri"/>
              </w:rPr>
              <w:t>Sistema</w:t>
            </w:r>
          </w:p>
        </w:tc>
      </w:tr>
      <w:tr w:rsidR="00F75A02" w:rsidRPr="00BC6E10" w14:paraId="18085A0C" w14:textId="77777777" w:rsidTr="00AE2BF2">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571CC17" w14:textId="77777777" w:rsidR="00F75A02" w:rsidRPr="003F31FD" w:rsidRDefault="00F75A02"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AC40652" w14:textId="1E1E148B" w:rsidR="00F75A02" w:rsidRPr="00F75A02" w:rsidRDefault="00F75A02" w:rsidP="00F75A02">
            <w:pPr>
              <w:pStyle w:val="Paragrafoelenco"/>
              <w:numPr>
                <w:ilvl w:val="0"/>
                <w:numId w:val="46"/>
              </w:numPr>
              <w:rPr>
                <w:rFonts w:cs="Calibri"/>
              </w:rPr>
            </w:pPr>
            <w:r>
              <w:rPr>
                <w:rFonts w:cs="Calibri"/>
              </w:rPr>
              <w:t xml:space="preserve">Il cliente si trova sul </w:t>
            </w:r>
            <w:proofErr w:type="spellStart"/>
            <w:r>
              <w:rPr>
                <w:rFonts w:cs="Calibri"/>
              </w:rPr>
              <w:t>form</w:t>
            </w:r>
            <w:proofErr w:type="spellEnd"/>
            <w:r>
              <w:rPr>
                <w:rFonts w:cs="Calibri"/>
              </w:rPr>
              <w:t xml:space="preserve"> per compilare i dati della </w:t>
            </w:r>
            <w:r>
              <w:rPr>
                <w:rFonts w:cs="Calibri"/>
              </w:rPr>
              <w:lastRenderedPageBreak/>
              <w:t>destinazione</w:t>
            </w:r>
          </w:p>
        </w:tc>
        <w:tc>
          <w:tcPr>
            <w:tcW w:w="3328" w:type="dxa"/>
            <w:tcBorders>
              <w:top w:val="single" w:sz="4" w:space="0" w:color="auto"/>
              <w:left w:val="single" w:sz="4" w:space="0" w:color="auto"/>
              <w:bottom w:val="single" w:sz="4" w:space="0" w:color="auto"/>
              <w:right w:val="single" w:sz="4" w:space="0" w:color="auto"/>
            </w:tcBorders>
          </w:tcPr>
          <w:p w14:paraId="5D336722" w14:textId="77777777" w:rsidR="00F75A02" w:rsidRPr="003271E6" w:rsidRDefault="00F75A02" w:rsidP="00AE2BF2">
            <w:pPr>
              <w:rPr>
                <w:rFonts w:cs="Calibri"/>
              </w:rPr>
            </w:pPr>
          </w:p>
        </w:tc>
      </w:tr>
      <w:tr w:rsidR="00F75A02" w:rsidRPr="00BC6E10" w14:paraId="5CE3C534" w14:textId="77777777" w:rsidTr="00AE2BF2">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37337E8" w14:textId="77777777" w:rsidR="00F75A02" w:rsidRPr="003F31FD" w:rsidRDefault="00F75A02"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463485F0" w14:textId="77777777" w:rsidR="00F75A02" w:rsidRPr="00DD6F91" w:rsidRDefault="00F75A02" w:rsidP="00AE2BF2">
            <w:pPr>
              <w:rPr>
                <w:rFonts w:cs="Calibri"/>
              </w:rPr>
            </w:pPr>
          </w:p>
        </w:tc>
        <w:tc>
          <w:tcPr>
            <w:tcW w:w="3328" w:type="dxa"/>
            <w:tcBorders>
              <w:top w:val="single" w:sz="4" w:space="0" w:color="auto"/>
              <w:left w:val="single" w:sz="4" w:space="0" w:color="auto"/>
              <w:right w:val="single" w:sz="4" w:space="0" w:color="auto"/>
            </w:tcBorders>
            <w:hideMark/>
          </w:tcPr>
          <w:p w14:paraId="68032D0A" w14:textId="4BCA89F2" w:rsidR="00F75A02" w:rsidRPr="00F75A02" w:rsidRDefault="00F75A02" w:rsidP="00F75A02">
            <w:pPr>
              <w:pStyle w:val="Paragrafoelenco"/>
              <w:numPr>
                <w:ilvl w:val="0"/>
                <w:numId w:val="46"/>
              </w:numPr>
              <w:rPr>
                <w:rFonts w:cs="Calibri"/>
              </w:rPr>
            </w:pPr>
            <w:r>
              <w:rPr>
                <w:rFonts w:cs="Calibri"/>
              </w:rPr>
              <w:t xml:space="preserve">In caso il cliente abbia inserito sul proprio profilo l’indirizzo della propria abitazione, il sistema farà comparire già compilato tale indirizzo nel </w:t>
            </w:r>
            <w:proofErr w:type="spellStart"/>
            <w:r>
              <w:rPr>
                <w:rFonts w:cs="Calibri"/>
              </w:rPr>
              <w:t>form</w:t>
            </w:r>
            <w:proofErr w:type="spellEnd"/>
          </w:p>
        </w:tc>
      </w:tr>
      <w:tr w:rsidR="00F75A02" w:rsidRPr="00BC6E10" w14:paraId="12182E1D"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0D030DB4" w14:textId="77777777" w:rsidR="00F75A02" w:rsidRPr="003F31FD" w:rsidRDefault="00F75A02"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6854E0F0" w14:textId="77777777" w:rsidR="00F75A02" w:rsidRDefault="00B5733F" w:rsidP="00B5733F">
            <w:pPr>
              <w:pStyle w:val="Paragrafoelenco"/>
              <w:numPr>
                <w:ilvl w:val="0"/>
                <w:numId w:val="46"/>
              </w:numPr>
              <w:rPr>
                <w:rFonts w:cs="Calibri"/>
              </w:rPr>
            </w:pPr>
            <w:r>
              <w:rPr>
                <w:rFonts w:cs="Calibri"/>
              </w:rPr>
              <w:t>Il cliente può decidere di confermare il suddetto indirizzo, o di compilare un indirizzo diverso</w:t>
            </w:r>
          </w:p>
          <w:p w14:paraId="49317A79" w14:textId="41B428B4" w:rsidR="00B5733F" w:rsidRPr="00B5733F" w:rsidRDefault="00B5733F" w:rsidP="00B5733F">
            <w:pPr>
              <w:pStyle w:val="Paragrafoelenco"/>
              <w:numPr>
                <w:ilvl w:val="0"/>
                <w:numId w:val="46"/>
              </w:numPr>
              <w:rPr>
                <w:rFonts w:cs="Calibri"/>
              </w:rPr>
            </w:pPr>
            <w:r>
              <w:rPr>
                <w:rFonts w:cs="Calibri"/>
              </w:rPr>
              <w:t>Il cliente, una volta deciso l’indirizzo, e gli altri dati per il pagamento, confermerà l’ordine cliccando l’apposito pulsante</w:t>
            </w:r>
          </w:p>
        </w:tc>
        <w:tc>
          <w:tcPr>
            <w:tcW w:w="3328" w:type="dxa"/>
            <w:tcBorders>
              <w:top w:val="single" w:sz="4" w:space="0" w:color="auto"/>
              <w:left w:val="single" w:sz="4" w:space="0" w:color="auto"/>
              <w:right w:val="single" w:sz="4" w:space="0" w:color="auto"/>
            </w:tcBorders>
          </w:tcPr>
          <w:p w14:paraId="0A3443C2" w14:textId="77777777" w:rsidR="00F75A02" w:rsidRPr="00F75A02" w:rsidRDefault="00F75A02" w:rsidP="00F75A02">
            <w:pPr>
              <w:rPr>
                <w:rFonts w:cs="Calibri"/>
              </w:rPr>
            </w:pPr>
          </w:p>
        </w:tc>
      </w:tr>
      <w:tr w:rsidR="00B5733F" w:rsidRPr="00BC6E10" w14:paraId="60368352"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734B46C2" w14:textId="77777777" w:rsidR="00B5733F" w:rsidRPr="003F31FD" w:rsidRDefault="00B5733F"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9E687A6" w14:textId="77777777" w:rsidR="00B5733F" w:rsidRPr="00B5733F" w:rsidRDefault="00B5733F" w:rsidP="00B5733F">
            <w:pPr>
              <w:rPr>
                <w:rFonts w:cs="Calibri"/>
              </w:rPr>
            </w:pPr>
          </w:p>
        </w:tc>
        <w:tc>
          <w:tcPr>
            <w:tcW w:w="3328" w:type="dxa"/>
            <w:tcBorders>
              <w:top w:val="single" w:sz="4" w:space="0" w:color="auto"/>
              <w:left w:val="single" w:sz="4" w:space="0" w:color="auto"/>
              <w:right w:val="single" w:sz="4" w:space="0" w:color="auto"/>
            </w:tcBorders>
          </w:tcPr>
          <w:p w14:paraId="0BEEB8DC" w14:textId="0308207B" w:rsidR="00B5733F" w:rsidRPr="00B5733F" w:rsidRDefault="00D6409D" w:rsidP="00B5733F">
            <w:pPr>
              <w:pStyle w:val="Paragrafoelenco"/>
              <w:numPr>
                <w:ilvl w:val="0"/>
                <w:numId w:val="46"/>
              </w:numPr>
              <w:rPr>
                <w:rFonts w:cs="Calibri"/>
              </w:rPr>
            </w:pPr>
            <w:r>
              <w:rPr>
                <w:rFonts w:cs="Calibri"/>
              </w:rPr>
              <w:t>Il sistema registrerà i dati inseriti, e procederà a creare il relativo ordine</w:t>
            </w:r>
          </w:p>
        </w:tc>
      </w:tr>
      <w:tr w:rsidR="00F75A02" w:rsidRPr="00BC6E10" w14:paraId="084F92A9"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9113D4D" w14:textId="77777777" w:rsidR="00F75A02" w:rsidRPr="003F31FD" w:rsidRDefault="00F75A02" w:rsidP="00AE2BF2">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696B8C" w14:textId="77777777" w:rsidR="00F75A02" w:rsidRPr="003F31FD" w:rsidRDefault="00F75A02" w:rsidP="00AE2BF2">
            <w:pPr>
              <w:spacing w:line="256" w:lineRule="auto"/>
              <w:rPr>
                <w:rFonts w:ascii="Calibri" w:hAnsi="Calibri" w:cs="Calibri"/>
              </w:rPr>
            </w:pPr>
          </w:p>
        </w:tc>
      </w:tr>
      <w:tr w:rsidR="00F75A02" w:rsidRPr="00BC6E10" w14:paraId="16326CAE"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BA04BB" w14:textId="77777777" w:rsidR="00F75A02" w:rsidRPr="003F31FD" w:rsidRDefault="00F75A02" w:rsidP="00AE2BF2">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5461A2" w14:textId="627B15D1" w:rsidR="00F75A02" w:rsidRPr="003F31FD" w:rsidRDefault="00D6409D" w:rsidP="00AE2BF2">
            <w:pPr>
              <w:spacing w:line="256" w:lineRule="auto"/>
              <w:rPr>
                <w:rFonts w:ascii="Calibri" w:hAnsi="Calibri" w:cs="Calibri"/>
              </w:rPr>
            </w:pPr>
            <w:r>
              <w:rPr>
                <w:rFonts w:ascii="Calibri" w:hAnsi="Calibri" w:cs="Calibri"/>
              </w:rPr>
              <w:t>L’ordine è stato creato con il relativo indirizzo per la spedizione</w:t>
            </w:r>
          </w:p>
        </w:tc>
      </w:tr>
    </w:tbl>
    <w:p w14:paraId="0B138C51" w14:textId="77777777" w:rsidR="00F75A02" w:rsidRDefault="00F75A02" w:rsidP="00FC4193">
      <w:pPr>
        <w:rPr>
          <w:rFonts w:ascii="Calibri" w:hAnsi="Calibri" w:cs="Calibri"/>
        </w:rPr>
      </w:pPr>
    </w:p>
    <w:p w14:paraId="14BE8302" w14:textId="77777777" w:rsidR="00F75A02" w:rsidRDefault="00F75A02"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75A02" w:rsidRPr="00BC6E10" w14:paraId="0AEDCED5" w14:textId="77777777" w:rsidTr="001D39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E77CB0" w14:textId="77777777" w:rsidR="00F75A02" w:rsidRPr="00142D3F" w:rsidRDefault="00F75A02" w:rsidP="00AE2BF2">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5A736CA" w14:textId="6DAAA870" w:rsidR="00F75A02" w:rsidRPr="003F31FD" w:rsidRDefault="00F75A02" w:rsidP="00AE2BF2">
            <w:pPr>
              <w:spacing w:line="256" w:lineRule="auto"/>
              <w:rPr>
                <w:rFonts w:ascii="Calibri" w:hAnsi="Calibri" w:cs="Calibri"/>
              </w:rPr>
            </w:pPr>
            <w:r w:rsidRPr="00142D3F">
              <w:rPr>
                <w:rFonts w:ascii="Calibri" w:hAnsi="Calibri" w:cs="Calibri"/>
              </w:rPr>
              <w:t>UC 1</w:t>
            </w:r>
            <w:r w:rsidR="00C4034F">
              <w:rPr>
                <w:rFonts w:ascii="Calibri" w:hAnsi="Calibri" w:cs="Calibri"/>
              </w:rPr>
              <w:t>7</w:t>
            </w:r>
            <w:r>
              <w:rPr>
                <w:rFonts w:ascii="Calibri" w:hAnsi="Calibri" w:cs="Calibri"/>
              </w:rPr>
              <w:t>E1</w:t>
            </w:r>
            <w:r w:rsidRPr="00142D3F">
              <w:rPr>
                <w:rFonts w:ascii="Calibri" w:hAnsi="Calibri" w:cs="Calibri"/>
              </w:rPr>
              <w:t xml:space="preserve"> –</w:t>
            </w:r>
            <w:r>
              <w:rPr>
                <w:rFonts w:ascii="Calibri" w:hAnsi="Calibri" w:cs="Calibri"/>
              </w:rPr>
              <w:t xml:space="preserve"> Seleziona negozio per il ritiro</w:t>
            </w:r>
          </w:p>
        </w:tc>
      </w:tr>
      <w:tr w:rsidR="00F75A02" w:rsidRPr="00BC6E10" w14:paraId="71AF155C"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02486FC" w14:textId="77777777" w:rsidR="00F75A02" w:rsidRPr="003F31FD" w:rsidRDefault="00F75A02" w:rsidP="00AE2BF2">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45B67EE" w14:textId="77777777" w:rsidR="00F75A02" w:rsidRPr="003F31FD" w:rsidRDefault="00F75A02" w:rsidP="00AE2BF2">
            <w:pPr>
              <w:spacing w:line="256" w:lineRule="auto"/>
              <w:rPr>
                <w:rFonts w:ascii="Calibri" w:hAnsi="Calibri" w:cs="Calibri"/>
              </w:rPr>
            </w:pPr>
            <w:r>
              <w:rPr>
                <w:rFonts w:ascii="Calibri" w:hAnsi="Calibri" w:cs="Calibri"/>
              </w:rPr>
              <w:t>Cliente</w:t>
            </w:r>
          </w:p>
        </w:tc>
      </w:tr>
      <w:tr w:rsidR="00F75A02" w:rsidRPr="00BC6E10" w14:paraId="0BBB80E0"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D36D05" w14:textId="77777777" w:rsidR="00F75A02" w:rsidRPr="003F31FD" w:rsidRDefault="00F75A02" w:rsidP="00AE2BF2">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0A49BC" w14:textId="53253806" w:rsidR="00F75A02" w:rsidRPr="003F31FD" w:rsidRDefault="00F75A02" w:rsidP="00AE2BF2">
            <w:pPr>
              <w:spacing w:line="256" w:lineRule="auto"/>
              <w:rPr>
                <w:rFonts w:ascii="Calibri" w:hAnsi="Calibri" w:cs="Calibri"/>
              </w:rPr>
            </w:pPr>
            <w:r>
              <w:rPr>
                <w:rFonts w:ascii="Calibri" w:hAnsi="Calibri" w:cs="Calibri"/>
              </w:rPr>
              <w:t xml:space="preserve">Il cliente sta inserendo i dati per un ordine, </w:t>
            </w:r>
            <w:r w:rsidR="0070455A">
              <w:rPr>
                <w:rFonts w:ascii="Calibri" w:hAnsi="Calibri" w:cs="Calibri"/>
              </w:rPr>
              <w:t>ma piuttosto che inserire un</w:t>
            </w:r>
            <w:r>
              <w:rPr>
                <w:rFonts w:ascii="Calibri" w:hAnsi="Calibri" w:cs="Calibri"/>
              </w:rPr>
              <w:t xml:space="preserve"> indirizzo per la consegna</w:t>
            </w:r>
            <w:r w:rsidR="0070455A">
              <w:rPr>
                <w:rFonts w:ascii="Calibri" w:hAnsi="Calibri" w:cs="Calibri"/>
              </w:rPr>
              <w:t>, decide di inserire un negozio tra quelli disponibili nel sito, e ritirarlo lì</w:t>
            </w:r>
          </w:p>
        </w:tc>
      </w:tr>
      <w:tr w:rsidR="00F75A02" w:rsidRPr="00BC6E10" w14:paraId="5B38B9CB" w14:textId="77777777" w:rsidTr="00AE2BF2">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34BC11B" w14:textId="77777777" w:rsidR="00F75A02" w:rsidRPr="003F31FD" w:rsidRDefault="00F75A02" w:rsidP="00AE2BF2">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C3BF755" w14:textId="77777777" w:rsidR="00F75A02" w:rsidRPr="003F31FD" w:rsidRDefault="00F75A02" w:rsidP="00AE2BF2">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8C5F82" w14:textId="77777777" w:rsidR="00F75A02" w:rsidRPr="003F31FD" w:rsidRDefault="00F75A02" w:rsidP="00AE2BF2">
            <w:pPr>
              <w:spacing w:line="256" w:lineRule="auto"/>
              <w:jc w:val="center"/>
              <w:rPr>
                <w:rFonts w:ascii="Calibri" w:hAnsi="Calibri" w:cs="Calibri"/>
              </w:rPr>
            </w:pPr>
            <w:r>
              <w:rPr>
                <w:rFonts w:ascii="Calibri" w:hAnsi="Calibri" w:cs="Calibri"/>
              </w:rPr>
              <w:t>Sistema</w:t>
            </w:r>
          </w:p>
        </w:tc>
      </w:tr>
      <w:tr w:rsidR="0070455A" w:rsidRPr="00BC6E10" w14:paraId="1A67468B" w14:textId="77777777" w:rsidTr="0054698D">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tcPr>
          <w:p w14:paraId="3AAE12F9" w14:textId="77777777" w:rsidR="0070455A" w:rsidRPr="003F31FD" w:rsidRDefault="0070455A" w:rsidP="0070455A">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tcPr>
          <w:p w14:paraId="7113A9D5" w14:textId="40A91902" w:rsidR="0070455A" w:rsidRPr="003271E6" w:rsidRDefault="0070455A" w:rsidP="0070455A">
            <w:pPr>
              <w:jc w:val="center"/>
              <w:rPr>
                <w:rFonts w:cs="Calibri"/>
              </w:rPr>
            </w:pPr>
            <w:r w:rsidRPr="00E25F5B">
              <w:rPr>
                <w:rFonts w:cs="Calibri"/>
              </w:rPr>
              <w:t>Eseguire UC 1</w:t>
            </w:r>
            <w:r>
              <w:rPr>
                <w:rFonts w:cs="Calibri"/>
              </w:rPr>
              <w:t>5 fino al punto 2</w:t>
            </w:r>
          </w:p>
        </w:tc>
      </w:tr>
      <w:tr w:rsidR="0070455A" w:rsidRPr="00BC6E10" w14:paraId="7AD4E28A" w14:textId="77777777" w:rsidTr="00AE2BF2">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A3C8A19" w14:textId="77777777" w:rsidR="0070455A" w:rsidRPr="003F31FD" w:rsidRDefault="0070455A"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F8AA364" w14:textId="20B8EE53" w:rsidR="0070455A" w:rsidRDefault="00B83D6A" w:rsidP="0070455A">
            <w:pPr>
              <w:pStyle w:val="Paragrafoelenco"/>
              <w:numPr>
                <w:ilvl w:val="0"/>
                <w:numId w:val="47"/>
              </w:numPr>
              <w:rPr>
                <w:rFonts w:cs="Calibri"/>
              </w:rPr>
            </w:pPr>
            <w:r>
              <w:rPr>
                <w:rFonts w:cs="Calibri"/>
              </w:rPr>
              <w:t>Il cliente, tuttavia, non vuole che il pacco venga recapitato ad un indirizzo privato, e decide allora di cliccare un pulsante che le permetta di scegliere un negozio da cui ritirarlo</w:t>
            </w:r>
          </w:p>
          <w:p w14:paraId="260248BE" w14:textId="589322E4" w:rsidR="00202404" w:rsidRPr="00202404" w:rsidRDefault="00B83D6A" w:rsidP="00202404">
            <w:pPr>
              <w:pStyle w:val="Paragrafoelenco"/>
              <w:numPr>
                <w:ilvl w:val="0"/>
                <w:numId w:val="47"/>
              </w:numPr>
              <w:rPr>
                <w:rFonts w:cs="Calibri"/>
              </w:rPr>
            </w:pPr>
            <w:r>
              <w:rPr>
                <w:rFonts w:cs="Calibri"/>
              </w:rPr>
              <w:t xml:space="preserve">Si aprirà così un menù a </w:t>
            </w:r>
            <w:r>
              <w:rPr>
                <w:rFonts w:cs="Calibri"/>
              </w:rPr>
              <w:lastRenderedPageBreak/>
              <w:t>tendina, compreso di barra di ricerca, dove sarà possibile digitare il nome di una città o provincia, così che compaiano i negozi selezionabili</w:t>
            </w:r>
          </w:p>
          <w:p w14:paraId="34AB2A04" w14:textId="77777777" w:rsidR="0070455A" w:rsidRPr="003F31FD" w:rsidRDefault="0070455A" w:rsidP="0070455A">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2577AA81" w14:textId="77777777" w:rsidR="0070455A" w:rsidRPr="003271E6" w:rsidRDefault="0070455A" w:rsidP="0070455A">
            <w:pPr>
              <w:rPr>
                <w:rFonts w:cs="Calibri"/>
              </w:rPr>
            </w:pPr>
          </w:p>
        </w:tc>
      </w:tr>
      <w:tr w:rsidR="0070455A" w:rsidRPr="00BC6E10" w14:paraId="6F0CA6CD" w14:textId="77777777" w:rsidTr="00AE2BF2">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403B381" w14:textId="77777777" w:rsidR="0070455A" w:rsidRPr="003F31FD" w:rsidRDefault="0070455A"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D0A40F1" w14:textId="77777777" w:rsidR="0070455A" w:rsidRPr="00DD6F91" w:rsidRDefault="0070455A" w:rsidP="0070455A">
            <w:pPr>
              <w:rPr>
                <w:rFonts w:cs="Calibri"/>
              </w:rPr>
            </w:pPr>
          </w:p>
        </w:tc>
        <w:tc>
          <w:tcPr>
            <w:tcW w:w="3328" w:type="dxa"/>
            <w:tcBorders>
              <w:top w:val="single" w:sz="4" w:space="0" w:color="auto"/>
              <w:left w:val="single" w:sz="4" w:space="0" w:color="auto"/>
              <w:right w:val="single" w:sz="4" w:space="0" w:color="auto"/>
            </w:tcBorders>
            <w:hideMark/>
          </w:tcPr>
          <w:p w14:paraId="7D6A38A9" w14:textId="16F8DD54" w:rsidR="0070455A" w:rsidRPr="003271E6" w:rsidRDefault="0070455A" w:rsidP="0070455A">
            <w:pPr>
              <w:pStyle w:val="Paragrafoelenco"/>
              <w:numPr>
                <w:ilvl w:val="0"/>
                <w:numId w:val="47"/>
              </w:numPr>
              <w:rPr>
                <w:rFonts w:cs="Calibri"/>
              </w:rPr>
            </w:pPr>
            <w:r w:rsidRPr="003271E6">
              <w:rPr>
                <w:rFonts w:cs="Calibri"/>
              </w:rPr>
              <w:t xml:space="preserve">Il sistema </w:t>
            </w:r>
            <w:r w:rsidR="00202404">
              <w:rPr>
                <w:rFonts w:cs="Calibri"/>
              </w:rPr>
              <w:t>cercherà i negozi con la parola digitata dal cliente, e farà comparire i suddetti tra i selezionabili</w:t>
            </w:r>
          </w:p>
        </w:tc>
      </w:tr>
      <w:tr w:rsidR="00202404" w:rsidRPr="00BC6E10" w14:paraId="11B011BA"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F3D4DD3" w14:textId="77777777" w:rsidR="00202404" w:rsidRPr="003F31FD" w:rsidRDefault="00202404"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6ACABF20" w14:textId="77777777" w:rsidR="00202404" w:rsidRDefault="00202404" w:rsidP="00202404">
            <w:pPr>
              <w:pStyle w:val="Paragrafoelenco"/>
              <w:numPr>
                <w:ilvl w:val="0"/>
                <w:numId w:val="47"/>
              </w:numPr>
              <w:rPr>
                <w:rFonts w:cs="Calibri"/>
              </w:rPr>
            </w:pPr>
            <w:r>
              <w:rPr>
                <w:rFonts w:cs="Calibri"/>
              </w:rPr>
              <w:t>Il cliente selezionerà uno dei negozi per il ritiro</w:t>
            </w:r>
          </w:p>
          <w:p w14:paraId="2DDF6E1F" w14:textId="042C2043" w:rsidR="00202404" w:rsidRPr="00202404" w:rsidRDefault="00202404" w:rsidP="00202404">
            <w:pPr>
              <w:pStyle w:val="Paragrafoelenco"/>
              <w:numPr>
                <w:ilvl w:val="0"/>
                <w:numId w:val="47"/>
              </w:numPr>
              <w:rPr>
                <w:rFonts w:cs="Calibri"/>
              </w:rPr>
            </w:pPr>
            <w:r>
              <w:rPr>
                <w:rFonts w:cs="Calibri"/>
              </w:rPr>
              <w:t>Il cliente cliccherà poi, una volta inseriti tutti i dati, il pulsante di conferma</w:t>
            </w:r>
            <w:r w:rsidR="00D86851">
              <w:rPr>
                <w:rFonts w:cs="Calibri"/>
              </w:rPr>
              <w:t xml:space="preserve"> dell’ordine</w:t>
            </w:r>
          </w:p>
        </w:tc>
        <w:tc>
          <w:tcPr>
            <w:tcW w:w="3328" w:type="dxa"/>
            <w:tcBorders>
              <w:top w:val="single" w:sz="4" w:space="0" w:color="auto"/>
              <w:left w:val="single" w:sz="4" w:space="0" w:color="auto"/>
              <w:right w:val="single" w:sz="4" w:space="0" w:color="auto"/>
            </w:tcBorders>
          </w:tcPr>
          <w:p w14:paraId="6F906643" w14:textId="77777777" w:rsidR="00202404" w:rsidRPr="00202404" w:rsidRDefault="00202404" w:rsidP="00202404">
            <w:pPr>
              <w:rPr>
                <w:rFonts w:cs="Calibri"/>
              </w:rPr>
            </w:pPr>
          </w:p>
        </w:tc>
      </w:tr>
      <w:tr w:rsidR="00D86851" w:rsidRPr="00BC6E10" w14:paraId="6066FDF2"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AEBD3D1" w14:textId="77777777" w:rsidR="00D86851" w:rsidRPr="003F31FD" w:rsidRDefault="00D86851"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429CC7A" w14:textId="77777777" w:rsidR="00D86851" w:rsidRPr="00D86851" w:rsidRDefault="00D86851" w:rsidP="00D86851">
            <w:pPr>
              <w:rPr>
                <w:rFonts w:cs="Calibri"/>
              </w:rPr>
            </w:pPr>
          </w:p>
        </w:tc>
        <w:tc>
          <w:tcPr>
            <w:tcW w:w="3328" w:type="dxa"/>
            <w:tcBorders>
              <w:top w:val="single" w:sz="4" w:space="0" w:color="auto"/>
              <w:left w:val="single" w:sz="4" w:space="0" w:color="auto"/>
              <w:right w:val="single" w:sz="4" w:space="0" w:color="auto"/>
            </w:tcBorders>
          </w:tcPr>
          <w:p w14:paraId="529605BD" w14:textId="1D281550" w:rsidR="00D86851" w:rsidRPr="00D86851" w:rsidRDefault="00D86851" w:rsidP="00D86851">
            <w:pPr>
              <w:pStyle w:val="Paragrafoelenco"/>
              <w:numPr>
                <w:ilvl w:val="0"/>
                <w:numId w:val="47"/>
              </w:numPr>
              <w:rPr>
                <w:rFonts w:cs="Calibri"/>
              </w:rPr>
            </w:pPr>
            <w:r>
              <w:rPr>
                <w:rFonts w:cs="Calibri"/>
              </w:rPr>
              <w:t>Il sistema, ricevuti i dati dell’ordine, tra cui i dati per la consegna in negozio, creerà l’ordine, ed in aggiunta manderà una mail sia al cliente che al proprietario del negozio (la cui e-mail è allegata al negozio inserito nel sistema) contenente un codice numerico per il riconoscimento del destinatario del pacco</w:t>
            </w:r>
          </w:p>
        </w:tc>
      </w:tr>
      <w:tr w:rsidR="0070455A" w:rsidRPr="00BC6E10" w14:paraId="1DCC5A60"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367E69B" w14:textId="77777777" w:rsidR="0070455A" w:rsidRPr="003F31FD" w:rsidRDefault="0070455A" w:rsidP="0070455A">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406A3F2" w14:textId="77777777" w:rsidR="0070455A" w:rsidRPr="003F31FD" w:rsidRDefault="0070455A" w:rsidP="0070455A">
            <w:pPr>
              <w:spacing w:line="256" w:lineRule="auto"/>
              <w:rPr>
                <w:rFonts w:ascii="Calibri" w:hAnsi="Calibri" w:cs="Calibri"/>
              </w:rPr>
            </w:pPr>
          </w:p>
        </w:tc>
      </w:tr>
      <w:tr w:rsidR="0070455A" w:rsidRPr="00BC6E10" w14:paraId="6BD02A93"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3B3D816" w14:textId="77777777" w:rsidR="0070455A" w:rsidRPr="003F31FD" w:rsidRDefault="0070455A" w:rsidP="0070455A">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759B35" w14:textId="29DF58F2" w:rsidR="0070455A" w:rsidRPr="003F31FD" w:rsidRDefault="00D86851" w:rsidP="0070455A">
            <w:pPr>
              <w:spacing w:line="256" w:lineRule="auto"/>
              <w:rPr>
                <w:rFonts w:ascii="Calibri" w:hAnsi="Calibri" w:cs="Calibri"/>
              </w:rPr>
            </w:pPr>
            <w:r>
              <w:rPr>
                <w:rFonts w:ascii="Calibri" w:hAnsi="Calibri" w:cs="Calibri"/>
              </w:rPr>
              <w:t>L’ordine è stato confermato e il cliente e il proprietario del negozio hanno ricevuto per e-mail un codice di riconoscimento per il ritiro</w:t>
            </w:r>
          </w:p>
        </w:tc>
      </w:tr>
    </w:tbl>
    <w:p w14:paraId="0304C737" w14:textId="77777777" w:rsidR="00F75A02" w:rsidRDefault="00F75A02" w:rsidP="00FC4193">
      <w:pPr>
        <w:rPr>
          <w:rFonts w:ascii="Calibri" w:hAnsi="Calibri" w:cs="Calibri"/>
        </w:rPr>
      </w:pPr>
    </w:p>
    <w:p w14:paraId="3EAC3662" w14:textId="77777777" w:rsidR="0017277A" w:rsidRPr="0083160D"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835013">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0749B0F" w:rsidR="00FC4193" w:rsidRPr="0083160D" w:rsidRDefault="00FC4193">
            <w:pPr>
              <w:spacing w:line="256" w:lineRule="auto"/>
              <w:rPr>
                <w:rFonts w:ascii="Calibri" w:hAnsi="Calibri" w:cs="Calibri"/>
              </w:rPr>
            </w:pPr>
            <w:r w:rsidRPr="0083160D">
              <w:rPr>
                <w:rFonts w:ascii="Calibri" w:hAnsi="Calibri" w:cs="Calibri"/>
              </w:rPr>
              <w:t xml:space="preserve">UC </w:t>
            </w:r>
            <w:r w:rsidR="007B4357">
              <w:rPr>
                <w:rFonts w:ascii="Calibri" w:hAnsi="Calibri" w:cs="Calibri"/>
              </w:rPr>
              <w:t>1</w:t>
            </w:r>
            <w:r w:rsidR="00C4034F">
              <w:rPr>
                <w:rFonts w:ascii="Calibri" w:hAnsi="Calibri" w:cs="Calibri"/>
              </w:rPr>
              <w:t>8</w:t>
            </w:r>
            <w:r w:rsidRPr="0083160D">
              <w:rPr>
                <w:rFonts w:ascii="Calibri" w:hAnsi="Calibri" w:cs="Calibri"/>
              </w:rPr>
              <w:t xml:space="preserve"> – </w:t>
            </w:r>
            <w:r>
              <w:rPr>
                <w:rFonts w:ascii="Calibri" w:hAnsi="Calibri" w:cs="Calibri"/>
              </w:rPr>
              <w:t xml:space="preserve">Effettua </w:t>
            </w:r>
            <w:r w:rsidR="00CE2C5F">
              <w:rPr>
                <w:rFonts w:ascii="Calibri" w:hAnsi="Calibri" w:cs="Calibri"/>
              </w:rPr>
              <w:t>un o</w:t>
            </w:r>
            <w:r>
              <w:rPr>
                <w:rFonts w:ascii="Calibri" w:hAnsi="Calibri" w:cs="Calibri"/>
              </w:rPr>
              <w:t>rdine</w:t>
            </w:r>
          </w:p>
        </w:tc>
      </w:tr>
      <w:tr w:rsidR="00FC4193" w:rsidRPr="00BC6E10" w14:paraId="20DB433D"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574C93F9" w:rsidR="00FC4193" w:rsidRPr="0083160D" w:rsidRDefault="007B4357">
            <w:pPr>
              <w:spacing w:line="256" w:lineRule="auto"/>
              <w:rPr>
                <w:rFonts w:ascii="Calibri" w:hAnsi="Calibri" w:cs="Calibri"/>
              </w:rPr>
            </w:pPr>
            <w:r>
              <w:rPr>
                <w:rFonts w:ascii="Calibri" w:hAnsi="Calibri" w:cs="Calibri"/>
              </w:rPr>
              <w:t>Cliente</w:t>
            </w:r>
          </w:p>
        </w:tc>
      </w:tr>
      <w:tr w:rsidR="00FC4193" w:rsidRPr="00BC6E10" w14:paraId="0E6350E7"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58047C" w:rsidRPr="00BC6E10" w14:paraId="58E7BA5E" w14:textId="77777777" w:rsidTr="0058047C">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3236152" w14:textId="77777777" w:rsidR="0058047C" w:rsidRPr="0083160D" w:rsidRDefault="0058047C">
            <w:pPr>
              <w:spacing w:line="256" w:lineRule="auto"/>
              <w:rPr>
                <w:rFonts w:ascii="Calibri" w:hAnsi="Calibri" w:cs="Calibri"/>
              </w:rPr>
            </w:pPr>
            <w:r w:rsidRPr="0083160D">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1651ABA7" w:rsidR="0058047C" w:rsidRPr="0083160D" w:rsidRDefault="0058047C">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58047C" w:rsidRPr="0083160D" w:rsidRDefault="0058047C">
            <w:pPr>
              <w:spacing w:line="256" w:lineRule="auto"/>
              <w:jc w:val="center"/>
              <w:rPr>
                <w:rFonts w:ascii="Calibri" w:hAnsi="Calibri" w:cs="Calibri"/>
              </w:rPr>
            </w:pPr>
            <w:r w:rsidRPr="0083160D">
              <w:rPr>
                <w:rFonts w:ascii="Calibri" w:hAnsi="Calibri" w:cs="Calibri"/>
              </w:rPr>
              <w:t>Sistema</w:t>
            </w:r>
          </w:p>
        </w:tc>
      </w:tr>
      <w:tr w:rsidR="0058047C"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58047C" w:rsidRPr="0083160D" w:rsidRDefault="0058047C">
            <w:pPr>
              <w:numPr>
                <w:ilvl w:val="0"/>
                <w:numId w:val="9"/>
              </w:numPr>
              <w:spacing w:line="256" w:lineRule="auto"/>
              <w:rPr>
                <w:rFonts w:ascii="Calibri" w:hAnsi="Calibri" w:cs="Calibri"/>
              </w:rPr>
            </w:pPr>
            <w:r>
              <w:rPr>
                <w:rFonts w:ascii="Calibri" w:hAnsi="Calibri" w:cs="Calibri"/>
              </w:rP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58047C" w:rsidRPr="0083160D" w:rsidRDefault="0058047C">
            <w:pPr>
              <w:spacing w:line="256" w:lineRule="auto"/>
              <w:rPr>
                <w:rFonts w:ascii="Calibri" w:hAnsi="Calibri" w:cs="Calibri"/>
              </w:rPr>
            </w:pPr>
          </w:p>
        </w:tc>
      </w:tr>
      <w:tr w:rsidR="0058047C"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58047C" w:rsidRDefault="0058047C">
            <w:pPr>
              <w:spacing w:line="256" w:lineRule="auto"/>
              <w:rPr>
                <w:rFonts w:ascii="Calibri" w:hAnsi="Calibri" w:cs="Calibri"/>
              </w:rPr>
            </w:pPr>
          </w:p>
          <w:p w14:paraId="50FE4C18" w14:textId="77777777" w:rsidR="0058047C" w:rsidRDefault="0058047C">
            <w:pPr>
              <w:spacing w:line="256" w:lineRule="auto"/>
              <w:rPr>
                <w:rFonts w:ascii="Calibri" w:hAnsi="Calibri" w:cs="Calibri"/>
              </w:rPr>
            </w:pPr>
          </w:p>
          <w:p w14:paraId="6E7F0B12" w14:textId="77777777" w:rsidR="0058047C" w:rsidRDefault="0058047C">
            <w:pPr>
              <w:spacing w:line="256" w:lineRule="auto"/>
              <w:rPr>
                <w:rFonts w:ascii="Calibri" w:hAnsi="Calibri" w:cs="Calibri"/>
              </w:rPr>
            </w:pPr>
          </w:p>
          <w:p w14:paraId="1C740EAB"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3AE50AD5" w:rsidR="0058047C" w:rsidRDefault="0058047C">
            <w:pPr>
              <w:numPr>
                <w:ilvl w:val="0"/>
                <w:numId w:val="9"/>
              </w:numPr>
              <w:spacing w:line="256" w:lineRule="auto"/>
              <w:rPr>
                <w:rFonts w:ascii="Calibri" w:hAnsi="Calibri" w:cs="Calibri"/>
              </w:rPr>
            </w:pPr>
            <w:r>
              <w:rPr>
                <w:rFonts w:ascii="Calibri" w:hAnsi="Calibri" w:cs="Calibri"/>
              </w:rPr>
              <w:t xml:space="preserve">Il sistema mostra una pagina di riepilogo dell’ordine ed un </w:t>
            </w:r>
            <w:proofErr w:type="spellStart"/>
            <w:r>
              <w:rPr>
                <w:rFonts w:ascii="Calibri" w:hAnsi="Calibri" w:cs="Calibri"/>
              </w:rPr>
              <w:t>form</w:t>
            </w:r>
            <w:proofErr w:type="spellEnd"/>
            <w:r>
              <w:rPr>
                <w:rFonts w:ascii="Calibri" w:hAnsi="Calibri" w:cs="Calibri"/>
              </w:rPr>
              <w:t xml:space="preserve"> con su scritto, provvisoriamente, l’indirizzo di spedizione standard del cliente, liberamente modificabile</w:t>
            </w:r>
          </w:p>
          <w:p w14:paraId="63ABCA38" w14:textId="77777777" w:rsidR="00142D3F" w:rsidRDefault="00142D3F" w:rsidP="00142D3F">
            <w:pPr>
              <w:spacing w:line="256" w:lineRule="auto"/>
              <w:rPr>
                <w:rFonts w:ascii="Calibri" w:hAnsi="Calibri" w:cs="Calibri"/>
              </w:rPr>
            </w:pPr>
          </w:p>
          <w:p w14:paraId="68A372F9" w14:textId="77777777" w:rsidR="00142D3F" w:rsidRDefault="00142D3F" w:rsidP="00142D3F">
            <w:pPr>
              <w:spacing w:line="256" w:lineRule="auto"/>
              <w:rPr>
                <w:rFonts w:ascii="Calibri" w:hAnsi="Calibri" w:cs="Calibri"/>
              </w:rPr>
            </w:pPr>
          </w:p>
          <w:p w14:paraId="325A4918" w14:textId="77777777" w:rsidR="00F50618" w:rsidRDefault="00F50618" w:rsidP="00F50618">
            <w:pPr>
              <w:spacing w:line="256" w:lineRule="auto"/>
              <w:ind w:left="360"/>
              <w:rPr>
                <w:rFonts w:ascii="Calibri" w:hAnsi="Calibri" w:cs="Calibri"/>
              </w:rPr>
            </w:pPr>
          </w:p>
          <w:p w14:paraId="2B638300" w14:textId="231FF3B2" w:rsidR="0058047C" w:rsidRPr="00DB6339" w:rsidRDefault="0058047C">
            <w:pPr>
              <w:numPr>
                <w:ilvl w:val="0"/>
                <w:numId w:val="9"/>
              </w:numPr>
              <w:spacing w:line="256" w:lineRule="auto"/>
              <w:rPr>
                <w:rFonts w:ascii="Calibri" w:hAnsi="Calibri" w:cs="Calibri"/>
              </w:rPr>
            </w:pPr>
            <w:r>
              <w:rPr>
                <w:rFonts w:ascii="Calibri" w:hAnsi="Calibri" w:cs="Calibri"/>
              </w:rPr>
              <w:t>Il sistema mostra un pulsante “Effettua il pagamento”</w:t>
            </w:r>
          </w:p>
        </w:tc>
      </w:tr>
      <w:tr w:rsidR="0058047C"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616D86E7" w:rsidR="0058047C" w:rsidRPr="0058047C" w:rsidRDefault="0058047C">
            <w:pPr>
              <w:numPr>
                <w:ilvl w:val="0"/>
                <w:numId w:val="9"/>
              </w:numPr>
              <w:spacing w:line="256" w:lineRule="auto"/>
              <w:rPr>
                <w:rFonts w:ascii="Calibri" w:hAnsi="Calibri" w:cs="Calibri"/>
              </w:rPr>
            </w:pPr>
            <w:r>
              <w:rPr>
                <w:rFonts w:ascii="Calibri" w:hAnsi="Calibri" w:cs="Calibri"/>
              </w:rPr>
              <w:t>Il cliente clicca su “Effettua il pagamento”</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58047C" w:rsidRDefault="0058047C" w:rsidP="00E051BA">
            <w:pPr>
              <w:spacing w:line="256" w:lineRule="auto"/>
              <w:ind w:left="720"/>
              <w:rPr>
                <w:rFonts w:ascii="Calibri" w:hAnsi="Calibri" w:cs="Calibri"/>
              </w:rPr>
            </w:pPr>
          </w:p>
        </w:tc>
      </w:tr>
      <w:tr w:rsidR="0058047C" w:rsidRPr="00BC6E10" w14:paraId="75A5231E" w14:textId="77777777" w:rsidTr="00653F29">
        <w:trPr>
          <w:trHeight w:val="2498"/>
        </w:trPr>
        <w:tc>
          <w:tcPr>
            <w:tcW w:w="0" w:type="auto"/>
            <w:vMerge/>
            <w:tcBorders>
              <w:left w:val="single" w:sz="4" w:space="0" w:color="auto"/>
              <w:right w:val="single" w:sz="4" w:space="0" w:color="auto"/>
            </w:tcBorders>
            <w:shd w:val="clear" w:color="auto" w:fill="FF0000"/>
            <w:vAlign w:val="center"/>
          </w:tcPr>
          <w:p w14:paraId="43021752" w14:textId="77777777" w:rsidR="0058047C" w:rsidRPr="0083160D"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E7FABC6" w14:textId="3B1FD13A" w:rsidR="0058047C"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51BBC54" w14:textId="77777777" w:rsidR="0058047C" w:rsidRDefault="0058047C">
            <w:pPr>
              <w:numPr>
                <w:ilvl w:val="0"/>
                <w:numId w:val="9"/>
              </w:numPr>
              <w:spacing w:line="256" w:lineRule="auto"/>
              <w:rPr>
                <w:rFonts w:ascii="Calibri" w:hAnsi="Calibri" w:cs="Calibri"/>
              </w:rPr>
            </w:pPr>
            <w:r>
              <w:rPr>
                <w:rFonts w:ascii="Calibri" w:hAnsi="Calibri" w:cs="Calibri"/>
              </w:rPr>
              <w:t>Il sistema controlla se i dati inseriti di spedizione sono corretti</w:t>
            </w:r>
          </w:p>
          <w:p w14:paraId="7D5D0C13" w14:textId="3C81E558" w:rsidR="0058047C" w:rsidRPr="0058047C" w:rsidRDefault="0058047C" w:rsidP="0058047C">
            <w:pPr>
              <w:spacing w:line="256" w:lineRule="auto"/>
              <w:ind w:left="720"/>
              <w:rPr>
                <w:rFonts w:ascii="Calibri" w:hAnsi="Calibri" w:cs="Calibri"/>
              </w:rPr>
            </w:pPr>
          </w:p>
        </w:tc>
      </w:tr>
      <w:tr w:rsidR="0058047C" w:rsidRPr="00BC6E10" w14:paraId="45E313B6" w14:textId="77777777" w:rsidTr="00670B71">
        <w:trPr>
          <w:trHeight w:val="1245"/>
        </w:trPr>
        <w:tc>
          <w:tcPr>
            <w:tcW w:w="0" w:type="auto"/>
            <w:vMerge/>
            <w:tcBorders>
              <w:left w:val="single" w:sz="4" w:space="0" w:color="auto"/>
              <w:bottom w:val="single" w:sz="4" w:space="0" w:color="auto"/>
              <w:right w:val="single" w:sz="4" w:space="0" w:color="auto"/>
            </w:tcBorders>
            <w:shd w:val="clear" w:color="auto" w:fill="FF0000"/>
            <w:vAlign w:val="center"/>
          </w:tcPr>
          <w:p w14:paraId="6B534944"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752E97EE" w14:textId="59171BC2" w:rsidR="0058047C" w:rsidRPr="0058047C" w:rsidRDefault="0058047C">
            <w:pPr>
              <w:pStyle w:val="Paragrafoelenco"/>
              <w:numPr>
                <w:ilvl w:val="0"/>
                <w:numId w:val="9"/>
              </w:numPr>
              <w:rPr>
                <w:rFonts w:cs="Calibri"/>
              </w:rPr>
            </w:pPr>
            <w:r>
              <w:rPr>
                <w:rFonts w:cs="Calibri"/>
              </w:rPr>
              <w:t>Il cliente inserisce i dati PayPal per effettuare il pagamento</w:t>
            </w:r>
          </w:p>
        </w:tc>
        <w:tc>
          <w:tcPr>
            <w:tcW w:w="3328" w:type="dxa"/>
            <w:tcBorders>
              <w:left w:val="single" w:sz="4" w:space="0" w:color="auto"/>
              <w:bottom w:val="single" w:sz="4" w:space="0" w:color="auto"/>
              <w:right w:val="single" w:sz="4" w:space="0" w:color="auto"/>
            </w:tcBorders>
          </w:tcPr>
          <w:p w14:paraId="17878AC3" w14:textId="57C4E048" w:rsidR="0058047C" w:rsidRPr="0058047C" w:rsidRDefault="0058047C" w:rsidP="0058047C">
            <w:pPr>
              <w:pStyle w:val="Paragrafoelenco"/>
              <w:rPr>
                <w:rFonts w:cs="Calibri"/>
              </w:rPr>
            </w:pPr>
          </w:p>
        </w:tc>
      </w:tr>
      <w:tr w:rsidR="0058047C" w:rsidRPr="00BC6E10" w14:paraId="2BEB59D5" w14:textId="77777777" w:rsidTr="00670B71">
        <w:trPr>
          <w:trHeight w:val="1245"/>
        </w:trPr>
        <w:tc>
          <w:tcPr>
            <w:tcW w:w="0" w:type="auto"/>
            <w:tcBorders>
              <w:left w:val="single" w:sz="4" w:space="0" w:color="auto"/>
              <w:bottom w:val="single" w:sz="4" w:space="0" w:color="auto"/>
              <w:right w:val="single" w:sz="4" w:space="0" w:color="auto"/>
            </w:tcBorders>
            <w:shd w:val="clear" w:color="auto" w:fill="FF0000"/>
            <w:vAlign w:val="center"/>
          </w:tcPr>
          <w:p w14:paraId="2151D48B"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5B538C58" w14:textId="77777777" w:rsidR="0058047C" w:rsidRPr="0058047C" w:rsidRDefault="0058047C" w:rsidP="0058047C">
            <w:pPr>
              <w:rPr>
                <w:rFonts w:cs="Calibri"/>
              </w:rPr>
            </w:pPr>
          </w:p>
        </w:tc>
        <w:tc>
          <w:tcPr>
            <w:tcW w:w="3328" w:type="dxa"/>
            <w:tcBorders>
              <w:left w:val="single" w:sz="4" w:space="0" w:color="auto"/>
              <w:bottom w:val="single" w:sz="4" w:space="0" w:color="auto"/>
              <w:right w:val="single" w:sz="4" w:space="0" w:color="auto"/>
            </w:tcBorders>
          </w:tcPr>
          <w:p w14:paraId="332DA61C" w14:textId="77777777" w:rsidR="0058047C" w:rsidRDefault="0058047C">
            <w:pPr>
              <w:numPr>
                <w:ilvl w:val="0"/>
                <w:numId w:val="9"/>
              </w:numPr>
              <w:spacing w:line="256" w:lineRule="auto"/>
              <w:rPr>
                <w:rFonts w:ascii="Calibri" w:hAnsi="Calibri" w:cs="Calibri"/>
              </w:rPr>
            </w:pPr>
            <w:r>
              <w:rPr>
                <w:rFonts w:ascii="Calibri" w:hAnsi="Calibri" w:cs="Calibri"/>
              </w:rPr>
              <w:t>Il sistema chiede a PayPal API di verificare il pagamento</w:t>
            </w:r>
          </w:p>
          <w:p w14:paraId="794A3FDC" w14:textId="77777777" w:rsidR="0058047C" w:rsidRDefault="0058047C">
            <w:pPr>
              <w:numPr>
                <w:ilvl w:val="0"/>
                <w:numId w:val="9"/>
              </w:numPr>
              <w:spacing w:line="256" w:lineRule="auto"/>
              <w:rPr>
                <w:rFonts w:ascii="Calibri" w:hAnsi="Calibri" w:cs="Calibri"/>
              </w:rPr>
            </w:pPr>
            <w:r>
              <w:rPr>
                <w:rFonts w:ascii="Calibri" w:hAnsi="Calibri" w:cs="Calibri"/>
              </w:rPr>
              <w:t>Il sistema aggiorna la quantità di prodotto nel magazzino</w:t>
            </w:r>
          </w:p>
          <w:p w14:paraId="3080C3E6" w14:textId="77777777" w:rsidR="0058047C" w:rsidRDefault="0058047C">
            <w:pPr>
              <w:numPr>
                <w:ilvl w:val="0"/>
                <w:numId w:val="9"/>
              </w:numPr>
              <w:spacing w:line="256" w:lineRule="auto"/>
              <w:rPr>
                <w:rFonts w:ascii="Calibri" w:hAnsi="Calibri" w:cs="Calibri"/>
              </w:rPr>
            </w:pPr>
            <w:r>
              <w:rPr>
                <w:rFonts w:ascii="Calibri" w:hAnsi="Calibri" w:cs="Calibri"/>
              </w:rPr>
              <w:t xml:space="preserve">Il sistema crea un nuovo </w:t>
            </w:r>
            <w:r>
              <w:rPr>
                <w:rFonts w:ascii="Calibri" w:hAnsi="Calibri" w:cs="Calibri"/>
              </w:rPr>
              <w:lastRenderedPageBreak/>
              <w:t xml:space="preserve">ordine </w:t>
            </w:r>
          </w:p>
          <w:p w14:paraId="56E81476" w14:textId="77777777" w:rsidR="0058047C" w:rsidRDefault="0058047C">
            <w:pPr>
              <w:numPr>
                <w:ilvl w:val="0"/>
                <w:numId w:val="9"/>
              </w:numPr>
              <w:spacing w:line="256" w:lineRule="auto"/>
              <w:rPr>
                <w:rFonts w:ascii="Calibri" w:hAnsi="Calibri" w:cs="Calibri"/>
              </w:rPr>
            </w:pPr>
            <w:r>
              <w:rPr>
                <w:rFonts w:ascii="Calibri" w:hAnsi="Calibri" w:cs="Calibri"/>
              </w:rPr>
              <w:t xml:space="preserve">Il sistema svuota il Carrello </w:t>
            </w:r>
          </w:p>
          <w:p w14:paraId="2F3C007C" w14:textId="2065DEC4" w:rsidR="0058047C" w:rsidRPr="0058047C" w:rsidRDefault="0058047C">
            <w:pPr>
              <w:pStyle w:val="Paragrafoelenco"/>
              <w:numPr>
                <w:ilvl w:val="0"/>
                <w:numId w:val="9"/>
              </w:numPr>
              <w:rPr>
                <w:rFonts w:cs="Calibri"/>
              </w:rPr>
            </w:pPr>
            <w:r w:rsidRPr="0058047C">
              <w:rPr>
                <w:rFonts w:cs="Calibri"/>
              </w:rPr>
              <w:t>Il sistema reindirizza il cliente nella pagina degli ordini effettuati</w:t>
            </w:r>
          </w:p>
        </w:tc>
      </w:tr>
      <w:tr w:rsidR="0058047C" w:rsidRPr="00BC6E10" w14:paraId="2A9745B3"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58047C" w:rsidRPr="0083160D" w:rsidRDefault="0058047C" w:rsidP="0058047C">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061CDE9B" w:rsidR="0058047C" w:rsidRPr="0083160D" w:rsidRDefault="0058047C" w:rsidP="0058047C">
            <w:pPr>
              <w:spacing w:line="256" w:lineRule="auto"/>
              <w:rPr>
                <w:rFonts w:ascii="Calibri" w:hAnsi="Calibri" w:cs="Calibri"/>
              </w:rPr>
            </w:pPr>
            <w:r>
              <w:rPr>
                <w:rFonts w:ascii="Calibri" w:hAnsi="Calibri" w:cs="Calibri"/>
              </w:rPr>
              <w:t>Se il passaggio 5 rileva dei dati errati, mostra a schermo un errore</w:t>
            </w:r>
          </w:p>
        </w:tc>
      </w:tr>
      <w:tr w:rsidR="0058047C" w:rsidRPr="00BC6E10" w14:paraId="267CDEAC"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58047C" w:rsidRPr="0083160D" w:rsidRDefault="0058047C" w:rsidP="0058047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6E514E7C" w:rsidR="0058047C" w:rsidRPr="0083160D" w:rsidRDefault="0058047C" w:rsidP="0058047C">
            <w:pPr>
              <w:spacing w:line="256" w:lineRule="auto"/>
              <w:rPr>
                <w:rFonts w:ascii="Calibri" w:hAnsi="Calibri" w:cs="Calibri"/>
              </w:rPr>
            </w:pPr>
            <w:r>
              <w:rPr>
                <w:rFonts w:ascii="Calibri" w:hAnsi="Calibri" w:cs="Calibri"/>
              </w:rPr>
              <w:t>L’utente si trova nella pagina degli ordini, con il nuovo ordine visualizzabile</w:t>
            </w:r>
          </w:p>
        </w:tc>
      </w:tr>
    </w:tbl>
    <w:p w14:paraId="1F05BF02" w14:textId="77777777" w:rsidR="00E9368F" w:rsidRDefault="00E9368F" w:rsidP="00B46471">
      <w:pPr>
        <w:rPr>
          <w:sz w:val="32"/>
          <w:szCs w:val="32"/>
        </w:rPr>
      </w:pPr>
      <w:bookmarkStart w:id="54" w:name="Consegne"/>
    </w:p>
    <w:p w14:paraId="2BA7872C" w14:textId="77777777" w:rsidR="00B37B83" w:rsidRDefault="00B37B83" w:rsidP="00B46471">
      <w:pPr>
        <w:rPr>
          <w:sz w:val="32"/>
          <w:szCs w:val="32"/>
        </w:rPr>
      </w:pPr>
    </w:p>
    <w:tbl>
      <w:tblPr>
        <w:tblW w:w="0" w:type="auto"/>
        <w:tblLook w:val="04A0" w:firstRow="1" w:lastRow="0" w:firstColumn="1" w:lastColumn="0" w:noHBand="0" w:noVBand="1"/>
      </w:tblPr>
      <w:tblGrid>
        <w:gridCol w:w="2971"/>
        <w:gridCol w:w="3328"/>
        <w:gridCol w:w="3328"/>
      </w:tblGrid>
      <w:tr w:rsidR="00CE2C5F" w:rsidRPr="00BC6E10" w14:paraId="15B7E687" w14:textId="77777777" w:rsidTr="00BF02A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2E040F" w14:textId="77777777" w:rsidR="00CE2C5F" w:rsidRPr="00142D3F" w:rsidRDefault="00CE2C5F" w:rsidP="00C2528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E9CF3" w14:textId="156EC33D" w:rsidR="00CE2C5F" w:rsidRPr="003F31FD" w:rsidRDefault="00CE2C5F" w:rsidP="00C25280">
            <w:pPr>
              <w:spacing w:line="256" w:lineRule="auto"/>
              <w:rPr>
                <w:rFonts w:ascii="Calibri" w:hAnsi="Calibri" w:cs="Calibri"/>
              </w:rPr>
            </w:pPr>
            <w:r w:rsidRPr="00142D3F">
              <w:rPr>
                <w:rFonts w:ascii="Calibri" w:hAnsi="Calibri" w:cs="Calibri"/>
              </w:rPr>
              <w:t>UC 1</w:t>
            </w:r>
            <w:r w:rsidR="00C4034F">
              <w:rPr>
                <w:rFonts w:ascii="Calibri" w:hAnsi="Calibri" w:cs="Calibri"/>
              </w:rPr>
              <w:t>9</w:t>
            </w:r>
            <w:r w:rsidRPr="00142D3F">
              <w:rPr>
                <w:rFonts w:ascii="Calibri" w:hAnsi="Calibri" w:cs="Calibri"/>
              </w:rPr>
              <w:t xml:space="preserve"> – </w:t>
            </w:r>
            <w:r>
              <w:rPr>
                <w:rFonts w:ascii="Calibri" w:hAnsi="Calibri" w:cs="Calibri"/>
              </w:rPr>
              <w:t>Effettua rimborso</w:t>
            </w:r>
          </w:p>
        </w:tc>
      </w:tr>
      <w:tr w:rsidR="00CE2C5F" w:rsidRPr="00BC6E10" w14:paraId="20EE423C"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139120" w14:textId="77777777" w:rsidR="00CE2C5F" w:rsidRPr="003F31FD" w:rsidRDefault="00CE2C5F" w:rsidP="00C2528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8B3486C" w14:textId="77777777" w:rsidR="00CE2C5F" w:rsidRPr="003F31FD" w:rsidRDefault="00CE2C5F" w:rsidP="00C25280">
            <w:pPr>
              <w:spacing w:line="256" w:lineRule="auto"/>
              <w:rPr>
                <w:rFonts w:ascii="Calibri" w:hAnsi="Calibri" w:cs="Calibri"/>
              </w:rPr>
            </w:pPr>
            <w:r>
              <w:rPr>
                <w:rFonts w:ascii="Calibri" w:hAnsi="Calibri" w:cs="Calibri"/>
              </w:rPr>
              <w:t>PayPal API</w:t>
            </w:r>
          </w:p>
        </w:tc>
      </w:tr>
      <w:tr w:rsidR="00CE2C5F" w:rsidRPr="00BC6E10" w14:paraId="5B17C78E"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6FB9F5" w14:textId="77777777" w:rsidR="00CE2C5F" w:rsidRPr="003F31FD" w:rsidRDefault="00CE2C5F" w:rsidP="00C2528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3DD4C1" w14:textId="16E5BFBF" w:rsidR="00CE2C5F" w:rsidRPr="003F31FD" w:rsidRDefault="00CE2C5F" w:rsidP="00C25280">
            <w:pPr>
              <w:spacing w:line="256" w:lineRule="auto"/>
              <w:rPr>
                <w:rFonts w:ascii="Calibri" w:hAnsi="Calibri" w:cs="Calibri"/>
              </w:rPr>
            </w:pPr>
            <w:r>
              <w:rPr>
                <w:rFonts w:ascii="Calibri" w:hAnsi="Calibri" w:cs="Calibri"/>
              </w:rPr>
              <w:t xml:space="preserve">PayPal </w:t>
            </w:r>
            <w:r w:rsidR="00BF02AB">
              <w:rPr>
                <w:rFonts w:ascii="Calibri" w:hAnsi="Calibri" w:cs="Calibri"/>
              </w:rPr>
              <w:t>procede a far eseguire il pagamento, ma riscontra un errore</w:t>
            </w:r>
          </w:p>
        </w:tc>
      </w:tr>
      <w:tr w:rsidR="00CE2C5F" w:rsidRPr="00BC6E10" w14:paraId="55666F18" w14:textId="77777777" w:rsidTr="00C2528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A4F6B74" w14:textId="77777777" w:rsidR="00CE2C5F" w:rsidRPr="003F31FD" w:rsidRDefault="00CE2C5F" w:rsidP="00C2528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3DA04F4" w14:textId="77777777" w:rsidR="00CE2C5F" w:rsidRPr="003F31FD" w:rsidRDefault="00CE2C5F" w:rsidP="00C25280">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DFCC6E1" w14:textId="77777777" w:rsidR="00CE2C5F" w:rsidRPr="003F31FD" w:rsidRDefault="00CE2C5F" w:rsidP="00C25280">
            <w:pPr>
              <w:spacing w:line="256" w:lineRule="auto"/>
              <w:jc w:val="center"/>
              <w:rPr>
                <w:rFonts w:ascii="Calibri" w:hAnsi="Calibri" w:cs="Calibri"/>
              </w:rPr>
            </w:pPr>
            <w:r>
              <w:rPr>
                <w:rFonts w:ascii="Calibri" w:hAnsi="Calibri" w:cs="Calibri"/>
              </w:rPr>
              <w:t>Sistema</w:t>
            </w:r>
          </w:p>
        </w:tc>
      </w:tr>
      <w:tr w:rsidR="00CE2C5F" w:rsidRPr="00BC6E10" w14:paraId="777C3131" w14:textId="77777777" w:rsidTr="00C2528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9DED5A" w14:textId="77777777" w:rsidR="00CE2C5F" w:rsidRPr="003F31FD" w:rsidRDefault="00CE2C5F" w:rsidP="00C2528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A7419A" w14:textId="77777777" w:rsidR="00CE2C5F" w:rsidRDefault="00CE2C5F">
            <w:pPr>
              <w:pStyle w:val="Paragrafoelenco"/>
              <w:numPr>
                <w:ilvl w:val="0"/>
                <w:numId w:val="41"/>
              </w:numPr>
              <w:rPr>
                <w:rFonts w:cs="Calibri"/>
              </w:rPr>
            </w:pPr>
            <w:r w:rsidRPr="003271E6">
              <w:rPr>
                <w:rFonts w:cs="Calibri"/>
              </w:rPr>
              <w:t xml:space="preserve">PayPal </w:t>
            </w:r>
            <w:r>
              <w:rPr>
                <w:rFonts w:cs="Calibri"/>
              </w:rPr>
              <w:t>riscontra</w:t>
            </w:r>
            <w:r w:rsidRPr="003271E6">
              <w:rPr>
                <w:rFonts w:cs="Calibri"/>
              </w:rPr>
              <w:t xml:space="preserve"> un errore</w:t>
            </w:r>
          </w:p>
          <w:p w14:paraId="3C8C9BB8" w14:textId="77777777" w:rsidR="00CE2C5F" w:rsidRPr="003F31FD" w:rsidRDefault="00CE2C5F" w:rsidP="00C2528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93EC0ED" w14:textId="77777777" w:rsidR="00CE2C5F" w:rsidRPr="003271E6" w:rsidRDefault="00CE2C5F" w:rsidP="00C25280">
            <w:pPr>
              <w:rPr>
                <w:rFonts w:cs="Calibri"/>
              </w:rPr>
            </w:pPr>
          </w:p>
        </w:tc>
      </w:tr>
      <w:tr w:rsidR="00CE2C5F" w:rsidRPr="00BC6E10" w14:paraId="6875CF3B" w14:textId="77777777" w:rsidTr="00C2528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278109F" w14:textId="77777777" w:rsidR="00CE2C5F" w:rsidRPr="003F31FD" w:rsidRDefault="00CE2C5F" w:rsidP="00C2528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3228C4A" w14:textId="77777777" w:rsidR="00CE2C5F" w:rsidRPr="00DD6F91" w:rsidRDefault="00CE2C5F" w:rsidP="00C25280">
            <w:pPr>
              <w:rPr>
                <w:rFonts w:cs="Calibri"/>
              </w:rPr>
            </w:pPr>
          </w:p>
        </w:tc>
        <w:tc>
          <w:tcPr>
            <w:tcW w:w="3328" w:type="dxa"/>
            <w:tcBorders>
              <w:top w:val="single" w:sz="4" w:space="0" w:color="auto"/>
              <w:left w:val="single" w:sz="4" w:space="0" w:color="auto"/>
              <w:right w:val="single" w:sz="4" w:space="0" w:color="auto"/>
            </w:tcBorders>
            <w:hideMark/>
          </w:tcPr>
          <w:p w14:paraId="5F6CB558" w14:textId="77777777" w:rsidR="00CE2C5F" w:rsidRPr="003271E6" w:rsidRDefault="00CE2C5F">
            <w:pPr>
              <w:pStyle w:val="Paragrafoelenco"/>
              <w:numPr>
                <w:ilvl w:val="0"/>
                <w:numId w:val="41"/>
              </w:numPr>
              <w:rPr>
                <w:rFonts w:cs="Calibri"/>
              </w:rPr>
            </w:pPr>
            <w:r w:rsidRPr="003271E6">
              <w:rPr>
                <w:rFonts w:cs="Calibri"/>
              </w:rPr>
              <w:t>Il sistema presenterà una pagina di errore all’utente</w:t>
            </w:r>
          </w:p>
        </w:tc>
      </w:tr>
      <w:tr w:rsidR="00CE2C5F" w:rsidRPr="00BC6E10" w14:paraId="4490620A"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9BE83F" w14:textId="77777777" w:rsidR="00CE2C5F" w:rsidRPr="003F31FD" w:rsidRDefault="00CE2C5F" w:rsidP="00C2528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A297C40" w14:textId="77777777" w:rsidR="00CE2C5F" w:rsidRPr="003F31FD" w:rsidRDefault="00CE2C5F" w:rsidP="00C25280">
            <w:pPr>
              <w:spacing w:line="256" w:lineRule="auto"/>
              <w:rPr>
                <w:rFonts w:ascii="Calibri" w:hAnsi="Calibri" w:cs="Calibri"/>
              </w:rPr>
            </w:pPr>
          </w:p>
        </w:tc>
      </w:tr>
      <w:tr w:rsidR="00CE2C5F" w:rsidRPr="00BC6E10" w14:paraId="16118BDB"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0DFBB6" w14:textId="77777777" w:rsidR="00CE2C5F" w:rsidRPr="003F31FD" w:rsidRDefault="00CE2C5F" w:rsidP="00C2528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D7E6C68" w14:textId="7FBCDBD5" w:rsidR="00CE2C5F" w:rsidRPr="003F31FD" w:rsidRDefault="00E53785" w:rsidP="00C25280">
            <w:pPr>
              <w:spacing w:line="256" w:lineRule="auto"/>
              <w:rPr>
                <w:rFonts w:ascii="Calibri" w:hAnsi="Calibri" w:cs="Calibri"/>
              </w:rPr>
            </w:pPr>
            <w:r>
              <w:rPr>
                <w:rFonts w:ascii="Calibri" w:hAnsi="Calibri" w:cs="Calibri"/>
              </w:rPr>
              <w:t>PayPal ha restituito i soldi</w:t>
            </w:r>
            <w:r w:rsidR="00832D91">
              <w:rPr>
                <w:rFonts w:ascii="Calibri" w:hAnsi="Calibri" w:cs="Calibri"/>
              </w:rPr>
              <w:t xml:space="preserve"> ricevuti ed informato il sistema</w:t>
            </w:r>
          </w:p>
        </w:tc>
      </w:tr>
    </w:tbl>
    <w:p w14:paraId="1EFD7C47" w14:textId="77777777" w:rsidR="00B37B83" w:rsidRDefault="00B37B83" w:rsidP="00B46471">
      <w:pPr>
        <w:rPr>
          <w:sz w:val="32"/>
          <w:szCs w:val="32"/>
        </w:rPr>
      </w:pPr>
    </w:p>
    <w:p w14:paraId="3A2DF7AC" w14:textId="77777777" w:rsidR="00BF02AB" w:rsidRDefault="00BF02AB" w:rsidP="00B46471">
      <w:pPr>
        <w:rPr>
          <w:sz w:val="32"/>
          <w:szCs w:val="32"/>
        </w:rPr>
      </w:pPr>
    </w:p>
    <w:tbl>
      <w:tblPr>
        <w:tblW w:w="0" w:type="auto"/>
        <w:tblLook w:val="04A0" w:firstRow="1" w:lastRow="0" w:firstColumn="1" w:lastColumn="0" w:noHBand="0" w:noVBand="1"/>
      </w:tblPr>
      <w:tblGrid>
        <w:gridCol w:w="2971"/>
        <w:gridCol w:w="3328"/>
        <w:gridCol w:w="3328"/>
      </w:tblGrid>
      <w:tr w:rsidR="00BF02AB" w:rsidRPr="00BC6E10" w14:paraId="0473CFCF"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3E089" w14:textId="77777777" w:rsidR="00BF02AB" w:rsidRPr="00142D3F" w:rsidRDefault="00BF02AB" w:rsidP="0015740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EB9AECE" w14:textId="3CACC4E0" w:rsidR="00BF02AB" w:rsidRPr="003F31FD" w:rsidRDefault="00BF02AB" w:rsidP="00157400">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sidRPr="00142D3F">
              <w:rPr>
                <w:rFonts w:ascii="Calibri" w:hAnsi="Calibri" w:cs="Calibri"/>
              </w:rPr>
              <w:t xml:space="preserve"> – </w:t>
            </w:r>
            <w:r>
              <w:rPr>
                <w:rFonts w:ascii="Calibri" w:hAnsi="Calibri" w:cs="Calibri"/>
              </w:rPr>
              <w:t>Annulla ordine</w:t>
            </w:r>
          </w:p>
        </w:tc>
      </w:tr>
      <w:tr w:rsidR="00BF02AB" w:rsidRPr="00BC6E10" w14:paraId="04ADF97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9F7E9CD" w14:textId="77777777" w:rsidR="00BF02AB" w:rsidRPr="003F31FD" w:rsidRDefault="00BF02AB" w:rsidP="0015740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6D140C0" w14:textId="0831CA2E" w:rsidR="00BF02AB" w:rsidRPr="003F31FD" w:rsidRDefault="00BF02AB" w:rsidP="00157400">
            <w:pPr>
              <w:spacing w:line="256" w:lineRule="auto"/>
              <w:rPr>
                <w:rFonts w:ascii="Calibri" w:hAnsi="Calibri" w:cs="Calibri"/>
              </w:rPr>
            </w:pPr>
            <w:r>
              <w:rPr>
                <w:rFonts w:ascii="Calibri" w:hAnsi="Calibri" w:cs="Calibri"/>
              </w:rPr>
              <w:t>Cliente</w:t>
            </w:r>
          </w:p>
        </w:tc>
      </w:tr>
      <w:tr w:rsidR="00BF02AB" w:rsidRPr="00BC6E10" w14:paraId="138DA782"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4728E9" w14:textId="77777777" w:rsidR="00BF02AB" w:rsidRPr="003F31FD" w:rsidRDefault="00BF02AB" w:rsidP="0015740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F949B6" w14:textId="115477D0" w:rsidR="00BF02AB" w:rsidRPr="003F31FD" w:rsidRDefault="00BF02AB" w:rsidP="00157400">
            <w:pPr>
              <w:spacing w:line="256" w:lineRule="auto"/>
              <w:rPr>
                <w:rFonts w:ascii="Calibri" w:hAnsi="Calibri" w:cs="Calibri"/>
              </w:rPr>
            </w:pPr>
            <w:r>
              <w:rPr>
                <w:rFonts w:ascii="Calibri" w:hAnsi="Calibri" w:cs="Calibri"/>
              </w:rPr>
              <w:t>Il cliente si trova nella pagina di dettaglio dell’ordine, e vuole annullarlo</w:t>
            </w:r>
          </w:p>
        </w:tc>
      </w:tr>
      <w:tr w:rsidR="00BF02AB" w:rsidRPr="00BC6E10" w14:paraId="06D32844" w14:textId="77777777" w:rsidTr="0015740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C5FD847" w14:textId="77777777" w:rsidR="00BF02AB" w:rsidRPr="003F31FD" w:rsidRDefault="00BF02AB" w:rsidP="0015740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3F90285" w14:textId="4E6E426E" w:rsidR="00BF02AB" w:rsidRPr="003F31FD" w:rsidRDefault="00BF02AB" w:rsidP="00157400">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E28348" w14:textId="77777777" w:rsidR="00BF02AB" w:rsidRPr="003F31FD" w:rsidRDefault="00BF02AB" w:rsidP="00157400">
            <w:pPr>
              <w:spacing w:line="256" w:lineRule="auto"/>
              <w:jc w:val="center"/>
              <w:rPr>
                <w:rFonts w:ascii="Calibri" w:hAnsi="Calibri" w:cs="Calibri"/>
              </w:rPr>
            </w:pPr>
            <w:r>
              <w:rPr>
                <w:rFonts w:ascii="Calibri" w:hAnsi="Calibri" w:cs="Calibri"/>
              </w:rPr>
              <w:t>Sistema</w:t>
            </w:r>
          </w:p>
        </w:tc>
      </w:tr>
      <w:tr w:rsidR="00BF02AB" w:rsidRPr="00BC6E10" w14:paraId="60FACA3A" w14:textId="77777777" w:rsidTr="0015740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DBC7AA3" w14:textId="77777777" w:rsidR="00BF02AB" w:rsidRPr="003F31FD" w:rsidRDefault="00BF02AB"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2B9B96C" w14:textId="70C07ECB" w:rsidR="00BF02AB" w:rsidRDefault="00BF02AB">
            <w:pPr>
              <w:pStyle w:val="Paragrafoelenco"/>
              <w:numPr>
                <w:ilvl w:val="0"/>
                <w:numId w:val="40"/>
              </w:numPr>
              <w:rPr>
                <w:rFonts w:cs="Calibri"/>
              </w:rPr>
            </w:pPr>
            <w:r>
              <w:rPr>
                <w:rFonts w:cs="Calibri"/>
              </w:rPr>
              <w:t>Il cliente clicca il pulsante per annullare l’ordine</w:t>
            </w:r>
          </w:p>
          <w:p w14:paraId="5A0B47F6" w14:textId="77777777" w:rsidR="00BF02AB" w:rsidRPr="003F31FD" w:rsidRDefault="00BF02AB" w:rsidP="0015740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DD49F93" w14:textId="77777777" w:rsidR="00BF02AB" w:rsidRPr="003271E6" w:rsidRDefault="00BF02AB" w:rsidP="00157400">
            <w:pPr>
              <w:rPr>
                <w:rFonts w:cs="Calibri"/>
              </w:rPr>
            </w:pPr>
          </w:p>
        </w:tc>
      </w:tr>
      <w:tr w:rsidR="00BF02AB" w:rsidRPr="00BC6E10" w14:paraId="42EC7FCD" w14:textId="77777777" w:rsidTr="0015740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02D0EC8" w14:textId="77777777" w:rsidR="00BF02AB" w:rsidRPr="003F31FD" w:rsidRDefault="00BF02AB"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B9CBDDD" w14:textId="77777777" w:rsidR="00BF02AB" w:rsidRPr="00DD6F91" w:rsidRDefault="00BF02AB" w:rsidP="00157400">
            <w:pPr>
              <w:rPr>
                <w:rFonts w:cs="Calibri"/>
              </w:rPr>
            </w:pPr>
          </w:p>
        </w:tc>
        <w:tc>
          <w:tcPr>
            <w:tcW w:w="3328" w:type="dxa"/>
            <w:tcBorders>
              <w:top w:val="single" w:sz="4" w:space="0" w:color="auto"/>
              <w:left w:val="single" w:sz="4" w:space="0" w:color="auto"/>
              <w:right w:val="single" w:sz="4" w:space="0" w:color="auto"/>
            </w:tcBorders>
            <w:hideMark/>
          </w:tcPr>
          <w:p w14:paraId="46F72204" w14:textId="77777777" w:rsidR="00BF02AB" w:rsidRDefault="00BF02AB">
            <w:pPr>
              <w:pStyle w:val="Paragrafoelenco"/>
              <w:numPr>
                <w:ilvl w:val="0"/>
                <w:numId w:val="40"/>
              </w:numPr>
              <w:rPr>
                <w:rFonts w:cs="Calibri"/>
              </w:rPr>
            </w:pPr>
            <w:r>
              <w:rPr>
                <w:rFonts w:cs="Calibri"/>
              </w:rPr>
              <w:t>Il sistema riceve l’input del cliente</w:t>
            </w:r>
          </w:p>
          <w:p w14:paraId="44820CA9" w14:textId="3879C69E" w:rsidR="00BF02AB" w:rsidRDefault="00BF02AB">
            <w:pPr>
              <w:pStyle w:val="Paragrafoelenco"/>
              <w:numPr>
                <w:ilvl w:val="0"/>
                <w:numId w:val="40"/>
              </w:numPr>
              <w:rPr>
                <w:rFonts w:cs="Calibri"/>
              </w:rPr>
            </w:pPr>
            <w:r>
              <w:rPr>
                <w:rFonts w:cs="Calibri"/>
              </w:rPr>
              <w:t>Il sistema verifica che lo stato dell’ordine non sia già stato settato a “Spedito”</w:t>
            </w:r>
          </w:p>
          <w:p w14:paraId="2FCD6A18" w14:textId="7DBFA684" w:rsidR="00446D53" w:rsidRDefault="00446D53">
            <w:pPr>
              <w:pStyle w:val="Paragrafoelenco"/>
              <w:numPr>
                <w:ilvl w:val="0"/>
                <w:numId w:val="40"/>
              </w:numPr>
              <w:rPr>
                <w:rFonts w:cs="Calibri"/>
              </w:rPr>
            </w:pPr>
            <w:r>
              <w:rPr>
                <w:rFonts w:cs="Calibri"/>
              </w:rPr>
              <w:t xml:space="preserve">Il sistema manderà una richiesta a PayPal per </w:t>
            </w:r>
            <w:r>
              <w:rPr>
                <w:rFonts w:cs="Calibri"/>
              </w:rPr>
              <w:lastRenderedPageBreak/>
              <w:t>annullare il relativo pagamento</w:t>
            </w:r>
          </w:p>
          <w:p w14:paraId="3B18D65E" w14:textId="77777777" w:rsidR="00BF02AB" w:rsidRDefault="00BF02AB">
            <w:pPr>
              <w:pStyle w:val="Paragrafoelenco"/>
              <w:numPr>
                <w:ilvl w:val="0"/>
                <w:numId w:val="40"/>
              </w:numPr>
              <w:rPr>
                <w:rFonts w:cs="Calibri"/>
              </w:rPr>
            </w:pPr>
            <w:r>
              <w:rPr>
                <w:rFonts w:cs="Calibri"/>
              </w:rPr>
              <w:t>Il sistema setta lo stato dell’ordine in questione ad “Annullato”</w:t>
            </w:r>
          </w:p>
          <w:p w14:paraId="372C8B65" w14:textId="602CA955" w:rsidR="007B71C2" w:rsidRPr="00BF02AB" w:rsidRDefault="007B71C2">
            <w:pPr>
              <w:pStyle w:val="Paragrafoelenco"/>
              <w:numPr>
                <w:ilvl w:val="0"/>
                <w:numId w:val="40"/>
              </w:numPr>
              <w:rPr>
                <w:rFonts w:cs="Calibri"/>
              </w:rPr>
            </w:pPr>
            <w:r>
              <w:rPr>
                <w:rFonts w:cs="Calibri"/>
              </w:rPr>
              <w:t>Il sistema caricherà la pagina dei dettagli dell’ordine aggiornata</w:t>
            </w:r>
          </w:p>
        </w:tc>
      </w:tr>
      <w:tr w:rsidR="007B71C2" w:rsidRPr="00BC6E10" w14:paraId="53C424F2" w14:textId="77777777" w:rsidTr="00157400">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1D0FD56D" w14:textId="77777777" w:rsidR="007B71C2" w:rsidRPr="003F31FD" w:rsidRDefault="007B71C2"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37B673B" w14:textId="66C3723C" w:rsidR="007B71C2" w:rsidRPr="007B71C2" w:rsidRDefault="007B71C2">
            <w:pPr>
              <w:pStyle w:val="Paragrafoelenco"/>
              <w:numPr>
                <w:ilvl w:val="0"/>
                <w:numId w:val="40"/>
              </w:numPr>
              <w:rPr>
                <w:rFonts w:cs="Calibri"/>
              </w:rPr>
            </w:pPr>
            <w:r>
              <w:rPr>
                <w:rFonts w:cs="Calibri"/>
              </w:rPr>
              <w:t>Il cliente verrà settato alla pagina di dettaglio dell’ordine con lo stato “Annullato”</w:t>
            </w:r>
          </w:p>
        </w:tc>
        <w:tc>
          <w:tcPr>
            <w:tcW w:w="3328" w:type="dxa"/>
            <w:tcBorders>
              <w:top w:val="single" w:sz="4" w:space="0" w:color="auto"/>
              <w:left w:val="single" w:sz="4" w:space="0" w:color="auto"/>
              <w:right w:val="single" w:sz="4" w:space="0" w:color="auto"/>
            </w:tcBorders>
          </w:tcPr>
          <w:p w14:paraId="3033F17D" w14:textId="77777777" w:rsidR="007B71C2" w:rsidRPr="007B71C2" w:rsidRDefault="007B71C2" w:rsidP="007B71C2">
            <w:pPr>
              <w:rPr>
                <w:rFonts w:cs="Calibri"/>
              </w:rPr>
            </w:pPr>
          </w:p>
        </w:tc>
      </w:tr>
      <w:tr w:rsidR="00BF02AB" w:rsidRPr="00BC6E10" w14:paraId="5263C0D0"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EFBAB6" w14:textId="77777777" w:rsidR="00BF02AB" w:rsidRPr="003F31FD" w:rsidRDefault="00BF02AB" w:rsidP="0015740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DA866C" w14:textId="62F1ECD6" w:rsidR="00BF02AB" w:rsidRPr="003F31FD" w:rsidRDefault="00BF02AB" w:rsidP="00157400">
            <w:pPr>
              <w:spacing w:line="256" w:lineRule="auto"/>
              <w:rPr>
                <w:rFonts w:ascii="Calibri" w:hAnsi="Calibri" w:cs="Calibri"/>
              </w:rPr>
            </w:pPr>
            <w:r>
              <w:rPr>
                <w:rFonts w:ascii="Calibri" w:hAnsi="Calibri" w:cs="Calibri"/>
              </w:rPr>
              <w:t>In caso il punto 3</w:t>
            </w:r>
            <w:r w:rsidR="00446D53">
              <w:rPr>
                <w:rFonts w:ascii="Calibri" w:hAnsi="Calibri" w:cs="Calibri"/>
              </w:rPr>
              <w:t xml:space="preserve"> o il punto 4</w:t>
            </w:r>
            <w:r>
              <w:rPr>
                <w:rFonts w:ascii="Calibri" w:hAnsi="Calibri" w:cs="Calibri"/>
              </w:rPr>
              <w:t xml:space="preserve"> non venga</w:t>
            </w:r>
            <w:r w:rsidR="00446D53">
              <w:rPr>
                <w:rFonts w:ascii="Calibri" w:hAnsi="Calibri" w:cs="Calibri"/>
              </w:rPr>
              <w:t>no</w:t>
            </w:r>
            <w:r>
              <w:rPr>
                <w:rFonts w:ascii="Calibri" w:hAnsi="Calibri" w:cs="Calibri"/>
              </w:rPr>
              <w:t xml:space="preserve"> rispettat</w:t>
            </w:r>
            <w:r w:rsidR="00446D53">
              <w:rPr>
                <w:rFonts w:ascii="Calibri" w:hAnsi="Calibri" w:cs="Calibri"/>
              </w:rPr>
              <w:t>i</w:t>
            </w:r>
            <w:r>
              <w:rPr>
                <w:rFonts w:ascii="Calibri" w:hAnsi="Calibri" w:cs="Calibri"/>
              </w:rPr>
              <w:t>, il sistema manderà un messaggio di errore al cliente come da punto 17E1</w:t>
            </w:r>
          </w:p>
        </w:tc>
      </w:tr>
      <w:tr w:rsidR="00BF02AB" w:rsidRPr="00BC6E10" w14:paraId="4E906155"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E8D4C3" w14:textId="77777777" w:rsidR="00BF02AB" w:rsidRPr="003F31FD" w:rsidRDefault="00BF02AB" w:rsidP="0015740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A371795" w14:textId="53DFFED0" w:rsidR="00BF02AB" w:rsidRPr="003F31FD" w:rsidRDefault="007B71C2" w:rsidP="00157400">
            <w:pPr>
              <w:spacing w:line="256" w:lineRule="auto"/>
              <w:rPr>
                <w:rFonts w:ascii="Calibri" w:hAnsi="Calibri" w:cs="Calibri"/>
              </w:rPr>
            </w:pPr>
            <w:r>
              <w:rPr>
                <w:rFonts w:ascii="Calibri" w:hAnsi="Calibri" w:cs="Calibri"/>
              </w:rPr>
              <w:t>L’ordine è stato annullato e non può essere più modificato</w:t>
            </w:r>
          </w:p>
        </w:tc>
      </w:tr>
    </w:tbl>
    <w:p w14:paraId="17CF6DCC" w14:textId="77777777" w:rsidR="00BF02AB" w:rsidRDefault="00BF02AB" w:rsidP="00B46471">
      <w:pPr>
        <w:rPr>
          <w:sz w:val="32"/>
          <w:szCs w:val="32"/>
        </w:rPr>
      </w:pPr>
    </w:p>
    <w:p w14:paraId="28508B80" w14:textId="77777777" w:rsidR="00446D53" w:rsidRDefault="00446D53" w:rsidP="00B46471">
      <w:pPr>
        <w:rPr>
          <w:sz w:val="32"/>
          <w:szCs w:val="32"/>
        </w:rPr>
      </w:pPr>
    </w:p>
    <w:tbl>
      <w:tblPr>
        <w:tblW w:w="0" w:type="auto"/>
        <w:tblLook w:val="04A0" w:firstRow="1" w:lastRow="0" w:firstColumn="1" w:lastColumn="0" w:noHBand="0" w:noVBand="1"/>
      </w:tblPr>
      <w:tblGrid>
        <w:gridCol w:w="2971"/>
        <w:gridCol w:w="3328"/>
        <w:gridCol w:w="3328"/>
      </w:tblGrid>
      <w:tr w:rsidR="00446D53" w:rsidRPr="00BC6E10" w14:paraId="7EB8778F" w14:textId="77777777" w:rsidTr="002B64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AD7E70" w14:textId="77777777" w:rsidR="00446D53" w:rsidRPr="00142D3F" w:rsidRDefault="00446D53" w:rsidP="0015740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D87977" w14:textId="2BF24024" w:rsidR="00446D53" w:rsidRPr="003F31FD" w:rsidRDefault="00446D53" w:rsidP="00157400">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Pr>
                <w:rFonts w:ascii="Calibri" w:hAnsi="Calibri" w:cs="Calibri"/>
              </w:rPr>
              <w:t>E1</w:t>
            </w:r>
            <w:r w:rsidRPr="00142D3F">
              <w:rPr>
                <w:rFonts w:ascii="Calibri" w:hAnsi="Calibri" w:cs="Calibri"/>
              </w:rPr>
              <w:t xml:space="preserve"> – </w:t>
            </w:r>
            <w:r>
              <w:rPr>
                <w:rFonts w:ascii="Calibri" w:hAnsi="Calibri" w:cs="Calibri"/>
              </w:rPr>
              <w:t>Mostra errore rimborso (Cliente)</w:t>
            </w:r>
          </w:p>
        </w:tc>
      </w:tr>
      <w:tr w:rsidR="00446D53" w:rsidRPr="00BC6E10" w14:paraId="7BBA678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CFA509" w14:textId="77777777" w:rsidR="00446D53" w:rsidRPr="003F31FD" w:rsidRDefault="00446D53" w:rsidP="0015740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FAF5F5" w14:textId="77777777" w:rsidR="00446D53" w:rsidRPr="003F31FD" w:rsidRDefault="00446D53" w:rsidP="00157400">
            <w:pPr>
              <w:spacing w:line="256" w:lineRule="auto"/>
              <w:rPr>
                <w:rFonts w:ascii="Calibri" w:hAnsi="Calibri" w:cs="Calibri"/>
              </w:rPr>
            </w:pPr>
            <w:r>
              <w:rPr>
                <w:rFonts w:ascii="Calibri" w:hAnsi="Calibri" w:cs="Calibri"/>
              </w:rPr>
              <w:t>Cliente</w:t>
            </w:r>
          </w:p>
        </w:tc>
      </w:tr>
      <w:tr w:rsidR="00446D53" w:rsidRPr="00BC6E10" w14:paraId="1060B22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21C636" w14:textId="77777777" w:rsidR="00446D53" w:rsidRPr="003F31FD" w:rsidRDefault="00446D53" w:rsidP="0015740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BDD351" w14:textId="257001D2" w:rsidR="00446D53" w:rsidRPr="003F31FD" w:rsidRDefault="00616F89" w:rsidP="00157400">
            <w:pPr>
              <w:spacing w:line="256" w:lineRule="auto"/>
              <w:rPr>
                <w:rFonts w:ascii="Calibri" w:hAnsi="Calibri" w:cs="Calibri"/>
              </w:rPr>
            </w:pPr>
            <w:r>
              <w:rPr>
                <w:rFonts w:ascii="Calibri" w:hAnsi="Calibri" w:cs="Calibri"/>
              </w:rPr>
              <w:t xml:space="preserve">Il cliente ha chiesto di annullare un ordine, ma </w:t>
            </w:r>
            <w:r w:rsidR="008F0ABD">
              <w:rPr>
                <w:rFonts w:ascii="Calibri" w:hAnsi="Calibri" w:cs="Calibri"/>
              </w:rPr>
              <w:t>a causa di un errore, l’operazione non può essere eseguita</w:t>
            </w:r>
          </w:p>
        </w:tc>
      </w:tr>
      <w:tr w:rsidR="00446D53" w:rsidRPr="00BC6E10" w14:paraId="360D697B" w14:textId="77777777" w:rsidTr="0015740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689E5E73" w14:textId="77777777" w:rsidR="00446D53" w:rsidRPr="003F31FD" w:rsidRDefault="00446D53" w:rsidP="0015740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A400A" w14:textId="77777777" w:rsidR="00446D53" w:rsidRPr="003F31FD" w:rsidRDefault="00446D53" w:rsidP="00157400">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78671" w14:textId="77777777" w:rsidR="00446D53" w:rsidRPr="003F31FD" w:rsidRDefault="00446D53" w:rsidP="00157400">
            <w:pPr>
              <w:spacing w:line="256" w:lineRule="auto"/>
              <w:jc w:val="center"/>
              <w:rPr>
                <w:rFonts w:ascii="Calibri" w:hAnsi="Calibri" w:cs="Calibri"/>
              </w:rPr>
            </w:pPr>
            <w:r>
              <w:rPr>
                <w:rFonts w:ascii="Calibri" w:hAnsi="Calibri" w:cs="Calibri"/>
              </w:rPr>
              <w:t>Sistema</w:t>
            </w:r>
          </w:p>
        </w:tc>
      </w:tr>
      <w:tr w:rsidR="00530CB6" w:rsidRPr="00BC6E10" w14:paraId="28FBEE53" w14:textId="77777777" w:rsidTr="00530CB6">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09F9EC99" w14:textId="77777777" w:rsidR="00530CB6" w:rsidRPr="003F31FD" w:rsidRDefault="00530CB6" w:rsidP="00157400">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D6579BC" w14:textId="5733C1B3" w:rsidR="00530CB6" w:rsidRDefault="00530CB6" w:rsidP="00157400">
            <w:pPr>
              <w:spacing w:line="256" w:lineRule="auto"/>
              <w:jc w:val="center"/>
              <w:rPr>
                <w:rFonts w:ascii="Calibri" w:hAnsi="Calibri" w:cs="Calibri"/>
              </w:rPr>
            </w:pPr>
            <w:r>
              <w:rPr>
                <w:rFonts w:ascii="Calibri" w:hAnsi="Calibri" w:cs="Calibri"/>
              </w:rPr>
              <w:t>Eseguire UC17 fino al punto 2</w:t>
            </w:r>
          </w:p>
        </w:tc>
      </w:tr>
      <w:tr w:rsidR="00530CB6" w:rsidRPr="00BC6E10" w14:paraId="5E99ADD4" w14:textId="77777777" w:rsidTr="00530C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B9451A6" w14:textId="77777777" w:rsidR="00530CB6" w:rsidRPr="003F31FD" w:rsidRDefault="00530CB6" w:rsidP="00530CB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8E299C2" w14:textId="77777777" w:rsidR="00530CB6" w:rsidRPr="003F31FD" w:rsidRDefault="00530CB6" w:rsidP="00530CB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DFB4152" w14:textId="44398EEF" w:rsidR="00530CB6" w:rsidRDefault="00530CB6" w:rsidP="00530CB6">
            <w:pPr>
              <w:pStyle w:val="Paragrafoelenco"/>
              <w:numPr>
                <w:ilvl w:val="0"/>
                <w:numId w:val="44"/>
              </w:numPr>
              <w:rPr>
                <w:rFonts w:cs="Calibri"/>
              </w:rPr>
            </w:pPr>
            <w:r>
              <w:rPr>
                <w:rFonts w:cs="Calibri"/>
              </w:rPr>
              <w:t>Il sistema riconosce che non è possibile annullare l’ordine in quanto è già stato spedito</w:t>
            </w:r>
            <w:r w:rsidR="00BA63C6">
              <w:rPr>
                <w:rFonts w:cs="Calibri"/>
              </w:rPr>
              <w:t>, e quindi non procederà con l’annullamento</w:t>
            </w:r>
          </w:p>
          <w:p w14:paraId="383183CA" w14:textId="5EEE3BBA" w:rsidR="00BA63C6" w:rsidRPr="00530CB6" w:rsidRDefault="00BA63C6" w:rsidP="00530CB6">
            <w:pPr>
              <w:pStyle w:val="Paragrafoelenco"/>
              <w:numPr>
                <w:ilvl w:val="0"/>
                <w:numId w:val="44"/>
              </w:numPr>
              <w:rPr>
                <w:rFonts w:cs="Calibri"/>
              </w:rPr>
            </w:pPr>
            <w:r>
              <w:rPr>
                <w:rFonts w:cs="Calibri"/>
              </w:rPr>
              <w:t>Il sistema caricherà su schermo un messaggio di errore in cui viene spiegato che l’ordine non è annullabile in quanto è ormai in stato di spedizione</w:t>
            </w:r>
          </w:p>
        </w:tc>
      </w:tr>
      <w:tr w:rsidR="00530CB6" w:rsidRPr="00BC6E10" w14:paraId="5DECC8D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3DD4EE" w14:textId="77777777" w:rsidR="00530CB6" w:rsidRPr="003F31FD" w:rsidRDefault="00530CB6" w:rsidP="00530CB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1E854D" w14:textId="5E8528EC" w:rsidR="00530CB6" w:rsidRPr="003F31FD" w:rsidRDefault="00530CB6" w:rsidP="00530CB6">
            <w:pPr>
              <w:spacing w:line="256" w:lineRule="auto"/>
              <w:rPr>
                <w:rFonts w:ascii="Calibri" w:hAnsi="Calibri" w:cs="Calibri"/>
              </w:rPr>
            </w:pPr>
          </w:p>
        </w:tc>
      </w:tr>
      <w:tr w:rsidR="00530CB6" w:rsidRPr="00BC6E10" w14:paraId="2DA3BD96"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E0DEDA" w14:textId="77777777" w:rsidR="00530CB6" w:rsidRPr="003F31FD" w:rsidRDefault="00530CB6" w:rsidP="00530CB6">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D244BC" w14:textId="36490ED9" w:rsidR="00530CB6" w:rsidRPr="003F31FD" w:rsidRDefault="00BA63C6" w:rsidP="00530CB6">
            <w:pPr>
              <w:spacing w:line="256" w:lineRule="auto"/>
              <w:rPr>
                <w:rFonts w:ascii="Calibri" w:hAnsi="Calibri" w:cs="Calibri"/>
              </w:rPr>
            </w:pPr>
            <w:r>
              <w:rPr>
                <w:rFonts w:ascii="Calibri" w:hAnsi="Calibri" w:cs="Calibri"/>
              </w:rPr>
              <w:t xml:space="preserve">Il cliente </w:t>
            </w:r>
            <w:r w:rsidR="00BB7052">
              <w:rPr>
                <w:rFonts w:ascii="Calibri" w:hAnsi="Calibri" w:cs="Calibri"/>
              </w:rPr>
              <w:t xml:space="preserve">si troverà davanti il messaggio che spiega l’errore in questione, comprendendo che </w:t>
            </w:r>
            <w:r>
              <w:rPr>
                <w:rFonts w:ascii="Calibri" w:hAnsi="Calibri" w:cs="Calibri"/>
              </w:rPr>
              <w:t xml:space="preserve">non </w:t>
            </w:r>
            <w:r w:rsidR="00D95A0D">
              <w:rPr>
                <w:rFonts w:ascii="Calibri" w:hAnsi="Calibri" w:cs="Calibri"/>
              </w:rPr>
              <w:t>può</w:t>
            </w:r>
            <w:r>
              <w:rPr>
                <w:rFonts w:ascii="Calibri" w:hAnsi="Calibri" w:cs="Calibri"/>
              </w:rPr>
              <w:t xml:space="preserve"> annullare l’ordine</w:t>
            </w:r>
          </w:p>
        </w:tc>
      </w:tr>
    </w:tbl>
    <w:p w14:paraId="0730E428" w14:textId="77777777" w:rsidR="00446D53" w:rsidRDefault="00446D53" w:rsidP="00B46471">
      <w:pPr>
        <w:rPr>
          <w:sz w:val="32"/>
          <w:szCs w:val="32"/>
        </w:rPr>
      </w:pPr>
    </w:p>
    <w:p w14:paraId="30102E06" w14:textId="77777777" w:rsidR="00491C72" w:rsidRDefault="00491C72" w:rsidP="00B46471">
      <w:pPr>
        <w:rPr>
          <w:sz w:val="32"/>
          <w:szCs w:val="32"/>
        </w:rPr>
      </w:pPr>
    </w:p>
    <w:tbl>
      <w:tblPr>
        <w:tblW w:w="0" w:type="auto"/>
        <w:tblLook w:val="04A0" w:firstRow="1" w:lastRow="0" w:firstColumn="1" w:lastColumn="0" w:noHBand="0" w:noVBand="1"/>
      </w:tblPr>
      <w:tblGrid>
        <w:gridCol w:w="2971"/>
        <w:gridCol w:w="3328"/>
        <w:gridCol w:w="3328"/>
      </w:tblGrid>
      <w:tr w:rsidR="00985BA2" w14:paraId="75CB6915" w14:textId="77777777" w:rsidTr="009D5CB4">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564F2A" w14:textId="77777777" w:rsidR="00985BA2" w:rsidRPr="008211E8" w:rsidRDefault="00985BA2" w:rsidP="006E2FD1">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927C55E" w14:textId="681D3BB9" w:rsidR="00985BA2" w:rsidRPr="008211E8" w:rsidRDefault="00985BA2" w:rsidP="006E2FD1">
            <w:pPr>
              <w:spacing w:line="254" w:lineRule="auto"/>
              <w:rPr>
                <w:rFonts w:ascii="Calibri" w:hAnsi="Calibri" w:cs="Calibri"/>
              </w:rPr>
            </w:pPr>
            <w:r w:rsidRPr="008211E8">
              <w:rPr>
                <w:rFonts w:ascii="Calibri" w:hAnsi="Calibri" w:cs="Calibri"/>
              </w:rPr>
              <w:t xml:space="preserve">UC </w:t>
            </w:r>
            <w:r w:rsidR="00C4034F">
              <w:rPr>
                <w:rFonts w:ascii="Calibri" w:hAnsi="Calibri" w:cs="Calibri"/>
              </w:rPr>
              <w:t>21</w:t>
            </w:r>
            <w:r w:rsidRPr="008211E8">
              <w:rPr>
                <w:rFonts w:ascii="Calibri" w:hAnsi="Calibri" w:cs="Calibri"/>
              </w:rPr>
              <w:t xml:space="preserve"> – </w:t>
            </w:r>
            <w:r>
              <w:rPr>
                <w:rFonts w:ascii="Calibri" w:hAnsi="Calibri" w:cs="Calibri"/>
              </w:rPr>
              <w:t>Visualizza storico</w:t>
            </w:r>
            <w:r w:rsidR="00835013">
              <w:rPr>
                <w:rFonts w:ascii="Calibri" w:hAnsi="Calibri" w:cs="Calibri"/>
              </w:rPr>
              <w:t xml:space="preserve"> degli</w:t>
            </w:r>
            <w:r>
              <w:rPr>
                <w:rFonts w:ascii="Calibri" w:hAnsi="Calibri" w:cs="Calibri"/>
              </w:rPr>
              <w:t xml:space="preserve"> ordini</w:t>
            </w:r>
          </w:p>
        </w:tc>
      </w:tr>
      <w:tr w:rsidR="00985BA2" w14:paraId="305E57BB"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8B44D7" w14:textId="77777777" w:rsidR="00985BA2" w:rsidRPr="008211E8" w:rsidRDefault="00985BA2" w:rsidP="006E2FD1">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DCA979" w14:textId="408B949A" w:rsidR="00985BA2" w:rsidRPr="008211E8" w:rsidRDefault="00757EFB" w:rsidP="006E2FD1">
            <w:pPr>
              <w:spacing w:line="254" w:lineRule="auto"/>
              <w:rPr>
                <w:rFonts w:ascii="Calibri" w:hAnsi="Calibri" w:cs="Calibri"/>
              </w:rPr>
            </w:pPr>
            <w:r>
              <w:rPr>
                <w:rFonts w:ascii="Calibri" w:hAnsi="Calibri" w:cs="Calibri"/>
              </w:rPr>
              <w:t>Cliente</w:t>
            </w:r>
          </w:p>
        </w:tc>
      </w:tr>
      <w:tr w:rsidR="00985BA2" w14:paraId="4CB6970D"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E58736E" w14:textId="77777777" w:rsidR="00985BA2" w:rsidRPr="008211E8" w:rsidRDefault="00985BA2" w:rsidP="006E2FD1">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511C47" w14:textId="6B3A6481" w:rsidR="00985BA2" w:rsidRPr="008211E8" w:rsidRDefault="00985BA2" w:rsidP="006E2FD1">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si trova </w:t>
            </w:r>
            <w:r>
              <w:rPr>
                <w:rFonts w:ascii="Calibri" w:hAnsi="Calibri" w:cs="Calibri"/>
              </w:rPr>
              <w:t>in qualsiasi pagina</w:t>
            </w:r>
          </w:p>
        </w:tc>
      </w:tr>
      <w:tr w:rsidR="00985BA2" w14:paraId="09245673" w14:textId="77777777" w:rsidTr="006E2FD1">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3CD9D99" w14:textId="77777777" w:rsidR="00985BA2" w:rsidRPr="008211E8" w:rsidRDefault="00985BA2" w:rsidP="006E2FD1">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223C22F" w14:textId="27E2DF3E" w:rsidR="00985BA2" w:rsidRPr="008211E8" w:rsidRDefault="00757EFB" w:rsidP="006E2FD1">
            <w:pPr>
              <w:spacing w:line="254" w:lineRule="auto"/>
              <w:jc w:val="center"/>
              <w:rPr>
                <w:rFonts w:ascii="Calibri" w:hAnsi="Calibri" w:cs="Calibri"/>
              </w:rPr>
            </w:pPr>
            <w:r>
              <w:rPr>
                <w:rFonts w:ascii="Calibri" w:hAnsi="Calibri" w:cs="Calibri"/>
              </w:rPr>
              <w:t>Cl</w:t>
            </w:r>
            <w:r w:rsidR="00985BA2">
              <w:rPr>
                <w:rFonts w:ascii="Calibri" w:hAnsi="Calibri" w:cs="Calibri"/>
              </w:rPr>
              <w:t>i</w:t>
            </w:r>
            <w:r>
              <w:rPr>
                <w:rFonts w:ascii="Calibri" w:hAnsi="Calibri" w:cs="Calibri"/>
              </w:rPr>
              <w: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DD697A" w14:textId="77777777" w:rsidR="00985BA2" w:rsidRPr="008211E8" w:rsidRDefault="00985BA2" w:rsidP="006E2FD1">
            <w:pPr>
              <w:spacing w:line="254" w:lineRule="auto"/>
              <w:jc w:val="center"/>
              <w:rPr>
                <w:rFonts w:ascii="Calibri" w:hAnsi="Calibri" w:cs="Calibri"/>
              </w:rPr>
            </w:pPr>
            <w:r w:rsidRPr="008211E8">
              <w:rPr>
                <w:rFonts w:ascii="Calibri" w:hAnsi="Calibri" w:cs="Calibri"/>
              </w:rPr>
              <w:t>Sistema</w:t>
            </w:r>
          </w:p>
        </w:tc>
      </w:tr>
      <w:tr w:rsidR="00985BA2" w14:paraId="495F8572"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215272F" w14:textId="77777777" w:rsidR="00985BA2" w:rsidRPr="008211E8" w:rsidRDefault="00985BA2"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08D12C4" w14:textId="43921540" w:rsidR="00985BA2" w:rsidRPr="008211E8" w:rsidRDefault="00985BA2" w:rsidP="006E2FD1">
            <w:pPr>
              <w:numPr>
                <w:ilvl w:val="0"/>
                <w:numId w:val="27"/>
              </w:num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clicca su “</w:t>
            </w:r>
            <w:r w:rsidR="009D5CB4">
              <w:rPr>
                <w:rFonts w:ascii="Calibri" w:hAnsi="Calibri" w:cs="Calibri"/>
              </w:rPr>
              <w:t>I miei</w:t>
            </w:r>
            <w:r>
              <w:rPr>
                <w:rFonts w:ascii="Calibri" w:hAnsi="Calibri" w:cs="Calibri"/>
              </w:rPr>
              <w:t xml:space="preserve"> ordini</w:t>
            </w:r>
            <w:r w:rsidRPr="008211E8">
              <w:rPr>
                <w:rFonts w:ascii="Calibri" w:hAnsi="Calibri" w:cs="Calibri"/>
              </w:rPr>
              <w:t>”</w:t>
            </w:r>
            <w:r>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0F1590C5" w14:textId="77777777" w:rsidR="00985BA2" w:rsidRPr="008211E8" w:rsidRDefault="00985BA2" w:rsidP="006E2FD1">
            <w:pPr>
              <w:spacing w:line="254" w:lineRule="auto"/>
              <w:rPr>
                <w:rFonts w:ascii="Calibri" w:hAnsi="Calibri" w:cs="Calibri"/>
              </w:rPr>
            </w:pPr>
          </w:p>
        </w:tc>
      </w:tr>
      <w:tr w:rsidR="00985BA2" w14:paraId="3F05C692"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08F42DF" w14:textId="77777777" w:rsidR="00985BA2" w:rsidRPr="008211E8" w:rsidRDefault="00985BA2"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056AC2" w14:textId="77777777" w:rsidR="00985BA2" w:rsidRPr="008211E8" w:rsidRDefault="00985BA2" w:rsidP="006E2FD1">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DD7728" w14:textId="77777777" w:rsidR="00985BA2" w:rsidRDefault="00985BA2" w:rsidP="006E2FD1">
            <w:pPr>
              <w:numPr>
                <w:ilvl w:val="0"/>
                <w:numId w:val="27"/>
              </w:numPr>
              <w:spacing w:line="254" w:lineRule="auto"/>
              <w:rPr>
                <w:rFonts w:ascii="Calibri" w:hAnsi="Calibri" w:cs="Calibri"/>
              </w:rPr>
            </w:pPr>
            <w:r>
              <w:rPr>
                <w:rFonts w:ascii="Calibri" w:hAnsi="Calibri" w:cs="Calibri"/>
              </w:rPr>
              <w:t>Il sistema carica un sottoinsieme degli ordini, ordinati dal più recente al meno recente</w:t>
            </w:r>
          </w:p>
          <w:p w14:paraId="68311BD6" w14:textId="77777777" w:rsidR="00985BA2" w:rsidRPr="008211E8" w:rsidRDefault="00985BA2" w:rsidP="006E2FD1">
            <w:pPr>
              <w:numPr>
                <w:ilvl w:val="0"/>
                <w:numId w:val="27"/>
              </w:numPr>
              <w:spacing w:line="254" w:lineRule="auto"/>
              <w:rPr>
                <w:rFonts w:ascii="Calibri" w:hAnsi="Calibri" w:cs="Calibri"/>
              </w:rPr>
            </w:pPr>
            <w:r w:rsidRPr="008211E8">
              <w:rPr>
                <w:rFonts w:ascii="Calibri" w:hAnsi="Calibri" w:cs="Calibri"/>
              </w:rPr>
              <w:t xml:space="preserve">Il sistema </w:t>
            </w:r>
            <w:r>
              <w:rPr>
                <w:rFonts w:ascii="Calibri" w:hAnsi="Calibri" w:cs="Calibri"/>
              </w:rPr>
              <w:t>presenterà la pagina con la lista degli ordini recuperata</w:t>
            </w:r>
          </w:p>
        </w:tc>
      </w:tr>
      <w:tr w:rsidR="00985BA2" w14:paraId="5F8F68F4"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9FA31B" w14:textId="77777777" w:rsidR="00985BA2" w:rsidRPr="008211E8" w:rsidRDefault="00985BA2" w:rsidP="006E2FD1">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6413B5F" w14:textId="77777777" w:rsidR="00985BA2" w:rsidRPr="008211E8" w:rsidRDefault="00985BA2" w:rsidP="006E2FD1">
            <w:pPr>
              <w:spacing w:line="254" w:lineRule="auto"/>
              <w:rPr>
                <w:rFonts w:ascii="Calibri" w:hAnsi="Calibri" w:cs="Calibri"/>
              </w:rPr>
            </w:pPr>
          </w:p>
        </w:tc>
      </w:tr>
      <w:tr w:rsidR="00985BA2" w14:paraId="135C6983"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BA3062" w14:textId="77777777" w:rsidR="00985BA2" w:rsidRPr="008211E8" w:rsidRDefault="00985BA2" w:rsidP="006E2FD1">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DEEDFA" w14:textId="106B6642" w:rsidR="00985BA2" w:rsidRPr="008211E8" w:rsidRDefault="00985BA2" w:rsidP="006E2FD1">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w:t>
            </w:r>
            <w:r w:rsidRPr="008211E8">
              <w:rPr>
                <w:rFonts w:ascii="Calibri" w:hAnsi="Calibri" w:cs="Calibri"/>
              </w:rPr>
              <w:t>i</w:t>
            </w:r>
            <w:r w:rsidR="009D5CB4">
              <w:rPr>
                <w:rFonts w:ascii="Calibri" w:hAnsi="Calibri" w:cs="Calibri"/>
              </w:rPr>
              <w:t>ente</w:t>
            </w:r>
            <w:r w:rsidRPr="008211E8">
              <w:rPr>
                <w:rFonts w:ascii="Calibri" w:hAnsi="Calibri" w:cs="Calibri"/>
              </w:rPr>
              <w:t xml:space="preserve"> si trov</w:t>
            </w:r>
            <w:r>
              <w:rPr>
                <w:rFonts w:ascii="Calibri" w:hAnsi="Calibri" w:cs="Calibri"/>
              </w:rPr>
              <w:t>erà nella prima pagina della lista degli ordini</w:t>
            </w:r>
          </w:p>
        </w:tc>
      </w:tr>
    </w:tbl>
    <w:p w14:paraId="5CC2F37B" w14:textId="77777777" w:rsidR="00985BA2" w:rsidRDefault="00985BA2" w:rsidP="002075C3">
      <w:pPr>
        <w:rPr>
          <w:rFonts w:ascii="Calibri" w:hAnsi="Calibri" w:cs="Calibri"/>
        </w:rPr>
      </w:pPr>
    </w:p>
    <w:p w14:paraId="2441112B" w14:textId="77777777" w:rsidR="00757EFB" w:rsidRDefault="00757EFB" w:rsidP="002075C3">
      <w:pPr>
        <w:rPr>
          <w:rFonts w:ascii="Calibri" w:hAnsi="Calibri" w:cs="Calibri"/>
        </w:rPr>
      </w:pPr>
    </w:p>
    <w:tbl>
      <w:tblPr>
        <w:tblW w:w="0" w:type="auto"/>
        <w:tblLook w:val="04A0" w:firstRow="1" w:lastRow="0" w:firstColumn="1" w:lastColumn="0" w:noHBand="0" w:noVBand="1"/>
      </w:tblPr>
      <w:tblGrid>
        <w:gridCol w:w="2971"/>
        <w:gridCol w:w="3328"/>
        <w:gridCol w:w="3328"/>
      </w:tblGrid>
      <w:tr w:rsidR="00757EFB" w14:paraId="75CA8979" w14:textId="77777777" w:rsidTr="00D922E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4D514A8" w14:textId="77777777" w:rsidR="00757EFB" w:rsidRPr="008211E8" w:rsidRDefault="00757EFB" w:rsidP="006E2FD1">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D865729" w14:textId="5A08D689" w:rsidR="00757EFB" w:rsidRPr="008211E8" w:rsidRDefault="00757EFB" w:rsidP="006E2FD1">
            <w:pPr>
              <w:spacing w:line="254" w:lineRule="auto"/>
              <w:rPr>
                <w:rFonts w:ascii="Calibri" w:hAnsi="Calibri" w:cs="Calibri"/>
              </w:rPr>
            </w:pPr>
            <w:r w:rsidRPr="008211E8">
              <w:rPr>
                <w:rFonts w:ascii="Calibri" w:hAnsi="Calibri" w:cs="Calibri"/>
              </w:rPr>
              <w:t xml:space="preserve">UC </w:t>
            </w:r>
            <w:r w:rsidR="00835013">
              <w:rPr>
                <w:rFonts w:ascii="Calibri" w:hAnsi="Calibri" w:cs="Calibri"/>
              </w:rPr>
              <w:t>2</w:t>
            </w:r>
            <w:r w:rsidR="00C4034F">
              <w:rPr>
                <w:rFonts w:ascii="Calibri" w:hAnsi="Calibri" w:cs="Calibri"/>
              </w:rPr>
              <w:t>2</w:t>
            </w:r>
            <w:r w:rsidRPr="008211E8">
              <w:rPr>
                <w:rFonts w:ascii="Calibri" w:hAnsi="Calibri" w:cs="Calibri"/>
              </w:rPr>
              <w:t xml:space="preserve"> – </w:t>
            </w:r>
            <w:r>
              <w:rPr>
                <w:rFonts w:ascii="Calibri" w:hAnsi="Calibri" w:cs="Calibri"/>
              </w:rPr>
              <w:t>Visualizza dettaglio ordine</w:t>
            </w:r>
          </w:p>
        </w:tc>
      </w:tr>
      <w:tr w:rsidR="00757EFB" w14:paraId="25840038"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608CF08" w14:textId="77777777" w:rsidR="00757EFB" w:rsidRPr="008211E8" w:rsidRDefault="00757EFB" w:rsidP="006E2FD1">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4B49" w14:textId="77777777" w:rsidR="00757EFB" w:rsidRPr="008211E8" w:rsidRDefault="00757EFB" w:rsidP="006E2FD1">
            <w:pPr>
              <w:spacing w:line="254" w:lineRule="auto"/>
              <w:rPr>
                <w:rFonts w:ascii="Calibri" w:hAnsi="Calibri" w:cs="Calibri"/>
              </w:rPr>
            </w:pPr>
            <w:r>
              <w:rPr>
                <w:rFonts w:ascii="Calibri" w:hAnsi="Calibri" w:cs="Calibri"/>
              </w:rPr>
              <w:t>Cliente</w:t>
            </w:r>
          </w:p>
        </w:tc>
      </w:tr>
      <w:tr w:rsidR="00757EFB" w14:paraId="2D8711A9"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4092FDF" w14:textId="77777777" w:rsidR="00757EFB" w:rsidRPr="008211E8" w:rsidRDefault="00757EFB" w:rsidP="006E2FD1">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7E5B72" w14:textId="2CF735CE" w:rsidR="00757EFB" w:rsidRPr="008211E8" w:rsidRDefault="00757EFB" w:rsidP="006E2FD1">
            <w:pPr>
              <w:spacing w:line="254" w:lineRule="auto"/>
              <w:rPr>
                <w:rFonts w:ascii="Calibri" w:hAnsi="Calibri" w:cs="Calibri"/>
              </w:rPr>
            </w:pPr>
            <w:r w:rsidRPr="008211E8">
              <w:rPr>
                <w:rFonts w:ascii="Calibri" w:hAnsi="Calibri" w:cs="Calibri"/>
              </w:rPr>
              <w:t>Il</w:t>
            </w:r>
            <w:r w:rsidR="00D922E6">
              <w:rPr>
                <w:rFonts w:ascii="Calibri" w:hAnsi="Calibri" w:cs="Calibri"/>
              </w:rPr>
              <w:t xml:space="preserve"> cliente</w:t>
            </w:r>
            <w:r w:rsidRPr="008211E8">
              <w:rPr>
                <w:rFonts w:ascii="Calibri" w:hAnsi="Calibri" w:cs="Calibri"/>
              </w:rPr>
              <w:t xml:space="preserve"> si trova </w:t>
            </w:r>
            <w:r w:rsidR="00D922E6">
              <w:rPr>
                <w:rFonts w:ascii="Calibri" w:hAnsi="Calibri" w:cs="Calibri"/>
              </w:rPr>
              <w:t>nella pagina dello storico</w:t>
            </w:r>
            <w:r w:rsidR="00835013">
              <w:rPr>
                <w:rFonts w:ascii="Calibri" w:hAnsi="Calibri" w:cs="Calibri"/>
              </w:rPr>
              <w:t xml:space="preserve"> degli</w:t>
            </w:r>
            <w:r w:rsidR="00D922E6">
              <w:rPr>
                <w:rFonts w:ascii="Calibri" w:hAnsi="Calibri" w:cs="Calibri"/>
              </w:rPr>
              <w:t xml:space="preserve"> ordini</w:t>
            </w:r>
          </w:p>
        </w:tc>
      </w:tr>
      <w:tr w:rsidR="00757EFB" w14:paraId="57C88DBD" w14:textId="77777777" w:rsidTr="006E2FD1">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1BD53F1" w14:textId="77777777" w:rsidR="00757EFB" w:rsidRPr="008211E8" w:rsidRDefault="00757EFB" w:rsidP="006E2FD1">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74A0C55" w14:textId="77777777" w:rsidR="00757EFB" w:rsidRPr="008211E8" w:rsidRDefault="00757EFB" w:rsidP="006E2FD1">
            <w:pPr>
              <w:spacing w:line="254"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7F32A" w14:textId="77777777" w:rsidR="00757EFB" w:rsidRPr="008211E8" w:rsidRDefault="00757EFB" w:rsidP="006E2FD1">
            <w:pPr>
              <w:spacing w:line="254" w:lineRule="auto"/>
              <w:jc w:val="center"/>
              <w:rPr>
                <w:rFonts w:ascii="Calibri" w:hAnsi="Calibri" w:cs="Calibri"/>
              </w:rPr>
            </w:pPr>
            <w:r w:rsidRPr="008211E8">
              <w:rPr>
                <w:rFonts w:ascii="Calibri" w:hAnsi="Calibri" w:cs="Calibri"/>
              </w:rPr>
              <w:t>Sistema</w:t>
            </w:r>
          </w:p>
        </w:tc>
      </w:tr>
      <w:tr w:rsidR="00757EFB" w14:paraId="762C5AC9"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3F272B0" w14:textId="77777777" w:rsidR="00757EFB" w:rsidRPr="008211E8" w:rsidRDefault="00757EFB"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269A69" w14:textId="5EC903F0" w:rsidR="00757EFB" w:rsidRPr="008211E8" w:rsidRDefault="00757EFB" w:rsidP="00D922E6">
            <w:pPr>
              <w:numPr>
                <w:ilvl w:val="0"/>
                <w:numId w:val="45"/>
              </w:numPr>
              <w:spacing w:line="254" w:lineRule="auto"/>
              <w:rPr>
                <w:rFonts w:ascii="Calibri" w:hAnsi="Calibri" w:cs="Calibri"/>
              </w:rPr>
            </w:pPr>
            <w:r w:rsidRPr="008211E8">
              <w:rPr>
                <w:rFonts w:ascii="Calibri" w:hAnsi="Calibri" w:cs="Calibri"/>
              </w:rPr>
              <w:t xml:space="preserve">Il gestore clicca su </w:t>
            </w:r>
            <w:r w:rsidR="00D922E6">
              <w:rPr>
                <w:rFonts w:ascii="Calibri" w:hAnsi="Calibri" w:cs="Calibri"/>
              </w:rPr>
              <w:t>un ordine a scelta nell’elenco</w:t>
            </w:r>
          </w:p>
        </w:tc>
        <w:tc>
          <w:tcPr>
            <w:tcW w:w="3328" w:type="dxa"/>
            <w:tcBorders>
              <w:top w:val="single" w:sz="4" w:space="0" w:color="auto"/>
              <w:left w:val="single" w:sz="4" w:space="0" w:color="auto"/>
              <w:bottom w:val="single" w:sz="4" w:space="0" w:color="auto"/>
              <w:right w:val="single" w:sz="4" w:space="0" w:color="auto"/>
            </w:tcBorders>
          </w:tcPr>
          <w:p w14:paraId="2EFE8B22" w14:textId="77777777" w:rsidR="00757EFB" w:rsidRPr="008211E8" w:rsidRDefault="00757EFB" w:rsidP="006E2FD1">
            <w:pPr>
              <w:spacing w:line="254" w:lineRule="auto"/>
              <w:rPr>
                <w:rFonts w:ascii="Calibri" w:hAnsi="Calibri" w:cs="Calibri"/>
              </w:rPr>
            </w:pPr>
          </w:p>
        </w:tc>
      </w:tr>
      <w:tr w:rsidR="00757EFB" w14:paraId="3BCAE68C"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EA3BD25" w14:textId="77777777" w:rsidR="00757EFB" w:rsidRPr="008211E8" w:rsidRDefault="00757EFB"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A9BEC1E" w14:textId="77777777" w:rsidR="00757EFB" w:rsidRPr="008211E8" w:rsidRDefault="00757EFB" w:rsidP="006E2FD1">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ABDECCE" w14:textId="6B522C66" w:rsidR="00757EFB" w:rsidRDefault="00757EFB" w:rsidP="00D922E6">
            <w:pPr>
              <w:numPr>
                <w:ilvl w:val="0"/>
                <w:numId w:val="45"/>
              </w:numPr>
              <w:spacing w:line="254" w:lineRule="auto"/>
              <w:rPr>
                <w:rFonts w:ascii="Calibri" w:hAnsi="Calibri" w:cs="Calibri"/>
              </w:rPr>
            </w:pPr>
            <w:r>
              <w:rPr>
                <w:rFonts w:ascii="Calibri" w:hAnsi="Calibri" w:cs="Calibri"/>
              </w:rPr>
              <w:t>Il sistema caric</w:t>
            </w:r>
            <w:r w:rsidR="00D922E6">
              <w:rPr>
                <w:rFonts w:ascii="Calibri" w:hAnsi="Calibri" w:cs="Calibri"/>
              </w:rPr>
              <w:t>a la pagina di dettaglio del suddetto ordine</w:t>
            </w:r>
          </w:p>
          <w:p w14:paraId="03324D44" w14:textId="5C2B2B50" w:rsidR="00757EFB" w:rsidRPr="008211E8" w:rsidRDefault="00757EFB" w:rsidP="00D922E6">
            <w:pPr>
              <w:numPr>
                <w:ilvl w:val="0"/>
                <w:numId w:val="45"/>
              </w:numPr>
              <w:spacing w:line="254" w:lineRule="auto"/>
              <w:rPr>
                <w:rFonts w:ascii="Calibri" w:hAnsi="Calibri" w:cs="Calibri"/>
              </w:rPr>
            </w:pPr>
            <w:r w:rsidRPr="008211E8">
              <w:rPr>
                <w:rFonts w:ascii="Calibri" w:hAnsi="Calibri" w:cs="Calibri"/>
              </w:rPr>
              <w:t xml:space="preserve">Il sistema </w:t>
            </w:r>
            <w:r>
              <w:rPr>
                <w:rFonts w:ascii="Calibri" w:hAnsi="Calibri" w:cs="Calibri"/>
              </w:rPr>
              <w:t xml:space="preserve">presenterà la pagina </w:t>
            </w:r>
            <w:r w:rsidR="00D922E6">
              <w:rPr>
                <w:rFonts w:ascii="Calibri" w:hAnsi="Calibri" w:cs="Calibri"/>
              </w:rPr>
              <w:t>di dettaglio</w:t>
            </w:r>
          </w:p>
        </w:tc>
      </w:tr>
      <w:tr w:rsidR="00757EFB" w14:paraId="128F1F38"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1FB4F37" w14:textId="77777777" w:rsidR="00757EFB" w:rsidRPr="008211E8" w:rsidRDefault="00757EFB" w:rsidP="006E2FD1">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1AF754" w14:textId="77777777" w:rsidR="00757EFB" w:rsidRPr="008211E8" w:rsidRDefault="00757EFB" w:rsidP="006E2FD1">
            <w:pPr>
              <w:spacing w:line="254" w:lineRule="auto"/>
              <w:rPr>
                <w:rFonts w:ascii="Calibri" w:hAnsi="Calibri" w:cs="Calibri"/>
              </w:rPr>
            </w:pPr>
          </w:p>
        </w:tc>
      </w:tr>
      <w:tr w:rsidR="00757EFB" w14:paraId="768E6B87"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AD68AF" w14:textId="77777777" w:rsidR="00757EFB" w:rsidRPr="008211E8" w:rsidRDefault="00757EFB" w:rsidP="006E2FD1">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295C408" w14:textId="30D68E61" w:rsidR="00757EFB" w:rsidRPr="008211E8" w:rsidRDefault="00757EFB" w:rsidP="006E2FD1">
            <w:pPr>
              <w:spacing w:line="254" w:lineRule="auto"/>
              <w:rPr>
                <w:rFonts w:ascii="Calibri" w:hAnsi="Calibri" w:cs="Calibri"/>
              </w:rPr>
            </w:pPr>
            <w:r w:rsidRPr="008211E8">
              <w:rPr>
                <w:rFonts w:ascii="Calibri" w:hAnsi="Calibri" w:cs="Calibri"/>
              </w:rPr>
              <w:t xml:space="preserve">Il </w:t>
            </w:r>
            <w:r w:rsidR="00D922E6">
              <w:rPr>
                <w:rFonts w:ascii="Calibri" w:hAnsi="Calibri" w:cs="Calibri"/>
              </w:rPr>
              <w:t>cl</w:t>
            </w:r>
            <w:r w:rsidRPr="008211E8">
              <w:rPr>
                <w:rFonts w:ascii="Calibri" w:hAnsi="Calibri" w:cs="Calibri"/>
              </w:rPr>
              <w:t>i</w:t>
            </w:r>
            <w:r w:rsidR="00D922E6">
              <w:rPr>
                <w:rFonts w:ascii="Calibri" w:hAnsi="Calibri" w:cs="Calibri"/>
              </w:rPr>
              <w:t>ente</w:t>
            </w:r>
            <w:r w:rsidRPr="008211E8">
              <w:rPr>
                <w:rFonts w:ascii="Calibri" w:hAnsi="Calibri" w:cs="Calibri"/>
              </w:rPr>
              <w:t xml:space="preserve"> si trov</w:t>
            </w:r>
            <w:r>
              <w:rPr>
                <w:rFonts w:ascii="Calibri" w:hAnsi="Calibri" w:cs="Calibri"/>
              </w:rPr>
              <w:t xml:space="preserve">erà nella </w:t>
            </w:r>
            <w:r w:rsidR="00D922E6">
              <w:rPr>
                <w:rFonts w:ascii="Calibri" w:hAnsi="Calibri" w:cs="Calibri"/>
              </w:rPr>
              <w:t>pagina di dettaglio dell’ordine cliccato</w:t>
            </w:r>
          </w:p>
        </w:tc>
      </w:tr>
    </w:tbl>
    <w:p w14:paraId="78A7B4EE" w14:textId="77777777" w:rsidR="00757EFB" w:rsidRDefault="00757EFB" w:rsidP="002075C3">
      <w:pPr>
        <w:rPr>
          <w:rFonts w:ascii="Calibri" w:hAnsi="Calibri" w:cs="Calibri"/>
        </w:rPr>
      </w:pPr>
    </w:p>
    <w:p w14:paraId="296F3BCF" w14:textId="77777777" w:rsidR="00985BA2" w:rsidRDefault="00985BA2" w:rsidP="002075C3">
      <w:pPr>
        <w:rPr>
          <w:rFonts w:ascii="Calibri" w:hAnsi="Calibri" w:cs="Calibri"/>
        </w:rPr>
      </w:pPr>
    </w:p>
    <w:tbl>
      <w:tblPr>
        <w:tblW w:w="0" w:type="auto"/>
        <w:tblLook w:val="04A0" w:firstRow="1" w:lastRow="0" w:firstColumn="1" w:lastColumn="0" w:noHBand="0" w:noVBand="1"/>
      </w:tblPr>
      <w:tblGrid>
        <w:gridCol w:w="2971"/>
        <w:gridCol w:w="3328"/>
        <w:gridCol w:w="3328"/>
      </w:tblGrid>
      <w:tr w:rsidR="00C4034F" w:rsidRPr="00BC6E10" w14:paraId="3C30BBC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71AAAE" w14:textId="77777777" w:rsidR="00C4034F" w:rsidRPr="00C60B0E" w:rsidRDefault="00C4034F" w:rsidP="00C0754F">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AD876A" w14:textId="29322DC3" w:rsidR="00C4034F" w:rsidRPr="00C60B0E" w:rsidRDefault="00C4034F" w:rsidP="00C0754F">
            <w:pPr>
              <w:spacing w:line="256" w:lineRule="auto"/>
              <w:rPr>
                <w:rFonts w:ascii="Calibri" w:hAnsi="Calibri" w:cs="Calibri"/>
              </w:rPr>
            </w:pPr>
            <w:r w:rsidRPr="00C60B0E">
              <w:rPr>
                <w:rFonts w:ascii="Calibri" w:hAnsi="Calibri" w:cs="Calibri"/>
              </w:rPr>
              <w:t xml:space="preserve">UC </w:t>
            </w:r>
            <w:r>
              <w:rPr>
                <w:rFonts w:ascii="Calibri" w:hAnsi="Calibri" w:cs="Calibri"/>
              </w:rPr>
              <w:t>23</w:t>
            </w:r>
            <w:r w:rsidRPr="00C60B0E">
              <w:rPr>
                <w:rFonts w:ascii="Calibri" w:hAnsi="Calibri" w:cs="Calibri"/>
              </w:rPr>
              <w:t xml:space="preserve"> –</w:t>
            </w:r>
            <w:r>
              <w:rPr>
                <w:rFonts w:ascii="Calibri" w:hAnsi="Calibri" w:cs="Calibri"/>
              </w:rPr>
              <w:t xml:space="preserve"> Richiedi assistenza come cliente</w:t>
            </w:r>
          </w:p>
        </w:tc>
      </w:tr>
      <w:tr w:rsidR="00C4034F" w:rsidRPr="00BC6E10" w14:paraId="1D51691D"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A1C6EC" w14:textId="77777777" w:rsidR="00C4034F" w:rsidRPr="00C60B0E" w:rsidRDefault="00C4034F" w:rsidP="00C0754F">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D591397" w14:textId="40CD4E41" w:rsidR="00C4034F" w:rsidRPr="00C60B0E" w:rsidRDefault="00C4034F" w:rsidP="00C0754F">
            <w:pPr>
              <w:spacing w:line="256" w:lineRule="auto"/>
              <w:rPr>
                <w:rFonts w:ascii="Calibri" w:hAnsi="Calibri" w:cs="Calibri"/>
              </w:rPr>
            </w:pPr>
            <w:r>
              <w:rPr>
                <w:rFonts w:ascii="Calibri" w:hAnsi="Calibri" w:cs="Calibri"/>
              </w:rPr>
              <w:t>Cliente</w:t>
            </w:r>
          </w:p>
        </w:tc>
      </w:tr>
      <w:tr w:rsidR="00C4034F" w:rsidRPr="00BC6E10" w14:paraId="21503827"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3A4E88" w14:textId="77777777" w:rsidR="00C4034F" w:rsidRPr="00C60B0E" w:rsidRDefault="00C4034F" w:rsidP="00C0754F">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2E39ECE" w14:textId="3ADFA5A1" w:rsidR="00C4034F" w:rsidRPr="00C60B0E" w:rsidRDefault="00C4034F" w:rsidP="00C0754F">
            <w:pPr>
              <w:spacing w:line="256" w:lineRule="auto"/>
              <w:rPr>
                <w:rFonts w:ascii="Calibri" w:hAnsi="Calibri" w:cs="Calibri"/>
              </w:rPr>
            </w:pPr>
            <w:r>
              <w:rPr>
                <w:rFonts w:ascii="Calibri" w:hAnsi="Calibri" w:cs="Calibri"/>
              </w:rPr>
              <w:t>L’utente è entrato nel sito, ha fatto il login, e vuole chiedere assistenza agli amministratori del sito</w:t>
            </w:r>
          </w:p>
        </w:tc>
      </w:tr>
      <w:tr w:rsidR="00C4034F" w:rsidRPr="00BC6E10" w14:paraId="441F4E99" w14:textId="77777777" w:rsidTr="00C0754F">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D86F8A0" w14:textId="77777777" w:rsidR="00C4034F" w:rsidRPr="00C60B0E" w:rsidRDefault="00C4034F" w:rsidP="00C0754F">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DFCDE67" w14:textId="28F622D6" w:rsidR="00C4034F" w:rsidRPr="00C60B0E" w:rsidRDefault="00C4034F" w:rsidP="00C0754F">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ECEBCF" w14:textId="77777777" w:rsidR="00C4034F" w:rsidRPr="00C60B0E" w:rsidRDefault="00C4034F" w:rsidP="00C0754F">
            <w:pPr>
              <w:spacing w:line="256" w:lineRule="auto"/>
              <w:jc w:val="center"/>
              <w:rPr>
                <w:rFonts w:ascii="Calibri" w:hAnsi="Calibri" w:cs="Calibri"/>
              </w:rPr>
            </w:pPr>
            <w:r w:rsidRPr="00C60B0E">
              <w:rPr>
                <w:rFonts w:ascii="Calibri" w:hAnsi="Calibri" w:cs="Calibri"/>
              </w:rPr>
              <w:t>Sistema</w:t>
            </w:r>
          </w:p>
        </w:tc>
      </w:tr>
      <w:tr w:rsidR="00C4034F" w:rsidRPr="00BC6E10" w14:paraId="3EE5F511" w14:textId="77777777" w:rsidTr="00C0754F">
        <w:trPr>
          <w:trHeight w:val="980"/>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171ABA"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690E91" w14:textId="77777777" w:rsidR="00C4034F" w:rsidRPr="007829C4" w:rsidRDefault="00C4034F" w:rsidP="00C4034F">
            <w:pPr>
              <w:pStyle w:val="Paragrafoelenco"/>
              <w:numPr>
                <w:ilvl w:val="0"/>
                <w:numId w:val="49"/>
              </w:numPr>
              <w:rPr>
                <w:rFonts w:cs="Calibri"/>
              </w:rPr>
            </w:pPr>
            <w:r>
              <w:rPr>
                <w:rFonts w:cs="Calibri"/>
              </w:rPr>
              <w:t>L’utente cliccherà sulla barra del menù il pulsante dell’assistenza</w:t>
            </w:r>
          </w:p>
        </w:tc>
        <w:tc>
          <w:tcPr>
            <w:tcW w:w="3328" w:type="dxa"/>
            <w:tcBorders>
              <w:top w:val="single" w:sz="4" w:space="0" w:color="auto"/>
              <w:left w:val="single" w:sz="4" w:space="0" w:color="auto"/>
              <w:right w:val="single" w:sz="4" w:space="0" w:color="auto"/>
            </w:tcBorders>
          </w:tcPr>
          <w:p w14:paraId="06607E9D" w14:textId="77777777" w:rsidR="00C4034F" w:rsidRPr="00C60B0E" w:rsidRDefault="00C4034F" w:rsidP="00C0754F">
            <w:pPr>
              <w:spacing w:line="256" w:lineRule="auto"/>
              <w:rPr>
                <w:rFonts w:ascii="Calibri" w:hAnsi="Calibri" w:cs="Calibri"/>
              </w:rPr>
            </w:pPr>
          </w:p>
        </w:tc>
      </w:tr>
      <w:tr w:rsidR="00C4034F" w:rsidRPr="00BC6E10" w14:paraId="4E25528F" w14:textId="77777777" w:rsidTr="00C0754F">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16F75F05"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B04FBEA" w14:textId="77777777" w:rsidR="00C4034F" w:rsidRPr="007829C4" w:rsidRDefault="00C4034F" w:rsidP="00C0754F">
            <w:pPr>
              <w:rPr>
                <w:rFonts w:cs="Calibri"/>
              </w:rPr>
            </w:pPr>
          </w:p>
        </w:tc>
        <w:tc>
          <w:tcPr>
            <w:tcW w:w="3328" w:type="dxa"/>
            <w:tcBorders>
              <w:top w:val="single" w:sz="4" w:space="0" w:color="auto"/>
              <w:left w:val="single" w:sz="4" w:space="0" w:color="auto"/>
              <w:right w:val="single" w:sz="4" w:space="0" w:color="auto"/>
            </w:tcBorders>
          </w:tcPr>
          <w:p w14:paraId="79410337" w14:textId="63CCA233" w:rsidR="00C4034F" w:rsidRPr="007829C4" w:rsidRDefault="00C4034F" w:rsidP="00C4034F">
            <w:pPr>
              <w:pStyle w:val="Paragrafoelenco"/>
              <w:numPr>
                <w:ilvl w:val="0"/>
                <w:numId w:val="49"/>
              </w:numPr>
              <w:rPr>
                <w:rFonts w:cs="Calibri"/>
              </w:rPr>
            </w:pPr>
            <w:r>
              <w:rPr>
                <w:rFonts w:cs="Calibri"/>
              </w:rPr>
              <w:t xml:space="preserve">Il sistema caricherà la pagina relativa, con l’apposito </w:t>
            </w:r>
            <w:proofErr w:type="spellStart"/>
            <w:r>
              <w:rPr>
                <w:rFonts w:cs="Calibri"/>
              </w:rPr>
              <w:t>form</w:t>
            </w:r>
            <w:proofErr w:type="spellEnd"/>
            <w:r>
              <w:rPr>
                <w:rFonts w:cs="Calibri"/>
              </w:rPr>
              <w:t>, e tenendo conto che l’utente ha fatto l’accesso</w:t>
            </w:r>
          </w:p>
        </w:tc>
      </w:tr>
      <w:tr w:rsidR="00C4034F" w:rsidRPr="00BC6E10" w14:paraId="0F712FCB" w14:textId="77777777" w:rsidTr="00C0754F">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8DD2247"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678A79B" w14:textId="1AFEC164" w:rsidR="00C4034F" w:rsidRDefault="00C4034F" w:rsidP="00C4034F">
            <w:pPr>
              <w:pStyle w:val="Paragrafoelenco"/>
              <w:numPr>
                <w:ilvl w:val="0"/>
                <w:numId w:val="49"/>
              </w:numPr>
              <w:rPr>
                <w:rFonts w:cs="Calibri"/>
              </w:rPr>
            </w:pPr>
            <w:r>
              <w:rPr>
                <w:rFonts w:cs="Calibri"/>
              </w:rPr>
              <w:t xml:space="preserve">Caricata la pagina, l’utente compilerà il </w:t>
            </w:r>
            <w:proofErr w:type="spellStart"/>
            <w:r>
              <w:rPr>
                <w:rFonts w:cs="Calibri"/>
              </w:rPr>
              <w:t>form</w:t>
            </w:r>
            <w:proofErr w:type="spellEnd"/>
            <w:r>
              <w:rPr>
                <w:rFonts w:cs="Calibri"/>
              </w:rPr>
              <w:t>, in cui si potrà inserire l’oggetto,</w:t>
            </w:r>
            <w:r w:rsidR="009B2A8B">
              <w:rPr>
                <w:rFonts w:cs="Calibri"/>
              </w:rPr>
              <w:t xml:space="preserve"> ed</w:t>
            </w:r>
            <w:r>
              <w:rPr>
                <w:rFonts w:cs="Calibri"/>
              </w:rPr>
              <w:t xml:space="preserve"> il messaggio</w:t>
            </w:r>
            <w:r w:rsidR="00CE1481">
              <w:rPr>
                <w:rFonts w:cs="Calibri"/>
              </w:rPr>
              <w:t xml:space="preserve">; essendo un utente registrato, </w:t>
            </w:r>
            <w:r>
              <w:rPr>
                <w:rFonts w:cs="Calibri"/>
              </w:rPr>
              <w:t>l’e-mail</w:t>
            </w:r>
            <w:r w:rsidR="009B2A8B">
              <w:rPr>
                <w:rFonts w:cs="Calibri"/>
              </w:rPr>
              <w:t>, il nome ed il cognome del cliente</w:t>
            </w:r>
            <w:r w:rsidR="00CE1481">
              <w:rPr>
                <w:rFonts w:cs="Calibri"/>
              </w:rPr>
              <w:t xml:space="preserve"> sar</w:t>
            </w:r>
            <w:r w:rsidR="009B2A8B">
              <w:rPr>
                <w:rFonts w:cs="Calibri"/>
              </w:rPr>
              <w:t>anno</w:t>
            </w:r>
            <w:r w:rsidR="00CE1481">
              <w:rPr>
                <w:rFonts w:cs="Calibri"/>
              </w:rPr>
              <w:t xml:space="preserve"> automaticamente inserit</w:t>
            </w:r>
            <w:r w:rsidR="009B2A8B">
              <w:rPr>
                <w:rFonts w:cs="Calibri"/>
              </w:rPr>
              <w:t>i</w:t>
            </w:r>
            <w:r w:rsidR="00CE1481">
              <w:rPr>
                <w:rFonts w:cs="Calibri"/>
              </w:rPr>
              <w:t xml:space="preserve"> </w:t>
            </w:r>
            <w:r w:rsidR="009B2A8B">
              <w:rPr>
                <w:rFonts w:cs="Calibri"/>
              </w:rPr>
              <w:t xml:space="preserve">con quelli legati all’account </w:t>
            </w:r>
            <w:r w:rsidR="00CE1481">
              <w:rPr>
                <w:rFonts w:cs="Calibri"/>
              </w:rPr>
              <w:t>(oltre che non modificabil</w:t>
            </w:r>
            <w:r w:rsidR="009B2A8B">
              <w:rPr>
                <w:rFonts w:cs="Calibri"/>
              </w:rPr>
              <w:t>i</w:t>
            </w:r>
            <w:r w:rsidR="00CE1481">
              <w:rPr>
                <w:rFonts w:cs="Calibri"/>
              </w:rPr>
              <w:t xml:space="preserve">), </w:t>
            </w:r>
            <w:r w:rsidR="009B2A8B">
              <w:rPr>
                <w:rFonts w:cs="Calibri"/>
              </w:rPr>
              <w:t>e tramite l’e-mail, il cliente potrà essere contattato d</w:t>
            </w:r>
            <w:r w:rsidR="00CE1481">
              <w:rPr>
                <w:rFonts w:cs="Calibri"/>
              </w:rPr>
              <w:t>agli amministratori</w:t>
            </w:r>
          </w:p>
          <w:p w14:paraId="7DC2A66B" w14:textId="77777777" w:rsidR="00C4034F" w:rsidRPr="007829C4" w:rsidRDefault="00C4034F" w:rsidP="00C4034F">
            <w:pPr>
              <w:pStyle w:val="Paragrafoelenco"/>
              <w:numPr>
                <w:ilvl w:val="0"/>
                <w:numId w:val="49"/>
              </w:numPr>
              <w:rPr>
                <w:rFonts w:cs="Calibri"/>
              </w:rPr>
            </w:pPr>
            <w:r>
              <w:rPr>
                <w:rFonts w:cs="Calibri"/>
              </w:rPr>
              <w:t xml:space="preserve">Una volta compilato il </w:t>
            </w:r>
            <w:proofErr w:type="spellStart"/>
            <w:r>
              <w:rPr>
                <w:rFonts w:cs="Calibri"/>
              </w:rPr>
              <w:t>form</w:t>
            </w:r>
            <w:proofErr w:type="spellEnd"/>
            <w:r>
              <w:rPr>
                <w:rFonts w:cs="Calibri"/>
              </w:rPr>
              <w:t>, l’utente cliccherà il pulsante di invio</w:t>
            </w:r>
          </w:p>
        </w:tc>
        <w:tc>
          <w:tcPr>
            <w:tcW w:w="3328" w:type="dxa"/>
            <w:tcBorders>
              <w:top w:val="single" w:sz="4" w:space="0" w:color="auto"/>
              <w:left w:val="single" w:sz="4" w:space="0" w:color="auto"/>
              <w:right w:val="single" w:sz="4" w:space="0" w:color="auto"/>
            </w:tcBorders>
          </w:tcPr>
          <w:p w14:paraId="2F775128" w14:textId="77777777" w:rsidR="00C4034F" w:rsidRPr="007829C4" w:rsidRDefault="00C4034F" w:rsidP="00C0754F">
            <w:pPr>
              <w:rPr>
                <w:rFonts w:cs="Calibri"/>
              </w:rPr>
            </w:pPr>
          </w:p>
        </w:tc>
      </w:tr>
      <w:tr w:rsidR="00C4034F" w:rsidRPr="00BC6E10" w14:paraId="1D24DFFD" w14:textId="77777777" w:rsidTr="00C0754F">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443446F"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3A506F4" w14:textId="77777777" w:rsidR="00C4034F" w:rsidRPr="00C4034F" w:rsidRDefault="00C4034F" w:rsidP="00C0754F">
            <w:pPr>
              <w:rPr>
                <w:rFonts w:cs="Calibri"/>
              </w:rPr>
            </w:pPr>
          </w:p>
        </w:tc>
        <w:tc>
          <w:tcPr>
            <w:tcW w:w="3328" w:type="dxa"/>
            <w:tcBorders>
              <w:top w:val="single" w:sz="4" w:space="0" w:color="auto"/>
              <w:left w:val="single" w:sz="4" w:space="0" w:color="auto"/>
              <w:right w:val="single" w:sz="4" w:space="0" w:color="auto"/>
            </w:tcBorders>
          </w:tcPr>
          <w:p w14:paraId="0D089410" w14:textId="77777777" w:rsidR="00C4034F" w:rsidRPr="00C4034F" w:rsidRDefault="00C4034F" w:rsidP="00C4034F">
            <w:pPr>
              <w:pStyle w:val="Paragrafoelenco"/>
              <w:numPr>
                <w:ilvl w:val="0"/>
                <w:numId w:val="49"/>
              </w:numPr>
              <w:rPr>
                <w:rFonts w:cs="Calibri"/>
              </w:rPr>
            </w:pPr>
            <w:r>
              <w:rPr>
                <w:rFonts w:cs="Calibri"/>
              </w:rPr>
              <w:t>Il sistema manderà il relativo messaggio, sotto forma di mail, agli amministratori competenti</w:t>
            </w:r>
          </w:p>
        </w:tc>
      </w:tr>
      <w:tr w:rsidR="00C4034F" w:rsidRPr="00BC6E10" w14:paraId="0780A559"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AB1ACE7" w14:textId="77777777" w:rsidR="00C4034F" w:rsidRPr="00C60B0E" w:rsidRDefault="00C4034F" w:rsidP="00C0754F">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42D209" w14:textId="77777777" w:rsidR="00C4034F" w:rsidRPr="00C60B0E" w:rsidRDefault="00C4034F" w:rsidP="00C0754F">
            <w:pPr>
              <w:spacing w:line="256" w:lineRule="auto"/>
              <w:rPr>
                <w:rFonts w:ascii="Calibri" w:hAnsi="Calibri" w:cs="Calibri"/>
              </w:rPr>
            </w:pPr>
          </w:p>
        </w:tc>
      </w:tr>
      <w:tr w:rsidR="00C4034F" w:rsidRPr="00BC6E10" w14:paraId="3695CA2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D540765" w14:textId="77777777" w:rsidR="00C4034F" w:rsidRPr="00C60B0E" w:rsidRDefault="00C4034F" w:rsidP="00C0754F">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AC9325" w14:textId="77777777" w:rsidR="00C4034F" w:rsidRPr="00C60B0E" w:rsidRDefault="00C4034F" w:rsidP="00C0754F">
            <w:pPr>
              <w:spacing w:line="256" w:lineRule="auto"/>
              <w:rPr>
                <w:rFonts w:ascii="Calibri" w:hAnsi="Calibri" w:cs="Calibri"/>
              </w:rPr>
            </w:pPr>
            <w:r>
              <w:rPr>
                <w:rFonts w:ascii="Calibri" w:hAnsi="Calibri" w:cs="Calibri"/>
              </w:rPr>
              <w:t>Il messaggio è stato mandato, e l’amministratore ha ricevuto per e-mail il messaggio in questione</w:t>
            </w:r>
          </w:p>
        </w:tc>
      </w:tr>
    </w:tbl>
    <w:p w14:paraId="737B1FA9" w14:textId="77777777" w:rsidR="00835013" w:rsidRDefault="00835013" w:rsidP="002075C3">
      <w:pPr>
        <w:rPr>
          <w:rFonts w:ascii="Calibri" w:hAnsi="Calibri" w:cs="Calibri"/>
        </w:rPr>
      </w:pPr>
    </w:p>
    <w:p w14:paraId="5C23CF91" w14:textId="77777777" w:rsidR="00835013" w:rsidRDefault="00835013" w:rsidP="002075C3">
      <w:pPr>
        <w:rPr>
          <w:rFonts w:ascii="Calibri" w:hAnsi="Calibri" w:cs="Calibri"/>
        </w:rPr>
      </w:pPr>
    </w:p>
    <w:p w14:paraId="50C70E11" w14:textId="77777777" w:rsidR="00835013" w:rsidRDefault="00835013" w:rsidP="002075C3">
      <w:pPr>
        <w:rPr>
          <w:rFonts w:ascii="Calibri" w:hAnsi="Calibri" w:cs="Calibri"/>
        </w:rPr>
      </w:pPr>
    </w:p>
    <w:p w14:paraId="0B6F6261" w14:textId="77777777" w:rsidR="00835013" w:rsidRDefault="00835013" w:rsidP="002075C3">
      <w:pPr>
        <w:rPr>
          <w:rFonts w:ascii="Calibri" w:hAnsi="Calibri" w:cs="Calibri"/>
        </w:rPr>
      </w:pPr>
    </w:p>
    <w:p w14:paraId="54B165E8" w14:textId="77777777" w:rsidR="00835013" w:rsidRDefault="00835013" w:rsidP="002075C3">
      <w:pPr>
        <w:rPr>
          <w:rFonts w:ascii="Calibri" w:hAnsi="Calibri" w:cs="Calibri"/>
        </w:rPr>
      </w:pPr>
    </w:p>
    <w:p w14:paraId="619C480C" w14:textId="77777777" w:rsidR="00835013" w:rsidRDefault="00835013" w:rsidP="002075C3">
      <w:pPr>
        <w:rPr>
          <w:rFonts w:ascii="Calibri" w:hAnsi="Calibri" w:cs="Calibri"/>
        </w:rPr>
      </w:pPr>
    </w:p>
    <w:p w14:paraId="7B5C936D" w14:textId="77777777" w:rsidR="00835013" w:rsidRDefault="00835013" w:rsidP="00835013">
      <w:pPr>
        <w:ind w:left="360"/>
      </w:pPr>
      <w:r>
        <w:t xml:space="preserve">3.2.4 </w:t>
      </w:r>
    </w:p>
    <w:p w14:paraId="2990C3C5" w14:textId="77777777" w:rsidR="00835013" w:rsidRPr="00FE6983" w:rsidRDefault="00835013" w:rsidP="00835013">
      <w:pPr>
        <w:ind w:left="360"/>
        <w:rPr>
          <w:u w:val="single"/>
        </w:rPr>
      </w:pPr>
      <w:r w:rsidRPr="00FE6983">
        <w:rPr>
          <w:u w:val="single"/>
        </w:rPr>
        <w:t>Use</w:t>
      </w:r>
      <w:r>
        <w:rPr>
          <w:u w:val="single"/>
        </w:rPr>
        <w:t xml:space="preserve"> </w:t>
      </w:r>
      <w:r w:rsidRPr="00FE6983">
        <w:rPr>
          <w:u w:val="single"/>
        </w:rPr>
        <w:t xml:space="preserve">case </w:t>
      </w:r>
      <w:r>
        <w:rPr>
          <w:u w:val="single"/>
        </w:rPr>
        <w:t>Gestore degli ordini</w:t>
      </w:r>
    </w:p>
    <w:p w14:paraId="31B32A1E" w14:textId="77777777" w:rsidR="00835013" w:rsidRDefault="00835013" w:rsidP="00835013">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073B47DE" wp14:editId="0840B544">
            <wp:extent cx="5926253" cy="4554435"/>
            <wp:effectExtent l="0" t="0" r="0" b="0"/>
            <wp:docPr id="3" name="Immagine 2" descr="Immagine che contiene diagramma, testo,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Immagine che contiene diagramma, testo, schizzo, disegno&#10;&#10;Descrizione generata automaticamente"/>
                    <pic:cNvPicPr>
                      <a:picLocks noChangeAspect="1" noChangeArrowheads="1"/>
                    </pic:cNvPicPr>
                  </pic:nvPicPr>
                  <pic:blipFill>
                    <a:blip r:embed="rId35"/>
                    <a:stretch>
                      <a:fillRect/>
                    </a:stretch>
                  </pic:blipFill>
                  <pic:spPr bwMode="auto">
                    <a:xfrm>
                      <a:off x="0" y="0"/>
                      <a:ext cx="5926253" cy="4554435"/>
                    </a:xfrm>
                    <a:prstGeom prst="rect">
                      <a:avLst/>
                    </a:prstGeom>
                    <a:noFill/>
                    <a:ln>
                      <a:noFill/>
                    </a:ln>
                  </pic:spPr>
                </pic:pic>
              </a:graphicData>
            </a:graphic>
          </wp:inline>
        </w:drawing>
      </w:r>
    </w:p>
    <w:p w14:paraId="41639AAA" w14:textId="77777777" w:rsidR="00835013" w:rsidRDefault="00835013" w:rsidP="00835013">
      <w:pPr>
        <w:widowControl/>
        <w:suppressAutoHyphens w:val="0"/>
        <w:spacing w:after="200" w:line="276" w:lineRule="auto"/>
        <w:rPr>
          <w:rFonts w:ascii="Calibri" w:hAnsi="Calibri" w:cs="Calibri"/>
          <w:b/>
          <w:bCs/>
          <w:sz w:val="32"/>
          <w:szCs w:val="32"/>
        </w:rPr>
      </w:pPr>
    </w:p>
    <w:p w14:paraId="25313677" w14:textId="77777777" w:rsidR="00835013" w:rsidRDefault="00835013" w:rsidP="00835013">
      <w:pPr>
        <w:widowControl/>
        <w:suppressAutoHyphens w:val="0"/>
        <w:spacing w:after="200" w:line="276" w:lineRule="auto"/>
        <w:rPr>
          <w:rFonts w:ascii="Calibri" w:hAnsi="Calibri" w:cs="Calibri"/>
          <w:b/>
          <w:bCs/>
          <w:sz w:val="32"/>
          <w:szCs w:val="32"/>
        </w:rPr>
      </w:pPr>
    </w:p>
    <w:p w14:paraId="6C032A60" w14:textId="77777777" w:rsidR="00835013" w:rsidRDefault="00835013" w:rsidP="00835013">
      <w:pPr>
        <w:widowControl/>
        <w:suppressAutoHyphens w:val="0"/>
        <w:spacing w:after="200" w:line="276" w:lineRule="auto"/>
        <w:rPr>
          <w:rFonts w:ascii="Calibri" w:hAnsi="Calibri" w:cs="Calibri"/>
          <w:b/>
          <w:bCs/>
          <w:sz w:val="32"/>
          <w:szCs w:val="32"/>
        </w:rPr>
      </w:pPr>
    </w:p>
    <w:p w14:paraId="507D9917" w14:textId="77777777" w:rsidR="00835013" w:rsidRPr="00246A5E" w:rsidRDefault="00835013" w:rsidP="00835013">
      <w:pPr>
        <w:widowControl/>
        <w:suppressAutoHyphens w:val="0"/>
        <w:spacing w:after="200" w:line="276" w:lineRule="auto"/>
        <w:rPr>
          <w:rFonts w:ascii="Calibri" w:hAnsi="Calibri" w:cs="Calibri"/>
          <w:b/>
          <w:bCs/>
          <w:sz w:val="32"/>
          <w:szCs w:val="32"/>
        </w:rPr>
      </w:pPr>
    </w:p>
    <w:p w14:paraId="7D66D6B3" w14:textId="77777777" w:rsidR="00835013" w:rsidRDefault="00835013" w:rsidP="00835013"/>
    <w:p w14:paraId="6D479EF0" w14:textId="77777777" w:rsidR="00835013" w:rsidRDefault="00835013" w:rsidP="00835013"/>
    <w:p w14:paraId="6FA95E96" w14:textId="77777777" w:rsidR="00835013" w:rsidRDefault="00835013" w:rsidP="00835013"/>
    <w:p w14:paraId="4F9E9501" w14:textId="77777777" w:rsidR="00835013" w:rsidRDefault="00835013" w:rsidP="00835013"/>
    <w:p w14:paraId="11C73297" w14:textId="77777777" w:rsidR="00835013" w:rsidRDefault="00835013" w:rsidP="00835013"/>
    <w:p w14:paraId="21EC7B90" w14:textId="77777777" w:rsidR="00835013" w:rsidRDefault="00835013" w:rsidP="00835013"/>
    <w:p w14:paraId="084CF957" w14:textId="77777777" w:rsidR="00835013" w:rsidRDefault="00835013" w:rsidP="00835013"/>
    <w:p w14:paraId="0C0630A9" w14:textId="77777777" w:rsidR="00835013" w:rsidRDefault="00835013" w:rsidP="00835013"/>
    <w:p w14:paraId="648583C2" w14:textId="77777777" w:rsidR="00835013" w:rsidRDefault="00835013" w:rsidP="00835013"/>
    <w:p w14:paraId="711C8470" w14:textId="77777777" w:rsidR="00835013" w:rsidRDefault="00835013" w:rsidP="00835013"/>
    <w:p w14:paraId="6E11AA28" w14:textId="77777777" w:rsidR="00835013" w:rsidRDefault="00835013" w:rsidP="00835013"/>
    <w:p w14:paraId="36B9A8E8" w14:textId="77777777" w:rsidR="00835013" w:rsidRDefault="00835013" w:rsidP="00835013"/>
    <w:p w14:paraId="0B91A72C" w14:textId="77777777" w:rsidR="00835013" w:rsidRDefault="00835013" w:rsidP="00835013"/>
    <w:p w14:paraId="6DC7031F" w14:textId="77777777" w:rsidR="00835013" w:rsidRDefault="00835013" w:rsidP="00835013"/>
    <w:p w14:paraId="06CFA8B0" w14:textId="77777777" w:rsidR="00835013" w:rsidRDefault="00835013" w:rsidP="00835013"/>
    <w:p w14:paraId="6787151E" w14:textId="77777777" w:rsidR="00835013" w:rsidRDefault="00835013" w:rsidP="00835013"/>
    <w:p w14:paraId="44420E0B" w14:textId="77777777" w:rsidR="00835013" w:rsidRDefault="00835013" w:rsidP="00835013"/>
    <w:p w14:paraId="35219649" w14:textId="77777777" w:rsidR="00835013" w:rsidRDefault="00835013" w:rsidP="00835013"/>
    <w:p w14:paraId="648F43A3" w14:textId="77777777" w:rsidR="00835013" w:rsidRDefault="00835013" w:rsidP="00835013"/>
    <w:p w14:paraId="6722AB3D" w14:textId="77777777" w:rsidR="00835013" w:rsidRDefault="00835013" w:rsidP="00835013"/>
    <w:p w14:paraId="381039FF" w14:textId="77777777" w:rsidR="00835013" w:rsidRDefault="00835013" w:rsidP="00835013"/>
    <w:p w14:paraId="618DC89F" w14:textId="77777777" w:rsidR="00835013" w:rsidRDefault="00835013" w:rsidP="00835013"/>
    <w:p w14:paraId="17566590" w14:textId="77777777" w:rsidR="00835013" w:rsidRDefault="00835013" w:rsidP="00835013"/>
    <w:p w14:paraId="68830B12" w14:textId="77777777" w:rsidR="00835013" w:rsidRDefault="00835013" w:rsidP="00835013"/>
    <w:p w14:paraId="064C8F81" w14:textId="77777777" w:rsidR="00835013" w:rsidRDefault="00835013" w:rsidP="00835013"/>
    <w:p w14:paraId="4229F2CC" w14:textId="77777777" w:rsidR="00835013" w:rsidRDefault="00835013" w:rsidP="00835013"/>
    <w:p w14:paraId="5E545905" w14:textId="77777777" w:rsidR="00835013" w:rsidRDefault="00835013" w:rsidP="00835013"/>
    <w:p w14:paraId="64E7F7A5" w14:textId="77777777" w:rsidR="00835013" w:rsidRDefault="00835013" w:rsidP="00835013"/>
    <w:p w14:paraId="3214652F" w14:textId="77777777" w:rsidR="00835013" w:rsidRDefault="00835013" w:rsidP="00835013"/>
    <w:p w14:paraId="537A99A9" w14:textId="77777777" w:rsidR="00835013" w:rsidRDefault="00835013" w:rsidP="00835013"/>
    <w:p w14:paraId="2165BD37" w14:textId="77777777" w:rsidR="00835013" w:rsidRDefault="00835013" w:rsidP="00835013"/>
    <w:p w14:paraId="5718B222" w14:textId="77777777" w:rsidR="00835013" w:rsidRDefault="00835013" w:rsidP="00835013"/>
    <w:p w14:paraId="6976A34E" w14:textId="77777777" w:rsidR="00835013" w:rsidRDefault="00835013" w:rsidP="00835013"/>
    <w:p w14:paraId="0763E931" w14:textId="77777777" w:rsidR="00835013" w:rsidRDefault="00835013" w:rsidP="00835013"/>
    <w:p w14:paraId="1EF5A7F6" w14:textId="77777777" w:rsidR="00835013" w:rsidRDefault="00835013" w:rsidP="00835013"/>
    <w:p w14:paraId="513953D2" w14:textId="77777777" w:rsidR="00835013" w:rsidRDefault="00835013" w:rsidP="00835013"/>
    <w:p w14:paraId="1F5175C2" w14:textId="77777777" w:rsidR="00835013" w:rsidRDefault="00835013" w:rsidP="00835013"/>
    <w:p w14:paraId="131F5E7C" w14:textId="77777777" w:rsidR="00835013" w:rsidRDefault="00835013" w:rsidP="00835013"/>
    <w:p w14:paraId="357867B5" w14:textId="77777777" w:rsidR="00835013" w:rsidRDefault="00835013" w:rsidP="00835013"/>
    <w:p w14:paraId="672F481E" w14:textId="77777777" w:rsidR="00835013" w:rsidRDefault="00835013" w:rsidP="00835013"/>
    <w:p w14:paraId="1BEE9E09" w14:textId="77777777" w:rsidR="00835013" w:rsidRDefault="00835013" w:rsidP="00835013"/>
    <w:p w14:paraId="2C3191C4" w14:textId="77777777" w:rsidR="00835013" w:rsidRDefault="00835013" w:rsidP="00835013"/>
    <w:p w14:paraId="04B1E586" w14:textId="77777777" w:rsidR="00835013" w:rsidRDefault="00835013" w:rsidP="00835013"/>
    <w:p w14:paraId="37BEE693" w14:textId="77777777" w:rsidR="00835013" w:rsidRDefault="00835013" w:rsidP="00835013"/>
    <w:p w14:paraId="31A06547" w14:textId="77777777" w:rsidR="00835013" w:rsidRDefault="00835013" w:rsidP="00835013"/>
    <w:p w14:paraId="715A2065" w14:textId="77777777" w:rsidR="00835013" w:rsidRDefault="00835013" w:rsidP="00835013"/>
    <w:p w14:paraId="2999A719" w14:textId="77777777" w:rsidR="00835013" w:rsidRDefault="00835013" w:rsidP="00835013"/>
    <w:p w14:paraId="06AC2CD9" w14:textId="77777777" w:rsidR="00835013" w:rsidRDefault="00835013" w:rsidP="00835013"/>
    <w:p w14:paraId="16412E3E" w14:textId="77777777" w:rsidR="00835013" w:rsidRDefault="00835013" w:rsidP="00835013"/>
    <w:p w14:paraId="5D97B6D8" w14:textId="77777777" w:rsidR="00835013" w:rsidRDefault="00835013" w:rsidP="00835013"/>
    <w:p w14:paraId="204E70C2" w14:textId="77777777" w:rsidR="00835013" w:rsidRDefault="00835013" w:rsidP="00835013">
      <w:r>
        <w:t xml:space="preserve">3.2.5 </w:t>
      </w:r>
    </w:p>
    <w:p w14:paraId="7C4898B7" w14:textId="77777777" w:rsidR="00835013" w:rsidRPr="00FE6983" w:rsidRDefault="00835013" w:rsidP="00835013">
      <w:pPr>
        <w:ind w:left="360"/>
        <w:rPr>
          <w:u w:val="single"/>
        </w:rPr>
      </w:pPr>
      <w:r w:rsidRPr="00FE6983">
        <w:rPr>
          <w:u w:val="single"/>
        </w:rPr>
        <w:t>Use</w:t>
      </w:r>
      <w:r>
        <w:rPr>
          <w:u w:val="single"/>
        </w:rPr>
        <w:t xml:space="preserve"> </w:t>
      </w:r>
      <w:r w:rsidRPr="00FE6983">
        <w:rPr>
          <w:u w:val="single"/>
        </w:rPr>
        <w:t>case</w:t>
      </w:r>
      <w:r>
        <w:rPr>
          <w:u w:val="single"/>
        </w:rPr>
        <w:t xml:space="preserve"> Gestore del catalogo</w:t>
      </w:r>
    </w:p>
    <w:p w14:paraId="0817A74F" w14:textId="77777777" w:rsidR="00835013" w:rsidRDefault="00835013" w:rsidP="00835013">
      <w:pPr>
        <w:widowControl/>
        <w:suppressAutoHyphens w:val="0"/>
        <w:spacing w:after="200" w:line="276" w:lineRule="auto"/>
        <w:rPr>
          <w:rFonts w:ascii="Calibri" w:hAnsi="Calibri" w:cs="Calibri"/>
        </w:rPr>
      </w:pPr>
      <w:commentRangeStart w:id="55"/>
      <w:commentRangeEnd w:id="55"/>
      <w:r>
        <w:rPr>
          <w:rStyle w:val="Rimandocommento"/>
        </w:rPr>
        <w:commentReference w:id="55"/>
      </w:r>
      <w:r>
        <w:rPr>
          <w:rFonts w:ascii="Calibri" w:hAnsi="Calibri" w:cs="Calibri"/>
          <w:noProof/>
        </w:rPr>
        <w:drawing>
          <wp:inline distT="0" distB="0" distL="0" distR="0" wp14:anchorId="3576AC39" wp14:editId="24B9DB3A">
            <wp:extent cx="6119495" cy="4537951"/>
            <wp:effectExtent l="0" t="0" r="0" b="0"/>
            <wp:docPr id="617884622" name="Immagine 1" descr="Immagine che contiene testo, diagramma,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descr="Immagine che contiene testo, diagramma, linea, cerchio&#10;&#10;Descrizione generata automaticamente"/>
                    <pic:cNvPicPr/>
                  </pic:nvPicPr>
                  <pic:blipFill>
                    <a:blip r:embed="rId40"/>
                    <a:stretch>
                      <a:fillRect/>
                    </a:stretch>
                  </pic:blipFill>
                  <pic:spPr>
                    <a:xfrm>
                      <a:off x="0" y="0"/>
                      <a:ext cx="6119495" cy="4537951"/>
                    </a:xfrm>
                    <a:prstGeom prst="rect">
                      <a:avLst/>
                    </a:prstGeom>
                  </pic:spPr>
                </pic:pic>
              </a:graphicData>
            </a:graphic>
          </wp:inline>
        </w:drawing>
      </w:r>
    </w:p>
    <w:p w14:paraId="0E7A3ADF" w14:textId="77777777" w:rsidR="00835013" w:rsidRDefault="00835013" w:rsidP="00835013">
      <w:pPr>
        <w:widowControl/>
        <w:suppressAutoHyphens w:val="0"/>
        <w:spacing w:after="200" w:line="276" w:lineRule="auto"/>
        <w:rPr>
          <w:rFonts w:ascii="Calibri" w:hAnsi="Calibri" w:cs="Calibri"/>
        </w:rPr>
      </w:pPr>
    </w:p>
    <w:p w14:paraId="02314732" w14:textId="77777777" w:rsidR="00835013" w:rsidRDefault="00835013" w:rsidP="00835013">
      <w:pPr>
        <w:widowControl/>
        <w:suppressAutoHyphens w:val="0"/>
        <w:spacing w:after="200" w:line="276" w:lineRule="auto"/>
        <w:rPr>
          <w:rFonts w:ascii="Calibri" w:hAnsi="Calibri" w:cs="Calibri"/>
        </w:rPr>
      </w:pPr>
    </w:p>
    <w:p w14:paraId="3784F5E6" w14:textId="77777777" w:rsidR="00835013" w:rsidRDefault="00835013" w:rsidP="00835013">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835013" w14:paraId="16F090DB"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DA3CE5" w14:textId="77777777" w:rsidR="00835013" w:rsidRPr="00E77FBE" w:rsidRDefault="00835013" w:rsidP="00076DC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5EDA7D" w14:textId="77777777" w:rsidR="00835013" w:rsidRPr="00E77FBE" w:rsidRDefault="00835013" w:rsidP="00076DC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835013" w14:paraId="748837D2"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5F1E8CF" w14:textId="77777777" w:rsidR="00835013" w:rsidRPr="00E77FBE" w:rsidRDefault="00835013" w:rsidP="00076DC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C7D0DD3"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835013" w14:paraId="55E7E740"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D2657B"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8BF2A1"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835013" w14:paraId="268452AB" w14:textId="77777777" w:rsidTr="00076DC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9F5725" w14:textId="77777777" w:rsidR="00835013" w:rsidRPr="00E77FBE" w:rsidRDefault="00835013" w:rsidP="00076DC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7DEF890" w14:textId="77777777" w:rsidR="00835013" w:rsidRPr="00E77FBE" w:rsidRDefault="00835013" w:rsidP="00076DC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F28926" w14:textId="77777777" w:rsidR="00835013" w:rsidRPr="00E77FBE" w:rsidRDefault="00835013" w:rsidP="00076DCE">
            <w:pPr>
              <w:spacing w:line="254" w:lineRule="auto"/>
              <w:jc w:val="center"/>
              <w:rPr>
                <w:rFonts w:ascii="Calibri" w:hAnsi="Calibri" w:cs="Calibri"/>
              </w:rPr>
            </w:pPr>
            <w:r w:rsidRPr="00E77FBE">
              <w:rPr>
                <w:rFonts w:ascii="Calibri" w:hAnsi="Calibri" w:cs="Calibri"/>
              </w:rPr>
              <w:t>Sistema</w:t>
            </w:r>
          </w:p>
        </w:tc>
      </w:tr>
      <w:tr w:rsidR="00835013" w14:paraId="60E33F5E"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D64381F" w14:textId="77777777" w:rsidR="00835013" w:rsidRPr="00E77FBE"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8C9DA79" w14:textId="77777777" w:rsidR="00835013" w:rsidRPr="00E77FBE" w:rsidRDefault="00835013" w:rsidP="00076DCE">
            <w:pPr>
              <w:numPr>
                <w:ilvl w:val="0"/>
                <w:numId w:val="2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02CF2C4D" w14:textId="77777777" w:rsidR="00835013" w:rsidRPr="00E77FBE" w:rsidRDefault="00835013" w:rsidP="00076DCE">
            <w:pPr>
              <w:spacing w:line="254" w:lineRule="auto"/>
              <w:rPr>
                <w:rFonts w:ascii="Calibri" w:hAnsi="Calibri" w:cs="Calibri"/>
              </w:rPr>
            </w:pPr>
          </w:p>
        </w:tc>
      </w:tr>
      <w:tr w:rsidR="00835013" w14:paraId="79256C53"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902D83D" w14:textId="77777777" w:rsidR="00835013" w:rsidRPr="00E77FBE"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2E5388" w14:textId="77777777" w:rsidR="00835013" w:rsidRPr="00E77FBE" w:rsidRDefault="00835013" w:rsidP="00076DC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476B2A" w14:textId="77777777" w:rsidR="00835013" w:rsidRPr="00E77FBE" w:rsidRDefault="00835013" w:rsidP="00076DCE">
            <w:pPr>
              <w:numPr>
                <w:ilvl w:val="0"/>
                <w:numId w:val="2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1FE6ED2C" w14:textId="77777777" w:rsidR="00835013" w:rsidRPr="00E77FBE" w:rsidRDefault="00835013" w:rsidP="00076DCE">
            <w:pPr>
              <w:numPr>
                <w:ilvl w:val="0"/>
                <w:numId w:val="22"/>
              </w:numPr>
              <w:spacing w:line="254" w:lineRule="auto"/>
              <w:rPr>
                <w:rFonts w:ascii="Calibri" w:hAnsi="Calibri" w:cs="Calibri"/>
              </w:rPr>
            </w:pPr>
            <w:r w:rsidRPr="00E77FBE">
              <w:rPr>
                <w:rFonts w:ascii="Calibri" w:hAnsi="Calibri" w:cs="Calibri"/>
              </w:rPr>
              <w:t>Il gestore seleziona da una lista il prodotto da modificare</w:t>
            </w:r>
          </w:p>
        </w:tc>
      </w:tr>
      <w:tr w:rsidR="00835013" w14:paraId="19F62712"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B9A6F6" w14:textId="77777777" w:rsidR="00835013" w:rsidRPr="00E77FBE" w:rsidRDefault="00835013" w:rsidP="00076DC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46FA1F" w14:textId="77777777" w:rsidR="00835013" w:rsidRPr="00E77FBE" w:rsidRDefault="00835013" w:rsidP="00076DCE">
            <w:pPr>
              <w:spacing w:line="254" w:lineRule="auto"/>
              <w:rPr>
                <w:rFonts w:ascii="Calibri" w:hAnsi="Calibri" w:cs="Calibri"/>
              </w:rPr>
            </w:pPr>
          </w:p>
        </w:tc>
      </w:tr>
      <w:tr w:rsidR="00835013" w14:paraId="1D8B5F5C"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458CAC"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325FA0" w14:textId="77777777" w:rsidR="00835013" w:rsidRPr="00E77FBE" w:rsidRDefault="00835013" w:rsidP="00076DC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06D604FF" w14:textId="77777777" w:rsidR="00835013" w:rsidRDefault="00835013" w:rsidP="00835013">
      <w:pPr>
        <w:widowControl/>
        <w:suppressAutoHyphens w:val="0"/>
        <w:spacing w:after="200" w:line="276" w:lineRule="auto"/>
        <w:rPr>
          <w:rFonts w:ascii="Calibri" w:hAnsi="Calibri" w:cs="Calibri"/>
        </w:rPr>
      </w:pPr>
    </w:p>
    <w:p w14:paraId="5B8A636E" w14:textId="77777777" w:rsidR="00835013" w:rsidRDefault="00835013" w:rsidP="00835013">
      <w:pPr>
        <w:widowControl/>
        <w:suppressAutoHyphens w:val="0"/>
        <w:spacing w:after="200" w:line="276" w:lineRule="auto"/>
        <w:rPr>
          <w:rFonts w:ascii="Calibri" w:hAnsi="Calibri" w:cs="Calibri"/>
        </w:rPr>
      </w:pPr>
    </w:p>
    <w:p w14:paraId="67156706" w14:textId="77777777" w:rsidR="00835013" w:rsidRDefault="00835013" w:rsidP="00835013">
      <w:pPr>
        <w:widowControl/>
        <w:suppressAutoHyphens w:val="0"/>
        <w:spacing w:after="200" w:line="276" w:lineRule="auto"/>
        <w:rPr>
          <w:rFonts w:ascii="Calibri" w:hAnsi="Calibri" w:cs="Calibri"/>
        </w:rPr>
      </w:pPr>
    </w:p>
    <w:p w14:paraId="3B1E38E2" w14:textId="77777777" w:rsidR="00835013" w:rsidRDefault="00835013" w:rsidP="00835013">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835013" w14:paraId="22A4F036"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178F891" w14:textId="77777777" w:rsidR="00835013" w:rsidRPr="00E77FBE" w:rsidRDefault="00835013" w:rsidP="00076DC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8E48A92" w14:textId="77777777" w:rsidR="00835013" w:rsidRPr="00E77FBE" w:rsidRDefault="00835013" w:rsidP="00076DC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835013" w14:paraId="3C51284F"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0140C" w14:textId="77777777" w:rsidR="00835013" w:rsidRPr="00E77FBE" w:rsidRDefault="00835013" w:rsidP="00076DC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42DCE54"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835013" w14:paraId="19321212"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0843698"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B2F1B2B" w14:textId="77777777" w:rsidR="00835013" w:rsidRPr="00E77FBE" w:rsidRDefault="00835013" w:rsidP="00076DC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835013" w14:paraId="0E4329B6" w14:textId="77777777" w:rsidTr="00076DC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0EC0106" w14:textId="77777777" w:rsidR="00835013" w:rsidRPr="00E77FBE" w:rsidRDefault="00835013" w:rsidP="00076DC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8F01DC4" w14:textId="77777777" w:rsidR="00835013" w:rsidRPr="00E77FBE" w:rsidRDefault="00835013" w:rsidP="00076DC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B2D932" w14:textId="77777777" w:rsidR="00835013" w:rsidRPr="00E77FBE" w:rsidRDefault="00835013" w:rsidP="00076DCE">
            <w:pPr>
              <w:spacing w:line="254" w:lineRule="auto"/>
              <w:jc w:val="center"/>
              <w:rPr>
                <w:rFonts w:ascii="Calibri" w:hAnsi="Calibri" w:cs="Calibri"/>
              </w:rPr>
            </w:pPr>
            <w:r w:rsidRPr="00E77FBE">
              <w:rPr>
                <w:rFonts w:ascii="Calibri" w:hAnsi="Calibri" w:cs="Calibri"/>
              </w:rPr>
              <w:t>Sistema</w:t>
            </w:r>
          </w:p>
        </w:tc>
      </w:tr>
      <w:tr w:rsidR="00835013" w14:paraId="61426F47"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1A3D6BA" w14:textId="77777777" w:rsidR="00835013" w:rsidRPr="00E77FBE"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716C78" w14:textId="77777777" w:rsidR="00835013" w:rsidRPr="00E77FBE" w:rsidRDefault="00835013" w:rsidP="00076DCE">
            <w:pPr>
              <w:numPr>
                <w:ilvl w:val="0"/>
                <w:numId w:val="2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2B5B1BB3" w14:textId="77777777" w:rsidR="00835013" w:rsidRPr="00E77FBE" w:rsidRDefault="00835013" w:rsidP="00076DCE">
            <w:pPr>
              <w:spacing w:line="254" w:lineRule="auto"/>
              <w:rPr>
                <w:rFonts w:ascii="Calibri" w:hAnsi="Calibri" w:cs="Calibri"/>
              </w:rPr>
            </w:pPr>
          </w:p>
        </w:tc>
      </w:tr>
      <w:tr w:rsidR="00835013" w14:paraId="28A46AF3"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CB3DB0C" w14:textId="77777777" w:rsidR="00835013" w:rsidRPr="00E77FBE"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AE7368C" w14:textId="77777777" w:rsidR="00835013" w:rsidRPr="00E77FBE" w:rsidRDefault="00835013" w:rsidP="00076DC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32474E0" w14:textId="77777777" w:rsidR="00835013" w:rsidRPr="00E77FBE" w:rsidRDefault="00835013" w:rsidP="00076DCE">
            <w:pPr>
              <w:numPr>
                <w:ilvl w:val="0"/>
                <w:numId w:val="2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835013" w14:paraId="16C6D5D6"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A7C140" w14:textId="77777777" w:rsidR="00835013" w:rsidRPr="00E77FBE" w:rsidRDefault="00835013" w:rsidP="00076DC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CAD7DFB" w14:textId="77777777" w:rsidR="00835013" w:rsidRPr="00E77FBE" w:rsidRDefault="00835013" w:rsidP="00076DCE">
            <w:pPr>
              <w:spacing w:line="254" w:lineRule="auto"/>
              <w:rPr>
                <w:rFonts w:ascii="Calibri" w:hAnsi="Calibri" w:cs="Calibri"/>
              </w:rPr>
            </w:pPr>
          </w:p>
        </w:tc>
      </w:tr>
      <w:tr w:rsidR="00835013" w14:paraId="537BB024"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062970"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8709E75" w14:textId="77777777" w:rsidR="00835013" w:rsidRPr="00E77FBE" w:rsidRDefault="00835013" w:rsidP="00076DC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4B21336A" w14:textId="77777777" w:rsidR="00835013" w:rsidRDefault="00835013" w:rsidP="00835013">
      <w:pPr>
        <w:widowControl/>
        <w:suppressAutoHyphens w:val="0"/>
        <w:spacing w:after="200" w:line="276" w:lineRule="auto"/>
        <w:rPr>
          <w:rFonts w:ascii="Calibri" w:hAnsi="Calibri" w:cs="Calibri"/>
        </w:rPr>
      </w:pPr>
    </w:p>
    <w:p w14:paraId="53BE3748" w14:textId="77777777" w:rsidR="00835013" w:rsidRPr="00170D7D" w:rsidRDefault="00835013" w:rsidP="00835013">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35013" w14:paraId="38DEA3B2"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35BB3D3" w14:textId="77777777" w:rsidR="00835013" w:rsidRPr="00E77FBE" w:rsidRDefault="00835013" w:rsidP="00076DCE">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00E8A5B" w14:textId="77777777" w:rsidR="00835013" w:rsidRPr="00E77FBE" w:rsidRDefault="00835013" w:rsidP="00076DCE">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35013" w14:paraId="71501311"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03AA6F3" w14:textId="77777777" w:rsidR="00835013" w:rsidRPr="00E77FBE" w:rsidRDefault="00835013" w:rsidP="00076DCE">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5239676" w14:textId="77777777" w:rsidR="00835013" w:rsidRPr="00E77FBE" w:rsidRDefault="00835013" w:rsidP="00076DCE">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35013" w14:paraId="355C5677"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F86A17" w14:textId="77777777" w:rsidR="00835013" w:rsidRPr="00E77FBE" w:rsidRDefault="00835013" w:rsidP="00076DCE">
            <w:pPr>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00AB207" w14:textId="77777777" w:rsidR="00835013" w:rsidRPr="00E77FBE" w:rsidRDefault="00835013" w:rsidP="00076DCE">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35013" w14:paraId="3EA29493" w14:textId="77777777" w:rsidTr="00076DC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26DD53F" w14:textId="77777777" w:rsidR="00835013" w:rsidRPr="00E77FBE" w:rsidRDefault="00835013" w:rsidP="00076DCE">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A9A93F9" w14:textId="77777777" w:rsidR="00835013" w:rsidRPr="00E77FBE" w:rsidRDefault="00835013" w:rsidP="00076DCE">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B993D" w14:textId="77777777" w:rsidR="00835013" w:rsidRPr="00E77FBE" w:rsidRDefault="00835013" w:rsidP="00076DCE">
            <w:pPr>
              <w:jc w:val="center"/>
              <w:rPr>
                <w:rFonts w:ascii="Calibri" w:hAnsi="Calibri" w:cs="Calibri"/>
              </w:rPr>
            </w:pPr>
            <w:r w:rsidRPr="00E77FBE">
              <w:rPr>
                <w:rFonts w:ascii="Calibri" w:hAnsi="Calibri" w:cs="Calibri"/>
              </w:rPr>
              <w:t>Sistema</w:t>
            </w:r>
          </w:p>
        </w:tc>
      </w:tr>
      <w:tr w:rsidR="00835013" w14:paraId="176ABC31"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E2A95F4" w14:textId="77777777" w:rsidR="00835013" w:rsidRPr="00E77FBE" w:rsidRDefault="00835013" w:rsidP="00076DC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42C7A794" w14:textId="77777777" w:rsidR="00835013" w:rsidRPr="00E77FBE" w:rsidRDefault="00835013" w:rsidP="00076DCE">
            <w:pPr>
              <w:pStyle w:val="Paragrafoelenco"/>
              <w:numPr>
                <w:ilvl w:val="0"/>
                <w:numId w:val="2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074AF03" w14:textId="77777777" w:rsidR="00835013" w:rsidRPr="00E77FBE" w:rsidRDefault="00835013" w:rsidP="00076DCE">
            <w:pPr>
              <w:pStyle w:val="Paragrafoelenco"/>
              <w:rPr>
                <w:rFonts w:cs="Calibri"/>
              </w:rPr>
            </w:pPr>
          </w:p>
        </w:tc>
      </w:tr>
      <w:tr w:rsidR="00835013" w14:paraId="48F68525"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C25CD2" w14:textId="77777777" w:rsidR="00835013" w:rsidRPr="00E77FBE" w:rsidRDefault="00835013" w:rsidP="00076DC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F6FD265" w14:textId="77777777" w:rsidR="00835013" w:rsidRPr="00E77FBE" w:rsidRDefault="00835013" w:rsidP="00076DC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5FE756B7" w14:textId="77777777" w:rsidR="00835013" w:rsidRPr="00E77FBE" w:rsidRDefault="00835013" w:rsidP="00076DCE">
            <w:pPr>
              <w:pStyle w:val="Paragrafoelenco"/>
              <w:numPr>
                <w:ilvl w:val="0"/>
                <w:numId w:val="24"/>
              </w:numPr>
              <w:spacing w:after="0" w:line="240" w:lineRule="auto"/>
              <w:rPr>
                <w:rFonts w:cs="Calibri"/>
              </w:rPr>
            </w:pPr>
            <w:r>
              <w:rPr>
                <w:rFonts w:cs="Calibri"/>
              </w:rPr>
              <w:t>Il sistema elimina l’album esistente</w:t>
            </w:r>
          </w:p>
        </w:tc>
      </w:tr>
      <w:tr w:rsidR="00835013" w14:paraId="663B536E"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5EAE0A" w14:textId="77777777" w:rsidR="00835013" w:rsidRPr="00E77FBE" w:rsidRDefault="00835013" w:rsidP="00076DCE">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F47880E" w14:textId="77777777" w:rsidR="00835013" w:rsidRPr="00E77FBE" w:rsidRDefault="00835013" w:rsidP="00076DCE">
            <w:pPr>
              <w:rPr>
                <w:rFonts w:ascii="Calibri" w:hAnsi="Calibri" w:cs="Calibri"/>
              </w:rPr>
            </w:pPr>
          </w:p>
        </w:tc>
      </w:tr>
      <w:tr w:rsidR="00835013" w14:paraId="77E6D5F3"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CFC94B5" w14:textId="77777777" w:rsidR="00835013" w:rsidRPr="00E77FBE" w:rsidRDefault="00835013" w:rsidP="00076DCE">
            <w:pPr>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50E18CE4" w14:textId="77777777" w:rsidR="00835013" w:rsidRPr="00E77FBE" w:rsidRDefault="00835013" w:rsidP="00076DCE">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6DAAC449" w14:textId="77777777" w:rsidR="00835013" w:rsidRPr="00E00F30" w:rsidRDefault="00835013" w:rsidP="00835013">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35013" w14:paraId="1587834D"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B390BD8" w14:textId="77777777" w:rsidR="00835013" w:rsidRPr="008211E8" w:rsidRDefault="00835013" w:rsidP="00076DCE">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8849E3"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UC </w:t>
            </w:r>
            <w:r>
              <w:rPr>
                <w:rFonts w:ascii="Calibri" w:hAnsi="Calibri" w:cs="Calibri"/>
              </w:rPr>
              <w:t>18</w:t>
            </w:r>
            <w:r w:rsidRPr="008211E8">
              <w:rPr>
                <w:rFonts w:ascii="Calibri" w:hAnsi="Calibri" w:cs="Calibri"/>
              </w:rPr>
              <w:t xml:space="preserve"> – </w:t>
            </w:r>
            <w:r>
              <w:rPr>
                <w:rFonts w:ascii="Calibri" w:hAnsi="Calibri" w:cs="Calibri"/>
              </w:rPr>
              <w:t>Visualizza lista ordini</w:t>
            </w:r>
          </w:p>
        </w:tc>
      </w:tr>
      <w:tr w:rsidR="00835013" w14:paraId="08FAE2B5"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AC4E1CA" w14:textId="77777777" w:rsidR="00835013" w:rsidRPr="008211E8" w:rsidRDefault="00835013" w:rsidP="00076DCE">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16BA6E"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Gestore </w:t>
            </w:r>
            <w:r>
              <w:rPr>
                <w:rFonts w:ascii="Calibri" w:hAnsi="Calibri" w:cs="Calibri"/>
              </w:rPr>
              <w:t xml:space="preserve">degli </w:t>
            </w:r>
            <w:r w:rsidRPr="008211E8">
              <w:rPr>
                <w:rFonts w:ascii="Calibri" w:hAnsi="Calibri" w:cs="Calibri"/>
              </w:rPr>
              <w:t>ordini</w:t>
            </w:r>
          </w:p>
        </w:tc>
      </w:tr>
      <w:tr w:rsidR="00835013" w14:paraId="51DD9CD1"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D7FDF1"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835C544"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Il gestore </w:t>
            </w:r>
            <w:r>
              <w:rPr>
                <w:rFonts w:ascii="Calibri" w:hAnsi="Calibri" w:cs="Calibri"/>
              </w:rPr>
              <w:t xml:space="preserve">degli </w:t>
            </w:r>
            <w:r w:rsidRPr="008211E8">
              <w:rPr>
                <w:rFonts w:ascii="Calibri" w:hAnsi="Calibri" w:cs="Calibri"/>
              </w:rPr>
              <w:t xml:space="preserve">ordini si trova </w:t>
            </w:r>
            <w:r>
              <w:rPr>
                <w:rFonts w:ascii="Calibri" w:hAnsi="Calibri" w:cs="Calibri"/>
              </w:rPr>
              <w:t>in qualsiasi pagina</w:t>
            </w:r>
          </w:p>
        </w:tc>
      </w:tr>
      <w:tr w:rsidR="00835013" w14:paraId="4F638573" w14:textId="77777777" w:rsidTr="00076DC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DD5D2F8" w14:textId="77777777" w:rsidR="00835013" w:rsidRPr="008211E8" w:rsidRDefault="00835013" w:rsidP="00076DCE">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0B5427" w14:textId="77777777" w:rsidR="00835013" w:rsidRPr="008211E8" w:rsidRDefault="00835013" w:rsidP="00076DCE">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0A830C4" w14:textId="77777777" w:rsidR="00835013" w:rsidRPr="008211E8" w:rsidRDefault="00835013" w:rsidP="00076DCE">
            <w:pPr>
              <w:spacing w:line="254" w:lineRule="auto"/>
              <w:jc w:val="center"/>
              <w:rPr>
                <w:rFonts w:ascii="Calibri" w:hAnsi="Calibri" w:cs="Calibri"/>
              </w:rPr>
            </w:pPr>
            <w:r w:rsidRPr="008211E8">
              <w:rPr>
                <w:rFonts w:ascii="Calibri" w:hAnsi="Calibri" w:cs="Calibri"/>
              </w:rPr>
              <w:t>Sistema</w:t>
            </w:r>
          </w:p>
        </w:tc>
      </w:tr>
      <w:tr w:rsidR="00835013" w14:paraId="543A6AD3"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037A1A" w14:textId="77777777" w:rsidR="00835013" w:rsidRPr="008211E8"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6FF6E8" w14:textId="77777777" w:rsidR="00835013" w:rsidRPr="008211E8" w:rsidRDefault="00835013" w:rsidP="00076DCE">
            <w:pPr>
              <w:numPr>
                <w:ilvl w:val="0"/>
                <w:numId w:val="45"/>
              </w:numPr>
              <w:spacing w:line="254" w:lineRule="auto"/>
              <w:rPr>
                <w:rFonts w:ascii="Calibri" w:hAnsi="Calibri" w:cs="Calibri"/>
              </w:rPr>
            </w:pPr>
            <w:r w:rsidRPr="008211E8">
              <w:rPr>
                <w:rFonts w:ascii="Calibri" w:hAnsi="Calibri" w:cs="Calibri"/>
              </w:rPr>
              <w:t>Il gestore clicca su “</w:t>
            </w:r>
            <w:r>
              <w:rPr>
                <w:rFonts w:ascii="Calibri" w:hAnsi="Calibri" w:cs="Calibri"/>
              </w:rPr>
              <w:t>Lista ordini</w:t>
            </w:r>
            <w:r w:rsidRPr="008211E8">
              <w:rPr>
                <w:rFonts w:ascii="Calibri" w:hAnsi="Calibri" w:cs="Calibri"/>
              </w:rPr>
              <w:t>”</w:t>
            </w:r>
            <w:r>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7A601CB6" w14:textId="77777777" w:rsidR="00835013" w:rsidRPr="008211E8" w:rsidRDefault="00835013" w:rsidP="00076DCE">
            <w:pPr>
              <w:spacing w:line="254" w:lineRule="auto"/>
              <w:rPr>
                <w:rFonts w:ascii="Calibri" w:hAnsi="Calibri" w:cs="Calibri"/>
              </w:rPr>
            </w:pPr>
          </w:p>
        </w:tc>
      </w:tr>
      <w:tr w:rsidR="00835013" w14:paraId="07D99785"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0211277" w14:textId="77777777" w:rsidR="00835013" w:rsidRPr="008211E8"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FCE5C0F" w14:textId="77777777" w:rsidR="00835013" w:rsidRPr="008211E8" w:rsidRDefault="00835013" w:rsidP="00076DC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AE9CD0" w14:textId="77777777" w:rsidR="00835013" w:rsidRDefault="00835013" w:rsidP="00076DCE">
            <w:pPr>
              <w:numPr>
                <w:ilvl w:val="0"/>
                <w:numId w:val="45"/>
              </w:numPr>
              <w:spacing w:line="254" w:lineRule="auto"/>
              <w:rPr>
                <w:rFonts w:ascii="Calibri" w:hAnsi="Calibri" w:cs="Calibri"/>
              </w:rPr>
            </w:pPr>
            <w:r>
              <w:rPr>
                <w:rFonts w:ascii="Calibri" w:hAnsi="Calibri" w:cs="Calibri"/>
              </w:rPr>
              <w:t>Il sistema carica un sottoinsieme degli ordini, ordinati dal più recente al meno recente</w:t>
            </w:r>
          </w:p>
          <w:p w14:paraId="77C2D105" w14:textId="77777777" w:rsidR="00835013" w:rsidRPr="008211E8" w:rsidRDefault="00835013" w:rsidP="00076DCE">
            <w:pPr>
              <w:numPr>
                <w:ilvl w:val="0"/>
                <w:numId w:val="45"/>
              </w:numPr>
              <w:spacing w:line="254" w:lineRule="auto"/>
              <w:rPr>
                <w:rFonts w:ascii="Calibri" w:hAnsi="Calibri" w:cs="Calibri"/>
              </w:rPr>
            </w:pPr>
            <w:r w:rsidRPr="008211E8">
              <w:rPr>
                <w:rFonts w:ascii="Calibri" w:hAnsi="Calibri" w:cs="Calibri"/>
              </w:rPr>
              <w:t xml:space="preserve">Il sistema </w:t>
            </w:r>
            <w:r>
              <w:rPr>
                <w:rFonts w:ascii="Calibri" w:hAnsi="Calibri" w:cs="Calibri"/>
              </w:rPr>
              <w:t>presenterà la pagina con la lista degli ordini recuperata</w:t>
            </w:r>
          </w:p>
        </w:tc>
      </w:tr>
      <w:tr w:rsidR="00835013" w14:paraId="312A9A81"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966F9B" w14:textId="77777777" w:rsidR="00835013" w:rsidRPr="008211E8" w:rsidRDefault="00835013" w:rsidP="00076DCE">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344602E" w14:textId="77777777" w:rsidR="00835013" w:rsidRPr="008211E8" w:rsidRDefault="00835013" w:rsidP="00076DCE">
            <w:pPr>
              <w:spacing w:line="254" w:lineRule="auto"/>
              <w:rPr>
                <w:rFonts w:ascii="Calibri" w:hAnsi="Calibri" w:cs="Calibri"/>
              </w:rPr>
            </w:pPr>
          </w:p>
        </w:tc>
      </w:tr>
      <w:tr w:rsidR="00835013" w14:paraId="2FFE9168"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A761FE1"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0B1CC7C"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Il gestore </w:t>
            </w:r>
            <w:r>
              <w:rPr>
                <w:rFonts w:ascii="Calibri" w:hAnsi="Calibri" w:cs="Calibri"/>
              </w:rPr>
              <w:t xml:space="preserve">degli </w:t>
            </w:r>
            <w:r w:rsidRPr="008211E8">
              <w:rPr>
                <w:rFonts w:ascii="Calibri" w:hAnsi="Calibri" w:cs="Calibri"/>
              </w:rPr>
              <w:t>ordini si trov</w:t>
            </w:r>
            <w:r>
              <w:rPr>
                <w:rFonts w:ascii="Calibri" w:hAnsi="Calibri" w:cs="Calibri"/>
              </w:rPr>
              <w:t>erà nella prima pagina della lista degli ordini</w:t>
            </w:r>
          </w:p>
        </w:tc>
      </w:tr>
    </w:tbl>
    <w:p w14:paraId="541D0CE2" w14:textId="77777777" w:rsidR="00835013" w:rsidRDefault="00835013" w:rsidP="00835013">
      <w:pPr>
        <w:rPr>
          <w:rFonts w:ascii="Calibri" w:hAnsi="Calibri" w:cs="Calibri"/>
        </w:rPr>
      </w:pPr>
    </w:p>
    <w:p w14:paraId="79842C97" w14:textId="77777777" w:rsidR="00835013" w:rsidRPr="008211E8" w:rsidRDefault="00835013" w:rsidP="0083501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35013" w14:paraId="5E0ED9E3"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AF8BAC" w14:textId="77777777" w:rsidR="00835013" w:rsidRPr="008211E8" w:rsidRDefault="00835013" w:rsidP="00076DCE">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F8E3834" w14:textId="77777777" w:rsidR="00835013" w:rsidRPr="008211E8" w:rsidRDefault="00835013" w:rsidP="00076DCE">
            <w:pPr>
              <w:rPr>
                <w:rFonts w:ascii="Calibri" w:hAnsi="Calibri" w:cs="Calibri"/>
              </w:rPr>
            </w:pPr>
            <w:r w:rsidRPr="008211E8">
              <w:rPr>
                <w:rFonts w:ascii="Calibri" w:hAnsi="Calibri" w:cs="Calibri"/>
              </w:rPr>
              <w:t xml:space="preserve">UC </w:t>
            </w:r>
            <w:r>
              <w:rPr>
                <w:rFonts w:ascii="Calibri" w:hAnsi="Calibri" w:cs="Calibri"/>
              </w:rPr>
              <w:t>19</w:t>
            </w:r>
            <w:r w:rsidRPr="008211E8">
              <w:rPr>
                <w:rFonts w:ascii="Calibri" w:hAnsi="Calibri" w:cs="Calibri"/>
              </w:rPr>
              <w:t xml:space="preserve"> – </w:t>
            </w:r>
            <w:r>
              <w:rPr>
                <w:rFonts w:ascii="Calibri" w:hAnsi="Calibri" w:cs="Calibri"/>
              </w:rPr>
              <w:t>Segna come spedito</w:t>
            </w:r>
          </w:p>
        </w:tc>
      </w:tr>
      <w:tr w:rsidR="00835013" w14:paraId="766D94F7"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C9BFBD" w14:textId="77777777" w:rsidR="00835013" w:rsidRPr="008211E8" w:rsidRDefault="00835013" w:rsidP="00076DCE">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CDB38B" w14:textId="77777777" w:rsidR="00835013" w:rsidRPr="008211E8" w:rsidRDefault="00835013" w:rsidP="00076DCE">
            <w:pPr>
              <w:rPr>
                <w:rFonts w:ascii="Calibri" w:hAnsi="Calibri" w:cs="Calibri"/>
              </w:rPr>
            </w:pPr>
            <w:r w:rsidRPr="008211E8">
              <w:rPr>
                <w:rFonts w:ascii="Calibri" w:hAnsi="Calibri" w:cs="Calibri"/>
              </w:rPr>
              <w:t xml:space="preserve">Gestore </w:t>
            </w:r>
            <w:r>
              <w:rPr>
                <w:rFonts w:ascii="Calibri" w:hAnsi="Calibri" w:cs="Calibri"/>
              </w:rPr>
              <w:t xml:space="preserve">degli </w:t>
            </w:r>
            <w:r w:rsidRPr="008211E8">
              <w:rPr>
                <w:rFonts w:ascii="Calibri" w:hAnsi="Calibri" w:cs="Calibri"/>
              </w:rPr>
              <w:t>ordini</w:t>
            </w:r>
          </w:p>
        </w:tc>
      </w:tr>
      <w:tr w:rsidR="00835013" w14:paraId="491D5E6D"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F8ADC8" w14:textId="77777777" w:rsidR="00835013" w:rsidRPr="008211E8" w:rsidRDefault="00835013" w:rsidP="00076DCE">
            <w:pPr>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2FBAC8" w14:textId="77777777" w:rsidR="00835013" w:rsidRPr="008211E8" w:rsidRDefault="00835013" w:rsidP="00076DCE">
            <w:pPr>
              <w:rPr>
                <w:rFonts w:ascii="Calibri" w:hAnsi="Calibri" w:cs="Calibri"/>
              </w:rPr>
            </w:pPr>
            <w:r w:rsidRPr="008211E8">
              <w:rPr>
                <w:rFonts w:ascii="Calibri" w:hAnsi="Calibri" w:cs="Calibri"/>
              </w:rPr>
              <w:t xml:space="preserve">Il gestore degli ordini si trova </w:t>
            </w:r>
            <w:r>
              <w:rPr>
                <w:rFonts w:ascii="Calibri" w:hAnsi="Calibri" w:cs="Calibri"/>
              </w:rPr>
              <w:t>nella pagina di dettaglio dell’odine che vuole aggiornare</w:t>
            </w:r>
            <w:r w:rsidRPr="008211E8">
              <w:rPr>
                <w:rFonts w:ascii="Calibri" w:hAnsi="Calibri" w:cs="Calibri"/>
              </w:rPr>
              <w:t xml:space="preserve"> </w:t>
            </w:r>
          </w:p>
        </w:tc>
      </w:tr>
      <w:tr w:rsidR="00835013" w14:paraId="433E4E7F" w14:textId="77777777" w:rsidTr="00076DC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BC584A" w14:textId="77777777" w:rsidR="00835013" w:rsidRPr="008211E8" w:rsidRDefault="00835013" w:rsidP="00076DCE">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3B673" w14:textId="77777777" w:rsidR="00835013" w:rsidRPr="008211E8" w:rsidRDefault="00835013" w:rsidP="00076DCE">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7CB09A7" w14:textId="77777777" w:rsidR="00835013" w:rsidRPr="008211E8" w:rsidRDefault="00835013" w:rsidP="00076DCE">
            <w:pPr>
              <w:jc w:val="center"/>
              <w:rPr>
                <w:rFonts w:ascii="Calibri" w:hAnsi="Calibri" w:cs="Calibri"/>
              </w:rPr>
            </w:pPr>
            <w:r w:rsidRPr="008211E8">
              <w:rPr>
                <w:rFonts w:ascii="Calibri" w:hAnsi="Calibri" w:cs="Calibri"/>
              </w:rPr>
              <w:t>Sistema</w:t>
            </w:r>
          </w:p>
        </w:tc>
      </w:tr>
      <w:tr w:rsidR="00835013" w14:paraId="49E4E920"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8562E3C" w14:textId="77777777" w:rsidR="00835013" w:rsidRPr="008211E8" w:rsidRDefault="00835013" w:rsidP="00076DC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38944E" w14:textId="77777777" w:rsidR="00835013" w:rsidRPr="002E7171" w:rsidRDefault="00835013" w:rsidP="00076DCE">
            <w:pPr>
              <w:pStyle w:val="Paragrafoelenco"/>
              <w:numPr>
                <w:ilvl w:val="0"/>
                <w:numId w:val="25"/>
              </w:numPr>
              <w:spacing w:after="0" w:line="240" w:lineRule="auto"/>
              <w:rPr>
                <w:rFonts w:cs="Calibri"/>
              </w:rPr>
            </w:pPr>
            <w:r w:rsidRPr="008211E8">
              <w:rPr>
                <w:rFonts w:cs="Calibri"/>
              </w:rPr>
              <w:t xml:space="preserve">Il </w:t>
            </w:r>
            <w:r>
              <w:rPr>
                <w:rFonts w:cs="Calibri"/>
              </w:rPr>
              <w:t>gestore cliccherà sul pulsante apposito per marcare l’odine come “Spedito”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E9E4C60" w14:textId="77777777" w:rsidR="00835013" w:rsidRPr="008211E8" w:rsidRDefault="00835013" w:rsidP="00076DCE">
            <w:pPr>
              <w:pStyle w:val="Paragrafoelenco"/>
              <w:rPr>
                <w:rFonts w:cs="Calibri"/>
              </w:rPr>
            </w:pPr>
          </w:p>
        </w:tc>
      </w:tr>
      <w:tr w:rsidR="00835013" w14:paraId="720AB999"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DD039FA" w14:textId="77777777" w:rsidR="00835013" w:rsidRPr="008211E8" w:rsidRDefault="00835013" w:rsidP="00076DC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84D255A" w14:textId="77777777" w:rsidR="00835013" w:rsidRPr="008211E8" w:rsidRDefault="00835013" w:rsidP="00076DC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729EDF82" w14:textId="77777777" w:rsidR="00835013" w:rsidRDefault="00835013" w:rsidP="00076DCE">
            <w:pPr>
              <w:pStyle w:val="Paragrafoelenco"/>
              <w:numPr>
                <w:ilvl w:val="0"/>
                <w:numId w:val="25"/>
              </w:numPr>
              <w:spacing w:after="0" w:line="240" w:lineRule="auto"/>
              <w:rPr>
                <w:rFonts w:cs="Calibri"/>
              </w:rPr>
            </w:pPr>
            <w:r w:rsidRPr="008211E8">
              <w:rPr>
                <w:rFonts w:cs="Calibri"/>
              </w:rPr>
              <w:t xml:space="preserve">Il sistema </w:t>
            </w:r>
            <w:r>
              <w:rPr>
                <w:rFonts w:cs="Calibri"/>
              </w:rPr>
              <w:t>aggiornerà l’ordine come “Spedito”</w:t>
            </w:r>
          </w:p>
          <w:p w14:paraId="53F17B0E" w14:textId="77777777" w:rsidR="00835013" w:rsidRPr="005C3B77" w:rsidRDefault="00835013" w:rsidP="00076DCE">
            <w:pPr>
              <w:pStyle w:val="Paragrafoelenco"/>
              <w:numPr>
                <w:ilvl w:val="0"/>
                <w:numId w:val="2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35013" w14:paraId="03734D0C"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7F29E8" w14:textId="77777777" w:rsidR="00835013" w:rsidRPr="008211E8" w:rsidRDefault="00835013" w:rsidP="00076DCE">
            <w:pPr>
              <w:rPr>
                <w:rFonts w:ascii="Calibri" w:hAnsi="Calibri" w:cs="Calibri"/>
              </w:rPr>
            </w:pPr>
            <w:r w:rsidRPr="008211E8">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49775E8E" w14:textId="77777777" w:rsidR="00835013" w:rsidRPr="008211E8" w:rsidRDefault="00835013" w:rsidP="00076DCE">
            <w:pPr>
              <w:rPr>
                <w:rFonts w:ascii="Calibri" w:hAnsi="Calibri" w:cs="Calibri"/>
              </w:rPr>
            </w:pPr>
          </w:p>
        </w:tc>
      </w:tr>
      <w:tr w:rsidR="00835013" w14:paraId="696D47EF" w14:textId="77777777" w:rsidTr="00076DC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5F8891" w14:textId="77777777" w:rsidR="00835013" w:rsidRPr="008211E8" w:rsidRDefault="00835013" w:rsidP="00076DCE">
            <w:pPr>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072041" w14:textId="77777777" w:rsidR="00835013" w:rsidRPr="008211E8" w:rsidRDefault="00835013" w:rsidP="00076DCE">
            <w:pPr>
              <w:rPr>
                <w:rFonts w:ascii="Calibri" w:hAnsi="Calibri" w:cs="Calibri"/>
              </w:rPr>
            </w:pPr>
            <w:r w:rsidRPr="008211E8">
              <w:rPr>
                <w:rFonts w:ascii="Calibri" w:hAnsi="Calibri" w:cs="Calibri"/>
              </w:rPr>
              <w:t>Lo stato dell’ordine viene aggiornato e il gestore si trova sulla pagina degli ordini</w:t>
            </w:r>
          </w:p>
        </w:tc>
      </w:tr>
    </w:tbl>
    <w:p w14:paraId="206D925D" w14:textId="77777777" w:rsidR="00835013" w:rsidRDefault="00835013" w:rsidP="00835013">
      <w:pPr>
        <w:rPr>
          <w:rFonts w:ascii="Calibri" w:hAnsi="Calibri" w:cs="Calibri"/>
        </w:rPr>
      </w:pPr>
    </w:p>
    <w:p w14:paraId="2694BAE6" w14:textId="77777777" w:rsidR="00835013" w:rsidRDefault="00835013" w:rsidP="00835013">
      <w:pPr>
        <w:rPr>
          <w:rFonts w:ascii="Calibri" w:hAnsi="Calibri" w:cs="Calibri"/>
        </w:rPr>
      </w:pPr>
    </w:p>
    <w:p w14:paraId="32D2DD7A" w14:textId="77777777" w:rsidR="00835013" w:rsidRDefault="00835013" w:rsidP="00835013">
      <w:pPr>
        <w:rPr>
          <w:rFonts w:ascii="Calibri" w:hAnsi="Calibri" w:cs="Calibri"/>
        </w:rPr>
      </w:pPr>
    </w:p>
    <w:p w14:paraId="5E875594" w14:textId="77777777" w:rsidR="00835013" w:rsidRDefault="00835013" w:rsidP="00835013">
      <w:pPr>
        <w:rPr>
          <w:rFonts w:ascii="Calibri" w:hAnsi="Calibri" w:cs="Calibri"/>
        </w:rPr>
      </w:pPr>
    </w:p>
    <w:p w14:paraId="08EAFAD1" w14:textId="77777777" w:rsidR="00835013" w:rsidRPr="008211E8" w:rsidRDefault="00835013" w:rsidP="00835013">
      <w:pPr>
        <w:rPr>
          <w:rFonts w:ascii="Calibri" w:hAnsi="Calibri" w:cs="Calibri"/>
        </w:rPr>
      </w:pPr>
    </w:p>
    <w:tbl>
      <w:tblPr>
        <w:tblW w:w="0" w:type="auto"/>
        <w:tblLook w:val="04A0" w:firstRow="1" w:lastRow="0" w:firstColumn="1" w:lastColumn="0" w:noHBand="0" w:noVBand="1"/>
      </w:tblPr>
      <w:tblGrid>
        <w:gridCol w:w="2971"/>
        <w:gridCol w:w="3328"/>
        <w:gridCol w:w="3328"/>
      </w:tblGrid>
      <w:tr w:rsidR="00835013" w14:paraId="25ADFFE7"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9A4D48E" w14:textId="77777777" w:rsidR="00835013" w:rsidRPr="008211E8" w:rsidRDefault="00835013" w:rsidP="00076DCE">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37B2102"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UC </w:t>
            </w:r>
            <w:r>
              <w:rPr>
                <w:rFonts w:ascii="Calibri" w:hAnsi="Calibri" w:cs="Calibri"/>
              </w:rPr>
              <w:t>20</w:t>
            </w:r>
            <w:r w:rsidRPr="008211E8">
              <w:rPr>
                <w:rFonts w:ascii="Calibri" w:hAnsi="Calibri" w:cs="Calibri"/>
              </w:rPr>
              <w:t xml:space="preserve"> – </w:t>
            </w:r>
            <w:r>
              <w:rPr>
                <w:rFonts w:ascii="Calibri" w:hAnsi="Calibri" w:cs="Calibri"/>
              </w:rPr>
              <w:t>Annulla</w:t>
            </w:r>
            <w:r w:rsidRPr="008211E8">
              <w:rPr>
                <w:rFonts w:ascii="Calibri" w:hAnsi="Calibri" w:cs="Calibri"/>
              </w:rPr>
              <w:t xml:space="preserve"> ordine</w:t>
            </w:r>
          </w:p>
        </w:tc>
      </w:tr>
      <w:tr w:rsidR="00835013" w14:paraId="18FB14EB"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3F00E9" w14:textId="77777777" w:rsidR="00835013" w:rsidRPr="008211E8" w:rsidRDefault="00835013" w:rsidP="00076DCE">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2A2C4" w14:textId="77777777" w:rsidR="00835013" w:rsidRPr="008211E8" w:rsidRDefault="00835013" w:rsidP="00076DCE">
            <w:pPr>
              <w:spacing w:line="254" w:lineRule="auto"/>
              <w:rPr>
                <w:rFonts w:ascii="Calibri" w:hAnsi="Calibri" w:cs="Calibri"/>
              </w:rPr>
            </w:pPr>
            <w:r w:rsidRPr="008211E8">
              <w:rPr>
                <w:rFonts w:ascii="Calibri" w:hAnsi="Calibri" w:cs="Calibri"/>
              </w:rPr>
              <w:t>Gestore degli ordini</w:t>
            </w:r>
          </w:p>
        </w:tc>
      </w:tr>
      <w:tr w:rsidR="00835013" w14:paraId="027A080A"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35E3B6F"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1AF6C8"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Il gestore degli ordini si trova sulla pagina </w:t>
            </w:r>
            <w:r>
              <w:rPr>
                <w:rFonts w:ascii="Calibri" w:hAnsi="Calibri" w:cs="Calibri"/>
              </w:rPr>
              <w:t>di dettaglio dell’ordine selezionato</w:t>
            </w:r>
          </w:p>
        </w:tc>
      </w:tr>
      <w:tr w:rsidR="00835013" w14:paraId="2778BA0C" w14:textId="77777777" w:rsidTr="00076DC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E930FA6" w14:textId="77777777" w:rsidR="00835013" w:rsidRPr="008211E8" w:rsidRDefault="00835013" w:rsidP="00076DCE">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ACC1222" w14:textId="77777777" w:rsidR="00835013" w:rsidRPr="008211E8" w:rsidRDefault="00835013" w:rsidP="00076DCE">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1E05DBB" w14:textId="77777777" w:rsidR="00835013" w:rsidRPr="008211E8" w:rsidRDefault="00835013" w:rsidP="00076DCE">
            <w:pPr>
              <w:spacing w:line="254" w:lineRule="auto"/>
              <w:jc w:val="center"/>
              <w:rPr>
                <w:rFonts w:ascii="Calibri" w:hAnsi="Calibri" w:cs="Calibri"/>
              </w:rPr>
            </w:pPr>
            <w:r w:rsidRPr="008211E8">
              <w:rPr>
                <w:rFonts w:ascii="Calibri" w:hAnsi="Calibri" w:cs="Calibri"/>
              </w:rPr>
              <w:t>Sistema</w:t>
            </w:r>
          </w:p>
        </w:tc>
      </w:tr>
      <w:tr w:rsidR="00835013" w14:paraId="27A984CD" w14:textId="77777777" w:rsidTr="00076DCE">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D8617C1" w14:textId="77777777" w:rsidR="00835013" w:rsidRPr="008211E8"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C4A2632" w14:textId="77777777" w:rsidR="00835013" w:rsidRPr="008211E8" w:rsidRDefault="00835013" w:rsidP="00076DCE">
            <w:pPr>
              <w:pStyle w:val="Paragrafoelenco"/>
              <w:numPr>
                <w:ilvl w:val="0"/>
                <w:numId w:val="26"/>
              </w:numPr>
              <w:spacing w:line="254" w:lineRule="auto"/>
              <w:rPr>
                <w:rFonts w:cs="Calibri"/>
                <w:kern w:val="2"/>
              </w:rPr>
            </w:pPr>
            <w:r w:rsidRPr="008211E8">
              <w:rPr>
                <w:rFonts w:cs="Calibri"/>
                <w:kern w:val="2"/>
              </w:rPr>
              <w:t>Il gestore degli ordini clicca su “</w:t>
            </w:r>
            <w:r>
              <w:rPr>
                <w:rFonts w:cs="Calibri"/>
                <w:kern w:val="2"/>
              </w:rPr>
              <w:t>A</w:t>
            </w:r>
            <w:r w:rsidRPr="008211E8">
              <w:rPr>
                <w:rFonts w:cs="Calibri"/>
                <w:kern w:val="2"/>
              </w:rPr>
              <w:t xml:space="preserve">nnulla </w:t>
            </w:r>
            <w:r>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43A83942" w14:textId="77777777" w:rsidR="00835013" w:rsidRPr="008211E8" w:rsidRDefault="00835013" w:rsidP="00076DCE">
            <w:pPr>
              <w:spacing w:line="254" w:lineRule="auto"/>
              <w:rPr>
                <w:rFonts w:ascii="Calibri" w:hAnsi="Calibri" w:cs="Calibri"/>
              </w:rPr>
            </w:pPr>
          </w:p>
        </w:tc>
      </w:tr>
      <w:tr w:rsidR="00835013" w14:paraId="0079760B" w14:textId="77777777" w:rsidTr="00076DC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D586E90" w14:textId="77777777" w:rsidR="00835013" w:rsidRPr="008211E8" w:rsidRDefault="00835013"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49645BB" w14:textId="77777777" w:rsidR="00835013" w:rsidRPr="008211E8" w:rsidRDefault="00835013" w:rsidP="00076DC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3FDF25A" w14:textId="77777777" w:rsidR="00835013" w:rsidRPr="008211E8" w:rsidRDefault="00835013" w:rsidP="00076DCE">
            <w:pPr>
              <w:numPr>
                <w:ilvl w:val="0"/>
                <w:numId w:val="2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40470AE3" w14:textId="77777777" w:rsidR="00835013" w:rsidRPr="008211E8" w:rsidRDefault="00835013" w:rsidP="00076DCE">
            <w:pPr>
              <w:numPr>
                <w:ilvl w:val="0"/>
                <w:numId w:val="2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35013" w14:paraId="693CCCCE"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B233BA" w14:textId="77777777" w:rsidR="00835013" w:rsidRPr="008211E8" w:rsidRDefault="00835013" w:rsidP="00076DCE">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5773519" w14:textId="77777777" w:rsidR="00835013" w:rsidRPr="008211E8" w:rsidRDefault="00835013" w:rsidP="00076DCE">
            <w:pPr>
              <w:spacing w:line="254" w:lineRule="auto"/>
              <w:rPr>
                <w:rFonts w:ascii="Calibri" w:hAnsi="Calibri" w:cs="Calibri"/>
              </w:rPr>
            </w:pPr>
          </w:p>
        </w:tc>
      </w:tr>
      <w:tr w:rsidR="00835013" w14:paraId="5AF709B9" w14:textId="77777777" w:rsidTr="00076DC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89FB09" w14:textId="77777777" w:rsidR="00835013" w:rsidRPr="008211E8" w:rsidRDefault="00835013" w:rsidP="00076DCE">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70804E" w14:textId="77777777" w:rsidR="00835013" w:rsidRPr="008211E8" w:rsidRDefault="00835013" w:rsidP="00076DCE">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523CF2CB" w14:textId="77777777" w:rsidR="00835013" w:rsidRPr="008211E8" w:rsidRDefault="00835013" w:rsidP="00835013">
      <w:pPr>
        <w:rPr>
          <w:rFonts w:ascii="Calibri" w:hAnsi="Calibri" w:cs="Calibri"/>
        </w:rPr>
      </w:pPr>
    </w:p>
    <w:p w14:paraId="3D5DBD46" w14:textId="77777777" w:rsidR="00835013" w:rsidRDefault="00835013" w:rsidP="002075C3">
      <w:pPr>
        <w:rPr>
          <w:rFonts w:ascii="Calibri" w:hAnsi="Calibri" w:cs="Calibri"/>
        </w:rPr>
      </w:pPr>
    </w:p>
    <w:p w14:paraId="51531514" w14:textId="77777777" w:rsidR="00835013" w:rsidRDefault="00835013" w:rsidP="002075C3">
      <w:pPr>
        <w:rPr>
          <w:rFonts w:ascii="Calibri" w:hAnsi="Calibri" w:cs="Calibri"/>
        </w:rPr>
      </w:pPr>
    </w:p>
    <w:p w14:paraId="7A9645EF" w14:textId="3E038E19"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pPr>
              <w:numPr>
                <w:ilvl w:val="0"/>
                <w:numId w:val="11"/>
              </w:numPr>
              <w:spacing w:line="256" w:lineRule="auto"/>
              <w:rPr>
                <w:rFonts w:ascii="Calibri" w:hAnsi="Calibri" w:cs="Calibri"/>
              </w:rPr>
            </w:pPr>
            <w:r w:rsidRPr="00B029F8">
              <w:rPr>
                <w:rFonts w:ascii="Calibri" w:hAnsi="Calibri" w:cs="Calibri"/>
              </w:rPr>
              <w:t xml:space="preserve">Il sistema mostra il </w:t>
            </w:r>
            <w:proofErr w:type="spellStart"/>
            <w:r w:rsidRPr="00B029F8">
              <w:rPr>
                <w:rFonts w:ascii="Calibri" w:hAnsi="Calibri" w:cs="Calibri"/>
              </w:rPr>
              <w:t>form</w:t>
            </w:r>
            <w:proofErr w:type="spellEnd"/>
            <w:r w:rsidRPr="00B029F8">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w:t>
            </w:r>
            <w:r w:rsidRPr="00B029F8">
              <w:rPr>
                <w:rFonts w:ascii="Calibri" w:hAnsi="Calibri" w:cs="Calibri"/>
              </w:rPr>
              <w:lastRenderedPageBreak/>
              <w:t xml:space="preserve">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41"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pPr>
              <w:numPr>
                <w:ilvl w:val="0"/>
                <w:numId w:val="12"/>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 xml:space="preserve">riconosce che l’e-mail inserita è già usata per un altro </w:t>
            </w:r>
            <w:proofErr w:type="spellStart"/>
            <w:r w:rsidR="00427EC0">
              <w:rPr>
                <w:rFonts w:ascii="Calibri" w:hAnsi="Calibri" w:cs="Calibri"/>
              </w:rPr>
              <w:t>accunt</w:t>
            </w:r>
            <w:proofErr w:type="spellEnd"/>
          </w:p>
          <w:p w14:paraId="1D162465" w14:textId="5F63CC7A" w:rsidR="00DB0156" w:rsidRPr="00DB0156" w:rsidRDefault="00DB0156">
            <w:pPr>
              <w:numPr>
                <w:ilvl w:val="0"/>
                <w:numId w:val="12"/>
              </w:numPr>
              <w:spacing w:line="256" w:lineRule="auto"/>
              <w:rPr>
                <w:rFonts w:ascii="Calibri" w:hAnsi="Calibri" w:cs="Calibri"/>
              </w:rPr>
            </w:pPr>
            <w:r w:rsidRPr="00DB0156">
              <w:rPr>
                <w:rFonts w:ascii="Calibri" w:hAnsi="Calibri" w:cs="Calibri"/>
              </w:rPr>
              <w:lastRenderedPageBreak/>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 xml:space="preserve">Entry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pPr>
              <w:numPr>
                <w:ilvl w:val="0"/>
                <w:numId w:val="1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pPr>
              <w:numPr>
                <w:ilvl w:val="0"/>
                <w:numId w:val="1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 xml:space="preserve">Exit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lastRenderedPageBreak/>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pPr>
              <w:numPr>
                <w:ilvl w:val="0"/>
                <w:numId w:val="2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pPr>
              <w:numPr>
                <w:ilvl w:val="0"/>
                <w:numId w:val="21"/>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42"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lastRenderedPageBreak/>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54"/>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56" w:name="_Toc148182134"/>
            <w:bookmarkStart w:id="57" w:name="_Toc148182217"/>
            <w:r w:rsidRPr="00A76445">
              <w:t>13/10/2023</w:t>
            </w:r>
            <w:bookmarkEnd w:id="56"/>
            <w:bookmarkEnd w:id="57"/>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58" w:name="_Toc148182135"/>
            <w:bookmarkStart w:id="59" w:name="_Toc148182218"/>
            <w:r w:rsidRPr="00A76445">
              <w:t>Requisiti e casi d’uso</w:t>
            </w:r>
            <w:bookmarkEnd w:id="58"/>
            <w:bookmarkEnd w:id="59"/>
          </w:p>
        </w:tc>
        <w:tc>
          <w:tcPr>
            <w:tcW w:w="2835" w:type="dxa"/>
            <w:shd w:val="clear" w:color="auto" w:fill="auto"/>
          </w:tcPr>
          <w:p w14:paraId="3BF2C62E" w14:textId="77777777" w:rsidR="00F96F3A" w:rsidRPr="00A76445" w:rsidRDefault="00F96F3A">
            <w:pPr>
              <w:tabs>
                <w:tab w:val="left" w:pos="7599"/>
              </w:tabs>
              <w:jc w:val="both"/>
              <w:outlineLvl w:val="0"/>
            </w:pPr>
            <w:bookmarkStart w:id="60" w:name="_Toc148182136"/>
            <w:bookmarkStart w:id="61" w:name="_Toc148182219"/>
            <w:r w:rsidRPr="00A76445">
              <w:t>27/10/2023</w:t>
            </w:r>
            <w:bookmarkEnd w:id="60"/>
            <w:bookmarkEnd w:id="61"/>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2" w:name="_Toc148182137"/>
            <w:bookmarkStart w:id="63" w:name="_Toc148182220"/>
            <w:proofErr w:type="spellStart"/>
            <w:r w:rsidRPr="00A76445">
              <w:t>Requirements</w:t>
            </w:r>
            <w:proofErr w:type="spellEnd"/>
            <w:r w:rsidRPr="00A76445">
              <w:t xml:space="preserve"> Analysis </w:t>
            </w:r>
            <w:proofErr w:type="spellStart"/>
            <w:r w:rsidRPr="00A76445">
              <w:t>Document</w:t>
            </w:r>
            <w:bookmarkEnd w:id="62"/>
            <w:bookmarkEnd w:id="63"/>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64" w:name="_Toc148182138"/>
            <w:bookmarkStart w:id="65" w:name="_Toc148182221"/>
            <w:r w:rsidRPr="00A76445">
              <w:t>10/11/2023</w:t>
            </w:r>
            <w:bookmarkEnd w:id="64"/>
            <w:bookmarkEnd w:id="65"/>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66" w:name="_Toc148182139"/>
            <w:bookmarkStart w:id="67" w:name="_Toc148182222"/>
            <w:r w:rsidRPr="00A76445">
              <w:t xml:space="preserve">System Design </w:t>
            </w:r>
            <w:proofErr w:type="spellStart"/>
            <w:r w:rsidRPr="00A76445">
              <w:t>Document</w:t>
            </w:r>
            <w:bookmarkEnd w:id="66"/>
            <w:bookmarkEnd w:id="67"/>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68" w:name="_Toc148182140"/>
            <w:bookmarkStart w:id="69" w:name="_Toc148182223"/>
            <w:r w:rsidRPr="00A76445">
              <w:t>24/11/2023</w:t>
            </w:r>
            <w:bookmarkEnd w:id="68"/>
            <w:bookmarkEnd w:id="69"/>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0" w:name="_Toc148182141"/>
            <w:bookmarkStart w:id="71" w:name="_Toc148182224"/>
            <w:r w:rsidRPr="00A76445">
              <w:t xml:space="preserve">Piano di test e specifica </w:t>
            </w:r>
            <w:proofErr w:type="spellStart"/>
            <w:r w:rsidRPr="00A76445">
              <w:t>interfaccce</w:t>
            </w:r>
            <w:proofErr w:type="spellEnd"/>
            <w:r w:rsidRPr="00A76445">
              <w:t xml:space="preserve"> dei moduli del sistema</w:t>
            </w:r>
            <w:bookmarkEnd w:id="70"/>
            <w:bookmarkEnd w:id="71"/>
          </w:p>
        </w:tc>
        <w:tc>
          <w:tcPr>
            <w:tcW w:w="2835" w:type="dxa"/>
            <w:shd w:val="clear" w:color="auto" w:fill="auto"/>
          </w:tcPr>
          <w:p w14:paraId="68B8A4D0" w14:textId="77777777" w:rsidR="00F96F3A" w:rsidRPr="00A76445" w:rsidRDefault="00F96F3A">
            <w:pPr>
              <w:tabs>
                <w:tab w:val="left" w:pos="7599"/>
              </w:tabs>
              <w:jc w:val="both"/>
              <w:outlineLvl w:val="0"/>
            </w:pPr>
            <w:bookmarkStart w:id="72" w:name="_Toc148182142"/>
            <w:bookmarkStart w:id="73" w:name="_Toc148182225"/>
            <w:r w:rsidRPr="00A76445">
              <w:t>15/12/2023</w:t>
            </w:r>
            <w:bookmarkEnd w:id="72"/>
            <w:bookmarkEnd w:id="73"/>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nel 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480BDD">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GIUSEPPE TOMMASO SPATARO" w:date="2023-12-09T17:18:00Z" w:initials="GS">
    <w:p w14:paraId="091C15B8" w14:textId="77777777" w:rsidR="00835013" w:rsidRDefault="00835013" w:rsidP="00835013">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1C15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1C15B8"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F611" w14:textId="77777777" w:rsidR="00480BDD" w:rsidRDefault="00480BDD">
      <w:r>
        <w:separator/>
      </w:r>
    </w:p>
  </w:endnote>
  <w:endnote w:type="continuationSeparator" w:id="0">
    <w:p w14:paraId="4DB4CF04" w14:textId="77777777" w:rsidR="00480BDD" w:rsidRDefault="00480BDD">
      <w:r>
        <w:continuationSeparator/>
      </w:r>
    </w:p>
  </w:endnote>
  <w:endnote w:type="continuationNotice" w:id="1">
    <w:p w14:paraId="621DB727" w14:textId="77777777" w:rsidR="00480BDD" w:rsidRDefault="00480B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5A023" w14:textId="77777777" w:rsidR="00480BDD" w:rsidRDefault="00480BDD">
      <w:r>
        <w:separator/>
      </w:r>
    </w:p>
  </w:footnote>
  <w:footnote w:type="continuationSeparator" w:id="0">
    <w:p w14:paraId="51D4F0AF" w14:textId="77777777" w:rsidR="00480BDD" w:rsidRDefault="00480BDD">
      <w:r>
        <w:continuationSeparator/>
      </w:r>
    </w:p>
  </w:footnote>
  <w:footnote w:type="continuationNotice" w:id="1">
    <w:p w14:paraId="4B08251A" w14:textId="77777777" w:rsidR="00480BDD" w:rsidRDefault="00480B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xml:space="preserve">: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D816B6"/>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0D7F51"/>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2B7DFF"/>
    <w:multiLevelType w:val="hybridMultilevel"/>
    <w:tmpl w:val="4D623C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1645AA1"/>
    <w:multiLevelType w:val="hybridMultilevel"/>
    <w:tmpl w:val="41803E2A"/>
    <w:lvl w:ilvl="0" w:tplc="CE9A63DC">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6516C6"/>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D11F1D"/>
    <w:multiLevelType w:val="hybridMultilevel"/>
    <w:tmpl w:val="AB880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295D0F04"/>
    <w:multiLevelType w:val="hybridMultilevel"/>
    <w:tmpl w:val="2C784EC6"/>
    <w:lvl w:ilvl="0" w:tplc="FFFFFFFF">
      <w:start w:val="1"/>
      <w:numFmt w:val="decimal"/>
      <w:lvlText w:val="%1."/>
      <w:lvlJc w:val="left"/>
      <w:pPr>
        <w:ind w:left="360" w:hanging="360"/>
      </w:pPr>
      <w:rPr>
        <w:rFonts w:ascii="Times New Roman" w:hAnsi="Times New Roman"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32883B2B"/>
    <w:multiLevelType w:val="hybridMultilevel"/>
    <w:tmpl w:val="3CB20ADE"/>
    <w:lvl w:ilvl="0" w:tplc="B400EC8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3725E0C"/>
    <w:multiLevelType w:val="multilevel"/>
    <w:tmpl w:val="924E3E70"/>
    <w:styleLink w:val="Elencocorrente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48F07CB"/>
    <w:multiLevelType w:val="hybridMultilevel"/>
    <w:tmpl w:val="7240836A"/>
    <w:lvl w:ilvl="0" w:tplc="B716752A">
      <w:start w:val="2"/>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394F462D"/>
    <w:multiLevelType w:val="hybridMultilevel"/>
    <w:tmpl w:val="CCBE31B2"/>
    <w:lvl w:ilvl="0" w:tplc="B7363A26">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3F7F1B72"/>
    <w:multiLevelType w:val="hybridMultilevel"/>
    <w:tmpl w:val="684209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E62E85"/>
    <w:multiLevelType w:val="hybridMultilevel"/>
    <w:tmpl w:val="20082E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5191E4B"/>
    <w:multiLevelType w:val="hybridMultilevel"/>
    <w:tmpl w:val="C65A1168"/>
    <w:lvl w:ilvl="0" w:tplc="49C21F2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5B023C6"/>
    <w:multiLevelType w:val="hybridMultilevel"/>
    <w:tmpl w:val="570CB890"/>
    <w:lvl w:ilvl="0" w:tplc="9EE426DC">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1641ED1"/>
    <w:multiLevelType w:val="hybridMultilevel"/>
    <w:tmpl w:val="E570AE3E"/>
    <w:lvl w:ilvl="0" w:tplc="B6F2FC0E">
      <w:start w:val="2"/>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7F6472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FB15D47"/>
    <w:multiLevelType w:val="hybridMultilevel"/>
    <w:tmpl w:val="2C784EC6"/>
    <w:lvl w:ilvl="0" w:tplc="0410000F">
      <w:start w:val="1"/>
      <w:numFmt w:val="decimal"/>
      <w:lvlText w:val="%1."/>
      <w:lvlJc w:val="left"/>
      <w:pPr>
        <w:ind w:left="360" w:hanging="360"/>
      </w:pPr>
      <w:rPr>
        <w:rFonts w:ascii="Times New Roman" w:hAnsi="Times New Roman"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3" w15:restartNumberingAfterBreak="0">
    <w:nsid w:val="66546F15"/>
    <w:multiLevelType w:val="hybridMultilevel"/>
    <w:tmpl w:val="3CB20A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6B544ED8"/>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2B01BF8"/>
    <w:multiLevelType w:val="hybridMultilevel"/>
    <w:tmpl w:val="68420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4DE45B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8947792">
    <w:abstractNumId w:val="30"/>
  </w:num>
  <w:num w:numId="2" w16cid:durableId="1887600584">
    <w:abstractNumId w:val="17"/>
  </w:num>
  <w:num w:numId="3" w16cid:durableId="994990026">
    <w:abstractNumId w:val="11"/>
  </w:num>
  <w:num w:numId="4" w16cid:durableId="607198388">
    <w:abstractNumId w:val="40"/>
  </w:num>
  <w:num w:numId="5" w16cid:durableId="1139222690">
    <w:abstractNumId w:val="29"/>
  </w:num>
  <w:num w:numId="6" w16cid:durableId="2069762344">
    <w:abstractNumId w:val="38"/>
  </w:num>
  <w:num w:numId="7" w16cid:durableId="835877835">
    <w:abstractNumId w:val="45"/>
  </w:num>
  <w:num w:numId="8" w16cid:durableId="2109695604">
    <w:abstractNumId w:val="4"/>
  </w:num>
  <w:num w:numId="9" w16cid:durableId="1138231528">
    <w:abstractNumId w:val="18"/>
  </w:num>
  <w:num w:numId="10" w16cid:durableId="1714846468">
    <w:abstractNumId w:val="14"/>
  </w:num>
  <w:num w:numId="11" w16cid:durableId="6014490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99227141">
    <w:abstractNumId w:val="13"/>
  </w:num>
  <w:num w:numId="13" w16cid:durableId="4280125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68147218">
    <w:abstractNumId w:val="41"/>
  </w:num>
  <w:num w:numId="15" w16cid:durableId="892084822">
    <w:abstractNumId w:val="52"/>
  </w:num>
  <w:num w:numId="16" w16cid:durableId="1628969533">
    <w:abstractNumId w:val="35"/>
  </w:num>
  <w:num w:numId="17" w16cid:durableId="257254227">
    <w:abstractNumId w:val="34"/>
  </w:num>
  <w:num w:numId="18" w16cid:durableId="1898776873">
    <w:abstractNumId w:val="47"/>
  </w:num>
  <w:num w:numId="19" w16cid:durableId="1219363089">
    <w:abstractNumId w:val="27"/>
  </w:num>
  <w:num w:numId="20" w16cid:durableId="453718481">
    <w:abstractNumId w:val="19"/>
  </w:num>
  <w:num w:numId="21" w16cid:durableId="924847878">
    <w:abstractNumId w:val="10"/>
  </w:num>
  <w:num w:numId="22" w16cid:durableId="8122145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95845764">
    <w:abstractNumId w:val="8"/>
  </w:num>
  <w:num w:numId="24" w16cid:durableId="262108587">
    <w:abstractNumId w:val="33"/>
  </w:num>
  <w:num w:numId="25" w16cid:durableId="8509207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55185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63642135">
    <w:abstractNumId w:val="46"/>
  </w:num>
  <w:num w:numId="28" w16cid:durableId="684093601">
    <w:abstractNumId w:val="15"/>
  </w:num>
  <w:num w:numId="29" w16cid:durableId="1510289224">
    <w:abstractNumId w:val="22"/>
  </w:num>
  <w:num w:numId="30" w16cid:durableId="401176081">
    <w:abstractNumId w:val="6"/>
  </w:num>
  <w:num w:numId="31" w16cid:durableId="1782458120">
    <w:abstractNumId w:val="5"/>
  </w:num>
  <w:num w:numId="32" w16cid:durableId="246888308">
    <w:abstractNumId w:val="42"/>
  </w:num>
  <w:num w:numId="33" w16cid:durableId="52699946">
    <w:abstractNumId w:val="39"/>
  </w:num>
  <w:num w:numId="34" w16cid:durableId="1450666796">
    <w:abstractNumId w:val="16"/>
  </w:num>
  <w:num w:numId="35" w16cid:durableId="135152511">
    <w:abstractNumId w:val="48"/>
  </w:num>
  <w:num w:numId="36" w16cid:durableId="1305937265">
    <w:abstractNumId w:val="21"/>
  </w:num>
  <w:num w:numId="37" w16cid:durableId="1140928198">
    <w:abstractNumId w:val="7"/>
  </w:num>
  <w:num w:numId="38" w16cid:durableId="1061750050">
    <w:abstractNumId w:val="24"/>
  </w:num>
  <w:num w:numId="39" w16cid:durableId="736710019">
    <w:abstractNumId w:val="36"/>
  </w:num>
  <w:num w:numId="40" w16cid:durableId="2023235703">
    <w:abstractNumId w:val="23"/>
  </w:num>
  <w:num w:numId="41" w16cid:durableId="972514759">
    <w:abstractNumId w:val="31"/>
  </w:num>
  <w:num w:numId="42" w16cid:durableId="1466238507">
    <w:abstractNumId w:val="43"/>
  </w:num>
  <w:num w:numId="43" w16cid:durableId="804545180">
    <w:abstractNumId w:val="25"/>
  </w:num>
  <w:num w:numId="44" w16cid:durableId="1211916269">
    <w:abstractNumId w:val="32"/>
  </w:num>
  <w:num w:numId="45" w16cid:durableId="232085672">
    <w:abstractNumId w:val="50"/>
  </w:num>
  <w:num w:numId="46" w16cid:durableId="299186933">
    <w:abstractNumId w:val="9"/>
  </w:num>
  <w:num w:numId="47" w16cid:durableId="576593048">
    <w:abstractNumId w:val="26"/>
  </w:num>
  <w:num w:numId="48" w16cid:durableId="297731052">
    <w:abstractNumId w:val="28"/>
  </w:num>
  <w:num w:numId="49" w16cid:durableId="765662301">
    <w:abstractNumId w:val="49"/>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2E55"/>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48C6"/>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13DD"/>
    <w:rsid w:val="000A2F8E"/>
    <w:rsid w:val="000A45DF"/>
    <w:rsid w:val="000A5632"/>
    <w:rsid w:val="000B012E"/>
    <w:rsid w:val="000B1A7C"/>
    <w:rsid w:val="000B1D58"/>
    <w:rsid w:val="000C3163"/>
    <w:rsid w:val="000C3D31"/>
    <w:rsid w:val="000C67E4"/>
    <w:rsid w:val="000C6FC3"/>
    <w:rsid w:val="000C7026"/>
    <w:rsid w:val="000D2800"/>
    <w:rsid w:val="000D2B5C"/>
    <w:rsid w:val="000D3B9C"/>
    <w:rsid w:val="000D7FEA"/>
    <w:rsid w:val="000E1AEE"/>
    <w:rsid w:val="000E5BA8"/>
    <w:rsid w:val="000F2F92"/>
    <w:rsid w:val="000F42FA"/>
    <w:rsid w:val="000F6D89"/>
    <w:rsid w:val="00105D61"/>
    <w:rsid w:val="00106BA2"/>
    <w:rsid w:val="00110A42"/>
    <w:rsid w:val="00110E0B"/>
    <w:rsid w:val="001157F7"/>
    <w:rsid w:val="00115835"/>
    <w:rsid w:val="0011630B"/>
    <w:rsid w:val="00120553"/>
    <w:rsid w:val="001209ED"/>
    <w:rsid w:val="00121C4E"/>
    <w:rsid w:val="00122B1D"/>
    <w:rsid w:val="00123878"/>
    <w:rsid w:val="001276C9"/>
    <w:rsid w:val="00127DF6"/>
    <w:rsid w:val="00127F92"/>
    <w:rsid w:val="001322CB"/>
    <w:rsid w:val="00134432"/>
    <w:rsid w:val="001350E9"/>
    <w:rsid w:val="001360D5"/>
    <w:rsid w:val="001404BD"/>
    <w:rsid w:val="00142582"/>
    <w:rsid w:val="00142C81"/>
    <w:rsid w:val="00142D3F"/>
    <w:rsid w:val="00145FB6"/>
    <w:rsid w:val="001478DA"/>
    <w:rsid w:val="00152584"/>
    <w:rsid w:val="001532F4"/>
    <w:rsid w:val="0015595B"/>
    <w:rsid w:val="00156443"/>
    <w:rsid w:val="001624D9"/>
    <w:rsid w:val="00170135"/>
    <w:rsid w:val="00170CBD"/>
    <w:rsid w:val="00170D7D"/>
    <w:rsid w:val="0017115E"/>
    <w:rsid w:val="001721FF"/>
    <w:rsid w:val="0017277A"/>
    <w:rsid w:val="00172DBA"/>
    <w:rsid w:val="0017638D"/>
    <w:rsid w:val="001765AE"/>
    <w:rsid w:val="001803F9"/>
    <w:rsid w:val="00180505"/>
    <w:rsid w:val="00190322"/>
    <w:rsid w:val="00193327"/>
    <w:rsid w:val="001936FA"/>
    <w:rsid w:val="00196AEE"/>
    <w:rsid w:val="001A09EE"/>
    <w:rsid w:val="001A165C"/>
    <w:rsid w:val="001A362A"/>
    <w:rsid w:val="001A56A9"/>
    <w:rsid w:val="001A728D"/>
    <w:rsid w:val="001B21A3"/>
    <w:rsid w:val="001B3DF4"/>
    <w:rsid w:val="001B4DC2"/>
    <w:rsid w:val="001B4EA3"/>
    <w:rsid w:val="001B500F"/>
    <w:rsid w:val="001B6CE4"/>
    <w:rsid w:val="001B76F6"/>
    <w:rsid w:val="001B77DA"/>
    <w:rsid w:val="001C3256"/>
    <w:rsid w:val="001C389E"/>
    <w:rsid w:val="001C70EB"/>
    <w:rsid w:val="001C7A76"/>
    <w:rsid w:val="001D10E1"/>
    <w:rsid w:val="001D2256"/>
    <w:rsid w:val="001D396A"/>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2404"/>
    <w:rsid w:val="00204325"/>
    <w:rsid w:val="002075C3"/>
    <w:rsid w:val="00210C56"/>
    <w:rsid w:val="00211EA3"/>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C28"/>
    <w:rsid w:val="00273973"/>
    <w:rsid w:val="00281D8E"/>
    <w:rsid w:val="00283059"/>
    <w:rsid w:val="00286DDB"/>
    <w:rsid w:val="00291685"/>
    <w:rsid w:val="00291CCA"/>
    <w:rsid w:val="002953D5"/>
    <w:rsid w:val="002A1A9C"/>
    <w:rsid w:val="002A3CB2"/>
    <w:rsid w:val="002A4D02"/>
    <w:rsid w:val="002A78F5"/>
    <w:rsid w:val="002B2D5A"/>
    <w:rsid w:val="002B3067"/>
    <w:rsid w:val="002B6480"/>
    <w:rsid w:val="002B665C"/>
    <w:rsid w:val="002C4077"/>
    <w:rsid w:val="002C4FCF"/>
    <w:rsid w:val="002C75DC"/>
    <w:rsid w:val="002C76FC"/>
    <w:rsid w:val="002D45EE"/>
    <w:rsid w:val="002D47C6"/>
    <w:rsid w:val="002D744D"/>
    <w:rsid w:val="002E2834"/>
    <w:rsid w:val="002E575F"/>
    <w:rsid w:val="002E7171"/>
    <w:rsid w:val="002E7E6A"/>
    <w:rsid w:val="002F0B6A"/>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271E6"/>
    <w:rsid w:val="003317F7"/>
    <w:rsid w:val="00332451"/>
    <w:rsid w:val="00332616"/>
    <w:rsid w:val="00333E41"/>
    <w:rsid w:val="00336709"/>
    <w:rsid w:val="003373BD"/>
    <w:rsid w:val="00337D2A"/>
    <w:rsid w:val="0034080D"/>
    <w:rsid w:val="00342227"/>
    <w:rsid w:val="003446B6"/>
    <w:rsid w:val="0034611C"/>
    <w:rsid w:val="003461FB"/>
    <w:rsid w:val="0034742D"/>
    <w:rsid w:val="00347550"/>
    <w:rsid w:val="00355131"/>
    <w:rsid w:val="00355240"/>
    <w:rsid w:val="0035542A"/>
    <w:rsid w:val="00357AB0"/>
    <w:rsid w:val="003609D6"/>
    <w:rsid w:val="003616AD"/>
    <w:rsid w:val="00365502"/>
    <w:rsid w:val="00365552"/>
    <w:rsid w:val="003676E3"/>
    <w:rsid w:val="003714AC"/>
    <w:rsid w:val="00371EE6"/>
    <w:rsid w:val="00377578"/>
    <w:rsid w:val="00377F88"/>
    <w:rsid w:val="003852F1"/>
    <w:rsid w:val="00385FDE"/>
    <w:rsid w:val="003936B8"/>
    <w:rsid w:val="003956EC"/>
    <w:rsid w:val="003A1A05"/>
    <w:rsid w:val="003A24DE"/>
    <w:rsid w:val="003B37F2"/>
    <w:rsid w:val="003B3C55"/>
    <w:rsid w:val="003B6D06"/>
    <w:rsid w:val="003C08BF"/>
    <w:rsid w:val="003C26F2"/>
    <w:rsid w:val="003C358D"/>
    <w:rsid w:val="003C3E75"/>
    <w:rsid w:val="003C40FC"/>
    <w:rsid w:val="003C43C4"/>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17A"/>
    <w:rsid w:val="0043734E"/>
    <w:rsid w:val="00444C7B"/>
    <w:rsid w:val="00444EEC"/>
    <w:rsid w:val="00446D53"/>
    <w:rsid w:val="00447C26"/>
    <w:rsid w:val="00447F0D"/>
    <w:rsid w:val="00451BD1"/>
    <w:rsid w:val="0045573A"/>
    <w:rsid w:val="00456583"/>
    <w:rsid w:val="004567DA"/>
    <w:rsid w:val="00460447"/>
    <w:rsid w:val="0046124B"/>
    <w:rsid w:val="0046298D"/>
    <w:rsid w:val="004646F8"/>
    <w:rsid w:val="00464880"/>
    <w:rsid w:val="00465089"/>
    <w:rsid w:val="00467809"/>
    <w:rsid w:val="00470495"/>
    <w:rsid w:val="004736EE"/>
    <w:rsid w:val="00474E58"/>
    <w:rsid w:val="00480BDD"/>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B7A"/>
    <w:rsid w:val="004B3C7B"/>
    <w:rsid w:val="004B605E"/>
    <w:rsid w:val="004C1C10"/>
    <w:rsid w:val="004D1B86"/>
    <w:rsid w:val="004D1EA6"/>
    <w:rsid w:val="004D3604"/>
    <w:rsid w:val="004D55F1"/>
    <w:rsid w:val="004D7657"/>
    <w:rsid w:val="004E040E"/>
    <w:rsid w:val="004E1304"/>
    <w:rsid w:val="004E1888"/>
    <w:rsid w:val="004E4C1D"/>
    <w:rsid w:val="004E5C0A"/>
    <w:rsid w:val="004E6DBB"/>
    <w:rsid w:val="004F0AD1"/>
    <w:rsid w:val="004F18E5"/>
    <w:rsid w:val="004F4ECC"/>
    <w:rsid w:val="004F51F5"/>
    <w:rsid w:val="005011E3"/>
    <w:rsid w:val="005014F1"/>
    <w:rsid w:val="005016AA"/>
    <w:rsid w:val="00510B1C"/>
    <w:rsid w:val="00510DEA"/>
    <w:rsid w:val="005112B2"/>
    <w:rsid w:val="00511ADE"/>
    <w:rsid w:val="00512053"/>
    <w:rsid w:val="00512C48"/>
    <w:rsid w:val="00515FF5"/>
    <w:rsid w:val="005160A1"/>
    <w:rsid w:val="0052179B"/>
    <w:rsid w:val="00521FBC"/>
    <w:rsid w:val="00522640"/>
    <w:rsid w:val="005230E8"/>
    <w:rsid w:val="0053039D"/>
    <w:rsid w:val="00530CB6"/>
    <w:rsid w:val="0053271A"/>
    <w:rsid w:val="00532DCE"/>
    <w:rsid w:val="0053304D"/>
    <w:rsid w:val="00534966"/>
    <w:rsid w:val="00535AF7"/>
    <w:rsid w:val="00535CD6"/>
    <w:rsid w:val="00541FC6"/>
    <w:rsid w:val="00542A29"/>
    <w:rsid w:val="00542D9F"/>
    <w:rsid w:val="00543713"/>
    <w:rsid w:val="005448E6"/>
    <w:rsid w:val="00544D3F"/>
    <w:rsid w:val="00546E0C"/>
    <w:rsid w:val="005508B3"/>
    <w:rsid w:val="005510B8"/>
    <w:rsid w:val="0055197C"/>
    <w:rsid w:val="00555EF2"/>
    <w:rsid w:val="005571BB"/>
    <w:rsid w:val="005578C8"/>
    <w:rsid w:val="005649E5"/>
    <w:rsid w:val="00565CCA"/>
    <w:rsid w:val="005679A3"/>
    <w:rsid w:val="00572560"/>
    <w:rsid w:val="0057689C"/>
    <w:rsid w:val="0058047C"/>
    <w:rsid w:val="00581AD6"/>
    <w:rsid w:val="00585357"/>
    <w:rsid w:val="005909F6"/>
    <w:rsid w:val="00592425"/>
    <w:rsid w:val="00592F8C"/>
    <w:rsid w:val="00595E6F"/>
    <w:rsid w:val="005A331A"/>
    <w:rsid w:val="005A5F2A"/>
    <w:rsid w:val="005A7CE8"/>
    <w:rsid w:val="005B1276"/>
    <w:rsid w:val="005B2F96"/>
    <w:rsid w:val="005B3AA7"/>
    <w:rsid w:val="005C3B77"/>
    <w:rsid w:val="005D0725"/>
    <w:rsid w:val="005D5D42"/>
    <w:rsid w:val="005D7378"/>
    <w:rsid w:val="005E3FAC"/>
    <w:rsid w:val="005E4733"/>
    <w:rsid w:val="005F015B"/>
    <w:rsid w:val="005F09D0"/>
    <w:rsid w:val="005F1E5D"/>
    <w:rsid w:val="005F3691"/>
    <w:rsid w:val="005F40F3"/>
    <w:rsid w:val="005F4FB1"/>
    <w:rsid w:val="00603E79"/>
    <w:rsid w:val="00605BB7"/>
    <w:rsid w:val="00606B71"/>
    <w:rsid w:val="006074AF"/>
    <w:rsid w:val="006124A0"/>
    <w:rsid w:val="006128C3"/>
    <w:rsid w:val="00615044"/>
    <w:rsid w:val="00615156"/>
    <w:rsid w:val="00615A88"/>
    <w:rsid w:val="00616F89"/>
    <w:rsid w:val="00620FB3"/>
    <w:rsid w:val="0062334B"/>
    <w:rsid w:val="00623B03"/>
    <w:rsid w:val="00625359"/>
    <w:rsid w:val="006257D5"/>
    <w:rsid w:val="0062593C"/>
    <w:rsid w:val="00626C27"/>
    <w:rsid w:val="006300EA"/>
    <w:rsid w:val="0063524E"/>
    <w:rsid w:val="006353D2"/>
    <w:rsid w:val="006354E1"/>
    <w:rsid w:val="006355EB"/>
    <w:rsid w:val="00635EC9"/>
    <w:rsid w:val="00644602"/>
    <w:rsid w:val="0064528F"/>
    <w:rsid w:val="00654B43"/>
    <w:rsid w:val="00655218"/>
    <w:rsid w:val="00655FCD"/>
    <w:rsid w:val="00656A2D"/>
    <w:rsid w:val="00657586"/>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182E"/>
    <w:rsid w:val="006C210E"/>
    <w:rsid w:val="006D1120"/>
    <w:rsid w:val="006D1F67"/>
    <w:rsid w:val="006D576D"/>
    <w:rsid w:val="006D62B3"/>
    <w:rsid w:val="006E673C"/>
    <w:rsid w:val="006E7E08"/>
    <w:rsid w:val="006F076E"/>
    <w:rsid w:val="006F1DF7"/>
    <w:rsid w:val="006F25FF"/>
    <w:rsid w:val="006F3F90"/>
    <w:rsid w:val="006F68BD"/>
    <w:rsid w:val="006F7660"/>
    <w:rsid w:val="007015A4"/>
    <w:rsid w:val="007017E5"/>
    <w:rsid w:val="0070455A"/>
    <w:rsid w:val="00704BA8"/>
    <w:rsid w:val="007123A2"/>
    <w:rsid w:val="007124CB"/>
    <w:rsid w:val="00715903"/>
    <w:rsid w:val="0071685F"/>
    <w:rsid w:val="00721E60"/>
    <w:rsid w:val="00727955"/>
    <w:rsid w:val="00732386"/>
    <w:rsid w:val="00734327"/>
    <w:rsid w:val="007412D0"/>
    <w:rsid w:val="007431A9"/>
    <w:rsid w:val="007462ED"/>
    <w:rsid w:val="0074690C"/>
    <w:rsid w:val="0074763B"/>
    <w:rsid w:val="00752AD4"/>
    <w:rsid w:val="007531BC"/>
    <w:rsid w:val="00753B16"/>
    <w:rsid w:val="0075757E"/>
    <w:rsid w:val="007575ED"/>
    <w:rsid w:val="00757EFB"/>
    <w:rsid w:val="0076258A"/>
    <w:rsid w:val="00765A99"/>
    <w:rsid w:val="007766D1"/>
    <w:rsid w:val="0078049A"/>
    <w:rsid w:val="007811C5"/>
    <w:rsid w:val="007829C4"/>
    <w:rsid w:val="007933C8"/>
    <w:rsid w:val="007941D4"/>
    <w:rsid w:val="00794BD0"/>
    <w:rsid w:val="00796ABC"/>
    <w:rsid w:val="007A1113"/>
    <w:rsid w:val="007A3857"/>
    <w:rsid w:val="007A3915"/>
    <w:rsid w:val="007A6C6D"/>
    <w:rsid w:val="007A70CF"/>
    <w:rsid w:val="007B4357"/>
    <w:rsid w:val="007B4623"/>
    <w:rsid w:val="007B5514"/>
    <w:rsid w:val="007B6CB0"/>
    <w:rsid w:val="007B71C2"/>
    <w:rsid w:val="007B78E9"/>
    <w:rsid w:val="007C0274"/>
    <w:rsid w:val="007C4B05"/>
    <w:rsid w:val="007D0239"/>
    <w:rsid w:val="007D0AF9"/>
    <w:rsid w:val="007D2C99"/>
    <w:rsid w:val="007D35EA"/>
    <w:rsid w:val="007D3CB5"/>
    <w:rsid w:val="007E00DC"/>
    <w:rsid w:val="007E1381"/>
    <w:rsid w:val="007E467E"/>
    <w:rsid w:val="007E47FE"/>
    <w:rsid w:val="007E4ED3"/>
    <w:rsid w:val="007E7429"/>
    <w:rsid w:val="007E7633"/>
    <w:rsid w:val="007F10F7"/>
    <w:rsid w:val="007F2602"/>
    <w:rsid w:val="007F7B11"/>
    <w:rsid w:val="00801A2A"/>
    <w:rsid w:val="008034E2"/>
    <w:rsid w:val="008066A4"/>
    <w:rsid w:val="00806A35"/>
    <w:rsid w:val="00806D51"/>
    <w:rsid w:val="00810083"/>
    <w:rsid w:val="00816060"/>
    <w:rsid w:val="00820F4B"/>
    <w:rsid w:val="008211E8"/>
    <w:rsid w:val="008252B9"/>
    <w:rsid w:val="008273B8"/>
    <w:rsid w:val="008307E0"/>
    <w:rsid w:val="0083160D"/>
    <w:rsid w:val="0083278F"/>
    <w:rsid w:val="00832D91"/>
    <w:rsid w:val="00835013"/>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8F0ABD"/>
    <w:rsid w:val="0090442B"/>
    <w:rsid w:val="00904C89"/>
    <w:rsid w:val="0090548E"/>
    <w:rsid w:val="00905B8E"/>
    <w:rsid w:val="0090682F"/>
    <w:rsid w:val="00911077"/>
    <w:rsid w:val="00913D98"/>
    <w:rsid w:val="00920033"/>
    <w:rsid w:val="009211E8"/>
    <w:rsid w:val="00925226"/>
    <w:rsid w:val="00927762"/>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6E7"/>
    <w:rsid w:val="00975027"/>
    <w:rsid w:val="00977496"/>
    <w:rsid w:val="00980BF1"/>
    <w:rsid w:val="00981FD8"/>
    <w:rsid w:val="00984BF3"/>
    <w:rsid w:val="00985BA2"/>
    <w:rsid w:val="00992AD4"/>
    <w:rsid w:val="009A03E5"/>
    <w:rsid w:val="009A10F2"/>
    <w:rsid w:val="009A1EA9"/>
    <w:rsid w:val="009A2CC7"/>
    <w:rsid w:val="009A56CE"/>
    <w:rsid w:val="009A5A3B"/>
    <w:rsid w:val="009B0AEB"/>
    <w:rsid w:val="009B2A8B"/>
    <w:rsid w:val="009C4D21"/>
    <w:rsid w:val="009C6402"/>
    <w:rsid w:val="009D2B3B"/>
    <w:rsid w:val="009D4468"/>
    <w:rsid w:val="009D5CB4"/>
    <w:rsid w:val="009E18FF"/>
    <w:rsid w:val="009E22E6"/>
    <w:rsid w:val="009E5D59"/>
    <w:rsid w:val="009E7D50"/>
    <w:rsid w:val="009F094E"/>
    <w:rsid w:val="009F0B55"/>
    <w:rsid w:val="009F1B67"/>
    <w:rsid w:val="009F26B9"/>
    <w:rsid w:val="009F4314"/>
    <w:rsid w:val="00A01D6A"/>
    <w:rsid w:val="00A023C0"/>
    <w:rsid w:val="00A107A8"/>
    <w:rsid w:val="00A115A4"/>
    <w:rsid w:val="00A11C48"/>
    <w:rsid w:val="00A17BA5"/>
    <w:rsid w:val="00A24447"/>
    <w:rsid w:val="00A24FA4"/>
    <w:rsid w:val="00A26D65"/>
    <w:rsid w:val="00A2781C"/>
    <w:rsid w:val="00A27DE3"/>
    <w:rsid w:val="00A331F1"/>
    <w:rsid w:val="00A4101F"/>
    <w:rsid w:val="00A42E9E"/>
    <w:rsid w:val="00A455E9"/>
    <w:rsid w:val="00A45B54"/>
    <w:rsid w:val="00A47973"/>
    <w:rsid w:val="00A506B6"/>
    <w:rsid w:val="00A5170D"/>
    <w:rsid w:val="00A52E87"/>
    <w:rsid w:val="00A61D2E"/>
    <w:rsid w:val="00A6371B"/>
    <w:rsid w:val="00A66C32"/>
    <w:rsid w:val="00A679CC"/>
    <w:rsid w:val="00A70376"/>
    <w:rsid w:val="00A72170"/>
    <w:rsid w:val="00A73A86"/>
    <w:rsid w:val="00A7774F"/>
    <w:rsid w:val="00A80B46"/>
    <w:rsid w:val="00A836B6"/>
    <w:rsid w:val="00A849B9"/>
    <w:rsid w:val="00A87E00"/>
    <w:rsid w:val="00A92AE2"/>
    <w:rsid w:val="00AA0F53"/>
    <w:rsid w:val="00AB0A28"/>
    <w:rsid w:val="00AB3A97"/>
    <w:rsid w:val="00AB4D65"/>
    <w:rsid w:val="00AB5AE0"/>
    <w:rsid w:val="00AB7975"/>
    <w:rsid w:val="00AC4C15"/>
    <w:rsid w:val="00AC6F4B"/>
    <w:rsid w:val="00AD21C2"/>
    <w:rsid w:val="00AD3111"/>
    <w:rsid w:val="00AD587D"/>
    <w:rsid w:val="00AE18BD"/>
    <w:rsid w:val="00AE4B25"/>
    <w:rsid w:val="00AF1351"/>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5733F"/>
    <w:rsid w:val="00B61627"/>
    <w:rsid w:val="00B61F41"/>
    <w:rsid w:val="00B620E4"/>
    <w:rsid w:val="00B627A1"/>
    <w:rsid w:val="00B66571"/>
    <w:rsid w:val="00B738E0"/>
    <w:rsid w:val="00B73B24"/>
    <w:rsid w:val="00B74CAC"/>
    <w:rsid w:val="00B74EDB"/>
    <w:rsid w:val="00B75DF3"/>
    <w:rsid w:val="00B77377"/>
    <w:rsid w:val="00B83D6A"/>
    <w:rsid w:val="00B85107"/>
    <w:rsid w:val="00B86EEA"/>
    <w:rsid w:val="00B87011"/>
    <w:rsid w:val="00B9096C"/>
    <w:rsid w:val="00B92A07"/>
    <w:rsid w:val="00B92ADB"/>
    <w:rsid w:val="00B92C1D"/>
    <w:rsid w:val="00B95601"/>
    <w:rsid w:val="00B95A1D"/>
    <w:rsid w:val="00B95CE6"/>
    <w:rsid w:val="00B95EA3"/>
    <w:rsid w:val="00B97528"/>
    <w:rsid w:val="00BA1483"/>
    <w:rsid w:val="00BA1C19"/>
    <w:rsid w:val="00BA63C6"/>
    <w:rsid w:val="00BB5FE8"/>
    <w:rsid w:val="00BB6DD5"/>
    <w:rsid w:val="00BB7052"/>
    <w:rsid w:val="00BC0812"/>
    <w:rsid w:val="00BC0B20"/>
    <w:rsid w:val="00BC1B2E"/>
    <w:rsid w:val="00BC47BD"/>
    <w:rsid w:val="00BC71DF"/>
    <w:rsid w:val="00BD0FD4"/>
    <w:rsid w:val="00BD12EE"/>
    <w:rsid w:val="00BD1984"/>
    <w:rsid w:val="00BD1B68"/>
    <w:rsid w:val="00BD6AA4"/>
    <w:rsid w:val="00BE01FD"/>
    <w:rsid w:val="00BE3DC1"/>
    <w:rsid w:val="00BF02AB"/>
    <w:rsid w:val="00BF669F"/>
    <w:rsid w:val="00C00451"/>
    <w:rsid w:val="00C00B73"/>
    <w:rsid w:val="00C01930"/>
    <w:rsid w:val="00C07790"/>
    <w:rsid w:val="00C104D5"/>
    <w:rsid w:val="00C10EB9"/>
    <w:rsid w:val="00C1436B"/>
    <w:rsid w:val="00C14CE1"/>
    <w:rsid w:val="00C15F89"/>
    <w:rsid w:val="00C2058D"/>
    <w:rsid w:val="00C25E5A"/>
    <w:rsid w:val="00C25FEE"/>
    <w:rsid w:val="00C32CF1"/>
    <w:rsid w:val="00C37192"/>
    <w:rsid w:val="00C4034F"/>
    <w:rsid w:val="00C4391B"/>
    <w:rsid w:val="00C4506E"/>
    <w:rsid w:val="00C5089A"/>
    <w:rsid w:val="00C52AF0"/>
    <w:rsid w:val="00C52C4A"/>
    <w:rsid w:val="00C53FC7"/>
    <w:rsid w:val="00C57876"/>
    <w:rsid w:val="00C60B0E"/>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1481"/>
    <w:rsid w:val="00CE2C5F"/>
    <w:rsid w:val="00CE444E"/>
    <w:rsid w:val="00CE78AB"/>
    <w:rsid w:val="00CF1C90"/>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409D"/>
    <w:rsid w:val="00D651A9"/>
    <w:rsid w:val="00D65953"/>
    <w:rsid w:val="00D7149B"/>
    <w:rsid w:val="00D764A4"/>
    <w:rsid w:val="00D8048B"/>
    <w:rsid w:val="00D847DC"/>
    <w:rsid w:val="00D84C85"/>
    <w:rsid w:val="00D86851"/>
    <w:rsid w:val="00D86E25"/>
    <w:rsid w:val="00D90047"/>
    <w:rsid w:val="00D922E6"/>
    <w:rsid w:val="00D93897"/>
    <w:rsid w:val="00D94B04"/>
    <w:rsid w:val="00D95A0D"/>
    <w:rsid w:val="00D96BF6"/>
    <w:rsid w:val="00DA05AD"/>
    <w:rsid w:val="00DA0B4C"/>
    <w:rsid w:val="00DA4256"/>
    <w:rsid w:val="00DA4F06"/>
    <w:rsid w:val="00DA646B"/>
    <w:rsid w:val="00DB0156"/>
    <w:rsid w:val="00DB1E8B"/>
    <w:rsid w:val="00DB21BA"/>
    <w:rsid w:val="00DB5095"/>
    <w:rsid w:val="00DB6339"/>
    <w:rsid w:val="00DC052B"/>
    <w:rsid w:val="00DC1012"/>
    <w:rsid w:val="00DC1DD1"/>
    <w:rsid w:val="00DC4E50"/>
    <w:rsid w:val="00DC6C85"/>
    <w:rsid w:val="00DD24A7"/>
    <w:rsid w:val="00DD547B"/>
    <w:rsid w:val="00DD6D91"/>
    <w:rsid w:val="00DD6F91"/>
    <w:rsid w:val="00DE08AD"/>
    <w:rsid w:val="00DE3C3D"/>
    <w:rsid w:val="00DE47A0"/>
    <w:rsid w:val="00DE597E"/>
    <w:rsid w:val="00DF14DA"/>
    <w:rsid w:val="00DF4299"/>
    <w:rsid w:val="00DF4492"/>
    <w:rsid w:val="00DF6A96"/>
    <w:rsid w:val="00E00F30"/>
    <w:rsid w:val="00E01A0A"/>
    <w:rsid w:val="00E04A60"/>
    <w:rsid w:val="00E051BA"/>
    <w:rsid w:val="00E06591"/>
    <w:rsid w:val="00E10F81"/>
    <w:rsid w:val="00E11989"/>
    <w:rsid w:val="00E16D50"/>
    <w:rsid w:val="00E178AC"/>
    <w:rsid w:val="00E17954"/>
    <w:rsid w:val="00E20EC6"/>
    <w:rsid w:val="00E21B6D"/>
    <w:rsid w:val="00E235E0"/>
    <w:rsid w:val="00E25C08"/>
    <w:rsid w:val="00E25F5B"/>
    <w:rsid w:val="00E2784D"/>
    <w:rsid w:val="00E30462"/>
    <w:rsid w:val="00E30C59"/>
    <w:rsid w:val="00E32EFD"/>
    <w:rsid w:val="00E33EC2"/>
    <w:rsid w:val="00E34150"/>
    <w:rsid w:val="00E3703E"/>
    <w:rsid w:val="00E40407"/>
    <w:rsid w:val="00E42EF7"/>
    <w:rsid w:val="00E43D61"/>
    <w:rsid w:val="00E44B96"/>
    <w:rsid w:val="00E44CBC"/>
    <w:rsid w:val="00E53785"/>
    <w:rsid w:val="00E54166"/>
    <w:rsid w:val="00E55C3C"/>
    <w:rsid w:val="00E579C3"/>
    <w:rsid w:val="00E62A71"/>
    <w:rsid w:val="00E64A5B"/>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6ECD"/>
    <w:rsid w:val="00EA7905"/>
    <w:rsid w:val="00EB1C18"/>
    <w:rsid w:val="00EB30FB"/>
    <w:rsid w:val="00EB3388"/>
    <w:rsid w:val="00EB4454"/>
    <w:rsid w:val="00EB45D7"/>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6EE1"/>
    <w:rsid w:val="00F07CA9"/>
    <w:rsid w:val="00F102DD"/>
    <w:rsid w:val="00F10761"/>
    <w:rsid w:val="00F1332A"/>
    <w:rsid w:val="00F1639A"/>
    <w:rsid w:val="00F16B03"/>
    <w:rsid w:val="00F22A85"/>
    <w:rsid w:val="00F277E6"/>
    <w:rsid w:val="00F301EB"/>
    <w:rsid w:val="00F303D4"/>
    <w:rsid w:val="00F33810"/>
    <w:rsid w:val="00F341F9"/>
    <w:rsid w:val="00F34818"/>
    <w:rsid w:val="00F41142"/>
    <w:rsid w:val="00F50618"/>
    <w:rsid w:val="00F51123"/>
    <w:rsid w:val="00F5375B"/>
    <w:rsid w:val="00F54C13"/>
    <w:rsid w:val="00F601D2"/>
    <w:rsid w:val="00F60EB8"/>
    <w:rsid w:val="00F633B9"/>
    <w:rsid w:val="00F64E1C"/>
    <w:rsid w:val="00F66421"/>
    <w:rsid w:val="00F67FB8"/>
    <w:rsid w:val="00F71F18"/>
    <w:rsid w:val="00F735FF"/>
    <w:rsid w:val="00F738EE"/>
    <w:rsid w:val="00F752B1"/>
    <w:rsid w:val="00F75A02"/>
    <w:rsid w:val="00F80224"/>
    <w:rsid w:val="00F806EE"/>
    <w:rsid w:val="00F81EA0"/>
    <w:rsid w:val="00F836FD"/>
    <w:rsid w:val="00F90B5D"/>
    <w:rsid w:val="00F9223C"/>
    <w:rsid w:val="00F92611"/>
    <w:rsid w:val="00F96D8D"/>
    <w:rsid w:val="00F96F3A"/>
    <w:rsid w:val="00F978AB"/>
    <w:rsid w:val="00FA2CF4"/>
    <w:rsid w:val="00FA41AC"/>
    <w:rsid w:val="00FA4C08"/>
    <w:rsid w:val="00FA6257"/>
    <w:rsid w:val="00FA696A"/>
    <w:rsid w:val="00FB184D"/>
    <w:rsid w:val="00FB2EFE"/>
    <w:rsid w:val="00FB3B7C"/>
    <w:rsid w:val="00FB6A00"/>
    <w:rsid w:val="00FC0416"/>
    <w:rsid w:val="00FC206D"/>
    <w:rsid w:val="00FC4193"/>
    <w:rsid w:val="00FC5D75"/>
    <w:rsid w:val="00FD0055"/>
    <w:rsid w:val="00FD24FC"/>
    <w:rsid w:val="00FD3596"/>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2"/>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 w:type="numbering" w:customStyle="1" w:styleId="Elencocorrente1">
    <w:name w:val="Elenco corrente1"/>
    <w:uiPriority w:val="99"/>
    <w:rsid w:val="00DD6F9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605386539">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yperlink" Target="mailto:***@**.**"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hyperlink" Target="mailt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microsoft.com/office/2011/relationships/commentsExtended" Target="commentsExtended.xml"/><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4.xml><?xml version="1.0" encoding="utf-8"?>
<ds:datastoreItem xmlns:ds="http://schemas.openxmlformats.org/officeDocument/2006/customXml" ds:itemID="{ACA55C85-17E6-415D-97DD-E01FDE40F5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48</Pages>
  <Words>6076</Words>
  <Characters>34637</Characters>
  <Application>Microsoft Office Word</Application>
  <DocSecurity>0</DocSecurity>
  <Lines>288</Lines>
  <Paragraphs>81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40632</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36</cp:revision>
  <cp:lastPrinted>1900-01-01T08:00:00Z</cp:lastPrinted>
  <dcterms:created xsi:type="dcterms:W3CDTF">2023-12-16T00:52:00Z</dcterms:created>
  <dcterms:modified xsi:type="dcterms:W3CDTF">2024-01-16T17:16:00Z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