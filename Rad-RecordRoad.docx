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5E3EF6" w14:textId="77777777" w:rsidR="008B36D5" w:rsidRDefault="008B36D5"/>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637"/>
      </w:tblGrid>
      <w:tr w:rsidR="008B36D5" w14:paraId="08AA7E57" w14:textId="77777777">
        <w:trPr>
          <w:trHeight w:val="480"/>
        </w:trPr>
        <w:tc>
          <w:tcPr>
            <w:tcW w:w="9637" w:type="dxa"/>
            <w:vMerge w:val="restart"/>
            <w:tcBorders>
              <w:top w:val="single" w:sz="1" w:space="0" w:color="000000"/>
              <w:left w:val="single" w:sz="1" w:space="0" w:color="000000"/>
              <w:bottom w:val="single" w:sz="1" w:space="0" w:color="000000"/>
              <w:right w:val="single" w:sz="1" w:space="0" w:color="000000"/>
            </w:tcBorders>
          </w:tcPr>
          <w:p w14:paraId="5FA263DE" w14:textId="77777777" w:rsidR="008B36D5" w:rsidRDefault="008B36D5">
            <w:pPr>
              <w:rPr>
                <w:rFonts w:ascii="Arial" w:hAnsi="Arial"/>
                <w:b/>
                <w:sz w:val="40"/>
              </w:rPr>
            </w:pPr>
          </w:p>
          <w:p w14:paraId="73DE2931" w14:textId="77777777" w:rsidR="008B36D5" w:rsidRDefault="008B36D5">
            <w:pPr>
              <w:jc w:val="right"/>
              <w:rPr>
                <w:rFonts w:ascii="Arial" w:hAnsi="Arial"/>
                <w:b/>
              </w:rPr>
            </w:pPr>
            <w:r>
              <w:rPr>
                <w:rFonts w:ascii="Arial" w:hAnsi="Arial"/>
                <w:b/>
                <w:sz w:val="40"/>
              </w:rPr>
              <w:t>Università degli Studi di Salerno</w:t>
            </w:r>
            <w:r>
              <w:rPr>
                <w:rFonts w:ascii="Arial" w:hAnsi="Arial"/>
                <w:b/>
                <w:sz w:val="40"/>
              </w:rPr>
              <w:br/>
            </w:r>
            <w:r>
              <w:rPr>
                <w:rFonts w:ascii="Arial" w:hAnsi="Arial"/>
                <w:b/>
              </w:rPr>
              <w:t>Corso di Ingegneria del Software</w:t>
            </w:r>
          </w:p>
          <w:p w14:paraId="2CDF2C12" w14:textId="77777777" w:rsidR="008B36D5" w:rsidRDefault="008B36D5">
            <w:pPr>
              <w:jc w:val="right"/>
              <w:rPr>
                <w:rFonts w:ascii="Arial" w:hAnsi="Arial"/>
                <w:b/>
                <w:sz w:val="40"/>
              </w:rPr>
            </w:pPr>
          </w:p>
        </w:tc>
      </w:tr>
    </w:tbl>
    <w:p w14:paraId="0FBD943E" w14:textId="77777777" w:rsidR="008B36D5" w:rsidRDefault="008B36D5"/>
    <w:p w14:paraId="76ECD0AF" w14:textId="77777777" w:rsidR="008B36D5" w:rsidRDefault="008B36D5"/>
    <w:p w14:paraId="760EB252" w14:textId="77777777" w:rsidR="008B36D5" w:rsidRDefault="008B36D5"/>
    <w:p w14:paraId="2CDBF198" w14:textId="77777777" w:rsidR="008B36D5" w:rsidRDefault="008B36D5"/>
    <w:p w14:paraId="2E65B5DC" w14:textId="21EBDF84" w:rsidR="001765AE" w:rsidRPr="002372F3" w:rsidRDefault="00324C42" w:rsidP="002372F3">
      <w:pPr>
        <w:tabs>
          <w:tab w:val="left" w:pos="3015"/>
          <w:tab w:val="left" w:pos="3195"/>
          <w:tab w:val="center" w:pos="4998"/>
          <w:tab w:val="center" w:pos="5359"/>
        </w:tabs>
        <w:jc w:val="right"/>
        <w:rPr>
          <w:rFonts w:ascii="Arial" w:hAnsi="Arial"/>
          <w:b/>
          <w:sz w:val="36"/>
          <w:lang w:val="en-GB"/>
        </w:rPr>
      </w:pPr>
      <w:r w:rsidRPr="00324C42">
        <w:rPr>
          <w:rFonts w:ascii="Arial" w:hAnsi="Arial"/>
          <w:b/>
          <w:sz w:val="36"/>
          <w:lang w:val="en-GB"/>
        </w:rPr>
        <w:t>Record Road</w:t>
      </w:r>
      <w:r w:rsidR="008B36D5" w:rsidRPr="00324C42">
        <w:rPr>
          <w:rFonts w:ascii="Arial" w:hAnsi="Arial"/>
          <w:b/>
          <w:sz w:val="36"/>
          <w:lang w:val="en-GB"/>
        </w:rPr>
        <w:br/>
      </w:r>
      <w:r w:rsidR="00796ABC" w:rsidRPr="00A9160C">
        <w:rPr>
          <w:rFonts w:ascii="Arial" w:hAnsi="Arial" w:cs="Arial"/>
          <w:b/>
          <w:sz w:val="36"/>
          <w:szCs w:val="36"/>
          <w:lang w:val="en-US"/>
        </w:rPr>
        <w:t>Requirement Analysis Document</w:t>
      </w:r>
      <w:r w:rsidR="008B36D5" w:rsidRPr="00324C42">
        <w:rPr>
          <w:rFonts w:ascii="Arial" w:hAnsi="Arial"/>
          <w:b/>
          <w:sz w:val="36"/>
          <w:lang w:val="en-GB"/>
        </w:rPr>
        <w:br/>
      </w:r>
      <w:proofErr w:type="spellStart"/>
      <w:r w:rsidR="008B36D5" w:rsidRPr="00324C42">
        <w:rPr>
          <w:rFonts w:ascii="Arial" w:hAnsi="Arial"/>
          <w:b/>
          <w:sz w:val="36"/>
          <w:lang w:val="en-GB"/>
        </w:rPr>
        <w:t>Versione</w:t>
      </w:r>
      <w:proofErr w:type="spellEnd"/>
      <w:r w:rsidR="008B36D5" w:rsidRPr="00324C42">
        <w:rPr>
          <w:rFonts w:ascii="Arial" w:hAnsi="Arial"/>
          <w:b/>
          <w:sz w:val="36"/>
          <w:lang w:val="en-GB"/>
        </w:rPr>
        <w:t xml:space="preserve"> </w:t>
      </w:r>
      <w:r w:rsidR="007A3915" w:rsidRPr="00870C17">
        <w:rPr>
          <w:rFonts w:ascii="Arial" w:hAnsi="Arial"/>
          <w:b/>
          <w:sz w:val="36"/>
          <w:lang w:val="en-GB"/>
        </w:rPr>
        <w:t>1</w:t>
      </w:r>
      <w:r w:rsidRPr="00870C17">
        <w:rPr>
          <w:rFonts w:ascii="Arial" w:hAnsi="Arial"/>
          <w:b/>
          <w:sz w:val="36"/>
          <w:lang w:val="en-GB"/>
        </w:rPr>
        <w:t>.5</w:t>
      </w:r>
      <w:r w:rsidR="008B36D5" w:rsidRPr="00324C42">
        <w:rPr>
          <w:rFonts w:ascii="Arial" w:hAnsi="Arial"/>
          <w:b/>
          <w:sz w:val="36"/>
          <w:lang w:val="en-GB"/>
        </w:rPr>
        <w:br/>
      </w:r>
    </w:p>
    <w:p w14:paraId="0EFE7A90" w14:textId="77777777" w:rsidR="001765AE" w:rsidRPr="0062334B" w:rsidRDefault="001765AE" w:rsidP="001765AE">
      <w:pPr>
        <w:rPr>
          <w:b/>
          <w:color w:val="FF0000"/>
          <w:sz w:val="36"/>
          <w:szCs w:val="36"/>
          <w:lang w:val="en-GB"/>
        </w:rPr>
      </w:pPr>
    </w:p>
    <w:p w14:paraId="39B5244C" w14:textId="43C6C0C5" w:rsidR="001765AE" w:rsidRDefault="00467809" w:rsidP="50897705">
      <w:pPr>
        <w:jc w:val="center"/>
        <w:rPr>
          <w:b/>
          <w:bCs/>
          <w:color w:val="FF0000"/>
          <w:sz w:val="28"/>
          <w:szCs w:val="28"/>
        </w:rPr>
      </w:pPr>
      <w:r>
        <w:rPr>
          <w:noProof/>
        </w:rPr>
        <w:drawing>
          <wp:inline distT="0" distB="0" distL="0" distR="0" wp14:anchorId="33C8F826" wp14:editId="7E0C9540">
            <wp:extent cx="5210175" cy="4010025"/>
            <wp:effectExtent l="0" t="0" r="0" b="0"/>
            <wp:docPr id="1" name="Immagin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10175" cy="4010025"/>
                    </a:xfrm>
                    <a:prstGeom prst="rect">
                      <a:avLst/>
                    </a:prstGeom>
                    <a:noFill/>
                    <a:ln>
                      <a:noFill/>
                    </a:ln>
                  </pic:spPr>
                </pic:pic>
              </a:graphicData>
            </a:graphic>
          </wp:inline>
        </w:drawing>
      </w:r>
    </w:p>
    <w:p w14:paraId="753E3FEA" w14:textId="77777777" w:rsidR="001765AE" w:rsidRDefault="001765AE" w:rsidP="001765AE">
      <w:pPr>
        <w:jc w:val="center"/>
        <w:rPr>
          <w:b/>
          <w:color w:val="FF0000"/>
          <w:sz w:val="28"/>
          <w:szCs w:val="28"/>
        </w:rPr>
      </w:pPr>
    </w:p>
    <w:p w14:paraId="7026D8B5" w14:textId="77777777" w:rsidR="001765AE" w:rsidRDefault="001765AE" w:rsidP="001765AE"/>
    <w:p w14:paraId="1D549CC1" w14:textId="77777777" w:rsidR="008B36D5" w:rsidRDefault="008B36D5" w:rsidP="001765AE">
      <w:pPr>
        <w:rPr>
          <w:rFonts w:ascii="Arial" w:hAnsi="Arial"/>
          <w:b/>
          <w:sz w:val="36"/>
        </w:rPr>
      </w:pPr>
    </w:p>
    <w:p w14:paraId="520E5B79" w14:textId="77777777" w:rsidR="008B36D5" w:rsidRDefault="008B36D5">
      <w:pPr>
        <w:jc w:val="center"/>
      </w:pPr>
    </w:p>
    <w:p w14:paraId="0BD8161D" w14:textId="77777777" w:rsidR="008B36D5" w:rsidRDefault="008B36D5">
      <w:pPr>
        <w:jc w:val="center"/>
      </w:pPr>
    </w:p>
    <w:p w14:paraId="7BD51240" w14:textId="3529B7AE" w:rsidR="008B36D5" w:rsidRDefault="008B36D5" w:rsidP="001B500F">
      <w:pPr>
        <w:jc w:val="center"/>
        <w:rPr>
          <w:sz w:val="32"/>
        </w:rPr>
      </w:pPr>
      <w:r>
        <w:rPr>
          <w:sz w:val="32"/>
        </w:rPr>
        <w:t xml:space="preserve">Data: </w:t>
      </w:r>
      <w:r w:rsidR="00324C42">
        <w:rPr>
          <w:sz w:val="32"/>
        </w:rPr>
        <w:t>13/10/2023</w:t>
      </w:r>
    </w:p>
    <w:p w14:paraId="382A1889" w14:textId="77777777" w:rsidR="00B51734" w:rsidRDefault="00B51734" w:rsidP="001B500F">
      <w:pPr>
        <w:jc w:val="center"/>
        <w:rPr>
          <w:sz w:val="32"/>
        </w:rPr>
      </w:pPr>
    </w:p>
    <w:p w14:paraId="53453ABC" w14:textId="77777777" w:rsidR="00B51734" w:rsidRDefault="00B51734" w:rsidP="00B51734">
      <w:pPr>
        <w:jc w:val="center"/>
        <w:rPr>
          <w:sz w:val="32"/>
        </w:rPr>
        <w:sectPr w:rsidR="00B51734">
          <w:headerReference w:type="default" r:id="rId12"/>
          <w:footerReference w:type="even" r:id="rId13"/>
          <w:footerReference w:type="default" r:id="rId14"/>
          <w:footnotePr>
            <w:pos w:val="beneathText"/>
          </w:footnotePr>
          <w:pgSz w:w="11905" w:h="16837"/>
          <w:pgMar w:top="1134" w:right="1134" w:bottom="1134" w:left="1134" w:header="720" w:footer="720" w:gutter="0"/>
          <w:cols w:space="720"/>
          <w:formProt w:val="0"/>
          <w:docGrid w:linePitch="312" w:charSpace="-6145"/>
        </w:sectPr>
      </w:pPr>
    </w:p>
    <w:p w14:paraId="21EB2D7E" w14:textId="77777777" w:rsidR="008B36D5" w:rsidRDefault="008B36D5"/>
    <w:p w14:paraId="563D0EFE" w14:textId="77777777" w:rsidR="008B36D5" w:rsidRDefault="008B36D5"/>
    <w:p w14:paraId="7F750667" w14:textId="77777777" w:rsidR="008B36D5" w:rsidRDefault="008B36D5" w:rsidP="00A01D6A">
      <w:pPr>
        <w:jc w:val="center"/>
        <w:rPr>
          <w:b/>
        </w:rPr>
      </w:pPr>
      <w:r>
        <w:rPr>
          <w:b/>
        </w:rPr>
        <w:t>Coordinatore del progetto:</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6745"/>
        <w:gridCol w:w="2898"/>
      </w:tblGrid>
      <w:tr w:rsidR="008B36D5" w14:paraId="4483F4F1" w14:textId="77777777" w:rsidTr="00565CCA">
        <w:trPr>
          <w:trHeight w:val="230"/>
        </w:trPr>
        <w:tc>
          <w:tcPr>
            <w:tcW w:w="6745" w:type="dxa"/>
            <w:tcBorders>
              <w:top w:val="single" w:sz="1" w:space="0" w:color="000000"/>
              <w:left w:val="single" w:sz="1" w:space="0" w:color="000000"/>
              <w:bottom w:val="single" w:sz="1" w:space="0" w:color="000000"/>
            </w:tcBorders>
          </w:tcPr>
          <w:p w14:paraId="47839F58" w14:textId="77777777" w:rsidR="008B36D5" w:rsidRDefault="008B36D5">
            <w:pPr>
              <w:pStyle w:val="Intestazionetabella"/>
              <w:jc w:val="left"/>
              <w:rPr>
                <w:sz w:val="20"/>
              </w:rPr>
            </w:pPr>
            <w:r>
              <w:rPr>
                <w:sz w:val="20"/>
              </w:rPr>
              <w:t xml:space="preserve"> Nome</w:t>
            </w:r>
          </w:p>
        </w:tc>
        <w:tc>
          <w:tcPr>
            <w:tcW w:w="2898" w:type="dxa"/>
            <w:tcBorders>
              <w:top w:val="single" w:sz="1" w:space="0" w:color="000000"/>
              <w:left w:val="single" w:sz="1" w:space="0" w:color="000000"/>
              <w:bottom w:val="single" w:sz="1" w:space="0" w:color="000000"/>
              <w:right w:val="single" w:sz="1" w:space="0" w:color="000000"/>
            </w:tcBorders>
          </w:tcPr>
          <w:p w14:paraId="1F84CB9C" w14:textId="77777777" w:rsidR="008B36D5" w:rsidRDefault="008B36D5">
            <w:pPr>
              <w:pStyle w:val="Intestazionetabella"/>
              <w:jc w:val="left"/>
              <w:rPr>
                <w:sz w:val="20"/>
              </w:rPr>
            </w:pPr>
            <w:r>
              <w:rPr>
                <w:sz w:val="20"/>
              </w:rPr>
              <w:t xml:space="preserve"> Matricola</w:t>
            </w:r>
          </w:p>
        </w:tc>
      </w:tr>
      <w:tr w:rsidR="001765AE" w14:paraId="497956CA" w14:textId="77777777" w:rsidTr="00565CCA">
        <w:trPr>
          <w:trHeight w:val="230"/>
        </w:trPr>
        <w:tc>
          <w:tcPr>
            <w:tcW w:w="6745" w:type="dxa"/>
            <w:tcBorders>
              <w:left w:val="single" w:sz="1" w:space="0" w:color="000000"/>
              <w:bottom w:val="single" w:sz="1" w:space="0" w:color="000000"/>
            </w:tcBorders>
          </w:tcPr>
          <w:p w14:paraId="15589027" w14:textId="63CA31CC" w:rsidR="001765AE" w:rsidRDefault="00E579C3" w:rsidP="008B36D5">
            <w:pPr>
              <w:pStyle w:val="Contenutotabella"/>
              <w:rPr>
                <w:sz w:val="20"/>
              </w:rPr>
            </w:pPr>
            <w:r>
              <w:rPr>
                <w:sz w:val="20"/>
              </w:rPr>
              <w:t>Angelo Spataro</w:t>
            </w:r>
          </w:p>
        </w:tc>
        <w:tc>
          <w:tcPr>
            <w:tcW w:w="2898" w:type="dxa"/>
            <w:tcBorders>
              <w:left w:val="single" w:sz="1" w:space="0" w:color="000000"/>
              <w:bottom w:val="single" w:sz="1" w:space="0" w:color="000000"/>
              <w:right w:val="single" w:sz="1" w:space="0" w:color="000000"/>
            </w:tcBorders>
          </w:tcPr>
          <w:p w14:paraId="019EF067" w14:textId="03C05337" w:rsidR="001765AE" w:rsidRDefault="00615156" w:rsidP="008B36D5">
            <w:pPr>
              <w:pStyle w:val="Contenutotabella"/>
              <w:rPr>
                <w:sz w:val="20"/>
              </w:rPr>
            </w:pPr>
            <w:r>
              <w:rPr>
                <w:sz w:val="20"/>
              </w:rPr>
              <w:t>0512113830</w:t>
            </w:r>
          </w:p>
        </w:tc>
      </w:tr>
      <w:tr w:rsidR="001765AE" w14:paraId="4A45D8D4" w14:textId="77777777">
        <w:trPr>
          <w:trHeight w:val="230"/>
        </w:trPr>
        <w:tc>
          <w:tcPr>
            <w:tcW w:w="6745" w:type="dxa"/>
            <w:tcBorders>
              <w:left w:val="single" w:sz="1" w:space="0" w:color="000000"/>
              <w:bottom w:val="single" w:sz="1" w:space="0" w:color="000000"/>
            </w:tcBorders>
          </w:tcPr>
          <w:p w14:paraId="4F036624" w14:textId="30444571" w:rsidR="001765AE" w:rsidRDefault="00615156" w:rsidP="008B36D5">
            <w:pPr>
              <w:pStyle w:val="Contenutotabella"/>
              <w:rPr>
                <w:sz w:val="20"/>
              </w:rPr>
            </w:pPr>
            <w:r>
              <w:rPr>
                <w:sz w:val="20"/>
              </w:rPr>
              <w:t>Giuseppe Tommaso Spataro</w:t>
            </w:r>
          </w:p>
        </w:tc>
        <w:tc>
          <w:tcPr>
            <w:tcW w:w="2892" w:type="dxa"/>
            <w:tcBorders>
              <w:left w:val="single" w:sz="1" w:space="0" w:color="000000"/>
              <w:bottom w:val="single" w:sz="1" w:space="0" w:color="000000"/>
              <w:right w:val="single" w:sz="1" w:space="0" w:color="000000"/>
            </w:tcBorders>
          </w:tcPr>
          <w:p w14:paraId="50724174" w14:textId="3F270871" w:rsidR="001765AE" w:rsidRDefault="00E91BB2" w:rsidP="008B36D5">
            <w:pPr>
              <w:pStyle w:val="Contenutotabella"/>
              <w:rPr>
                <w:sz w:val="20"/>
              </w:rPr>
            </w:pPr>
            <w:r>
              <w:rPr>
                <w:sz w:val="20"/>
              </w:rPr>
              <w:t>05</w:t>
            </w:r>
            <w:r w:rsidR="004B0BBB">
              <w:rPr>
                <w:sz w:val="20"/>
              </w:rPr>
              <w:t>12116001</w:t>
            </w:r>
          </w:p>
        </w:tc>
      </w:tr>
      <w:tr w:rsidR="00565CCA" w:rsidRPr="0046342D" w14:paraId="0B081CE4" w14:textId="77777777" w:rsidTr="00565CCA">
        <w:trPr>
          <w:trHeight w:val="230"/>
        </w:trPr>
        <w:tc>
          <w:tcPr>
            <w:tcW w:w="6745" w:type="dxa"/>
            <w:tcBorders>
              <w:left w:val="single" w:sz="1" w:space="0" w:color="000000"/>
              <w:bottom w:val="single" w:sz="1" w:space="0" w:color="000000"/>
            </w:tcBorders>
          </w:tcPr>
          <w:p w14:paraId="3DD2A345" w14:textId="73003D06" w:rsidR="00565CCA" w:rsidRDefault="00870C17">
            <w:pPr>
              <w:pStyle w:val="Contenutotabella"/>
              <w:rPr>
                <w:sz w:val="20"/>
              </w:rPr>
            </w:pPr>
            <w:r>
              <w:rPr>
                <w:sz w:val="20"/>
              </w:rPr>
              <w:t xml:space="preserve">Raffaele Giuseppe </w:t>
            </w:r>
            <w:proofErr w:type="spellStart"/>
            <w:r w:rsidR="00094B89">
              <w:rPr>
                <w:sz w:val="20"/>
              </w:rPr>
              <w:t>Wlodarkiewicz</w:t>
            </w:r>
            <w:proofErr w:type="spellEnd"/>
            <w:r w:rsidR="00094B89">
              <w:rPr>
                <w:sz w:val="20"/>
              </w:rPr>
              <w:t xml:space="preserve"> Setola</w:t>
            </w:r>
          </w:p>
        </w:tc>
        <w:tc>
          <w:tcPr>
            <w:tcW w:w="2892" w:type="dxa"/>
            <w:tcBorders>
              <w:left w:val="single" w:sz="1" w:space="0" w:color="000000"/>
              <w:bottom w:val="single" w:sz="1" w:space="0" w:color="000000"/>
              <w:right w:val="single" w:sz="1" w:space="0" w:color="000000"/>
            </w:tcBorders>
          </w:tcPr>
          <w:p w14:paraId="54CE57B8" w14:textId="4CA4AC17" w:rsidR="00565CCA" w:rsidRDefault="00856112">
            <w:pPr>
              <w:pStyle w:val="Contenutotabella"/>
              <w:rPr>
                <w:sz w:val="20"/>
              </w:rPr>
            </w:pPr>
            <w:r>
              <w:rPr>
                <w:sz w:val="20"/>
              </w:rPr>
              <w:t>0512114304</w:t>
            </w:r>
          </w:p>
        </w:tc>
      </w:tr>
    </w:tbl>
    <w:p w14:paraId="36A716ED" w14:textId="77777777" w:rsidR="00254B7B" w:rsidRDefault="00254B7B">
      <w:pPr>
        <w:rPr>
          <w:b/>
          <w:sz w:val="20"/>
        </w:rPr>
      </w:pPr>
    </w:p>
    <w:p w14:paraId="646FAEA3" w14:textId="77777777" w:rsidR="00947ACD" w:rsidRDefault="00947ACD">
      <w:pPr>
        <w:rPr>
          <w:b/>
          <w:sz w:val="20"/>
        </w:rPr>
      </w:pPr>
    </w:p>
    <w:p w14:paraId="2595652B" w14:textId="650DFB54" w:rsidR="008B36D5" w:rsidRDefault="008B36D5" w:rsidP="00A01D6A">
      <w:pPr>
        <w:jc w:val="center"/>
        <w:rPr>
          <w:b/>
          <w:sz w:val="20"/>
        </w:rPr>
      </w:pPr>
      <w:r>
        <w:rPr>
          <w:b/>
          <w:sz w:val="20"/>
        </w:rPr>
        <w:t>Partecipanti:</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6745"/>
        <w:gridCol w:w="2892"/>
      </w:tblGrid>
      <w:tr w:rsidR="008B36D5" w14:paraId="7E720D9A" w14:textId="77777777">
        <w:trPr>
          <w:trHeight w:val="230"/>
        </w:trPr>
        <w:tc>
          <w:tcPr>
            <w:tcW w:w="6745" w:type="dxa"/>
            <w:tcBorders>
              <w:top w:val="single" w:sz="1" w:space="0" w:color="000000"/>
              <w:left w:val="single" w:sz="1" w:space="0" w:color="000000"/>
              <w:bottom w:val="single" w:sz="1" w:space="0" w:color="000000"/>
            </w:tcBorders>
          </w:tcPr>
          <w:p w14:paraId="6F56F02B" w14:textId="77777777" w:rsidR="008B36D5" w:rsidRDefault="008B36D5">
            <w:pPr>
              <w:pStyle w:val="Intestazionetabella"/>
              <w:jc w:val="left"/>
              <w:rPr>
                <w:sz w:val="20"/>
              </w:rPr>
            </w:pPr>
            <w:r>
              <w:rPr>
                <w:sz w:val="20"/>
              </w:rPr>
              <w:t xml:space="preserve"> Nome</w:t>
            </w:r>
          </w:p>
        </w:tc>
        <w:tc>
          <w:tcPr>
            <w:tcW w:w="2892" w:type="dxa"/>
            <w:tcBorders>
              <w:top w:val="single" w:sz="1" w:space="0" w:color="000000"/>
              <w:left w:val="single" w:sz="1" w:space="0" w:color="000000"/>
              <w:bottom w:val="single" w:sz="1" w:space="0" w:color="000000"/>
              <w:right w:val="single" w:sz="1" w:space="0" w:color="000000"/>
            </w:tcBorders>
          </w:tcPr>
          <w:p w14:paraId="7548A1BF" w14:textId="77777777" w:rsidR="008B36D5" w:rsidRDefault="008B36D5">
            <w:pPr>
              <w:pStyle w:val="Intestazionetabella"/>
              <w:jc w:val="left"/>
              <w:rPr>
                <w:sz w:val="20"/>
              </w:rPr>
            </w:pPr>
            <w:r>
              <w:rPr>
                <w:sz w:val="20"/>
              </w:rPr>
              <w:t xml:space="preserve"> Matricola</w:t>
            </w:r>
          </w:p>
        </w:tc>
      </w:tr>
      <w:tr w:rsidR="00D1464E" w14:paraId="73DD63D4" w14:textId="77777777">
        <w:trPr>
          <w:trHeight w:val="230"/>
        </w:trPr>
        <w:tc>
          <w:tcPr>
            <w:tcW w:w="6745" w:type="dxa"/>
            <w:tcBorders>
              <w:left w:val="single" w:sz="1" w:space="0" w:color="000000"/>
              <w:bottom w:val="single" w:sz="1" w:space="0" w:color="000000"/>
            </w:tcBorders>
          </w:tcPr>
          <w:p w14:paraId="7880B877" w14:textId="04014E7E" w:rsidR="00D1464E" w:rsidRDefault="00843BC0" w:rsidP="000A5632">
            <w:pPr>
              <w:pStyle w:val="Contenutotabella"/>
              <w:rPr>
                <w:sz w:val="20"/>
              </w:rPr>
            </w:pPr>
            <w:r>
              <w:rPr>
                <w:sz w:val="20"/>
              </w:rPr>
              <w:t>Angelo Spataro</w:t>
            </w:r>
          </w:p>
        </w:tc>
        <w:tc>
          <w:tcPr>
            <w:tcW w:w="2892" w:type="dxa"/>
            <w:tcBorders>
              <w:left w:val="single" w:sz="1" w:space="0" w:color="000000"/>
              <w:bottom w:val="single" w:sz="1" w:space="0" w:color="000000"/>
              <w:right w:val="single" w:sz="1" w:space="0" w:color="000000"/>
            </w:tcBorders>
          </w:tcPr>
          <w:p w14:paraId="7D31A03E" w14:textId="0171B0A6" w:rsidR="00D1464E" w:rsidRDefault="00843BC0" w:rsidP="000A5632">
            <w:pPr>
              <w:pStyle w:val="Contenutotabella"/>
              <w:rPr>
                <w:sz w:val="20"/>
              </w:rPr>
            </w:pPr>
            <w:r>
              <w:rPr>
                <w:sz w:val="20"/>
              </w:rPr>
              <w:t>0512113830</w:t>
            </w:r>
          </w:p>
        </w:tc>
      </w:tr>
      <w:tr w:rsidR="002713D8" w:rsidRPr="0046342D" w14:paraId="030C1858" w14:textId="77777777">
        <w:trPr>
          <w:trHeight w:val="230"/>
        </w:trPr>
        <w:tc>
          <w:tcPr>
            <w:tcW w:w="6745" w:type="dxa"/>
            <w:tcBorders>
              <w:left w:val="single" w:sz="1" w:space="0" w:color="000000"/>
              <w:bottom w:val="single" w:sz="1" w:space="0" w:color="000000"/>
            </w:tcBorders>
          </w:tcPr>
          <w:p w14:paraId="0F4BBF38" w14:textId="38E86C66" w:rsidR="002713D8" w:rsidRDefault="009D2B3B" w:rsidP="000A5632">
            <w:pPr>
              <w:pStyle w:val="Contenutotabella"/>
              <w:rPr>
                <w:sz w:val="20"/>
              </w:rPr>
            </w:pPr>
            <w:r>
              <w:rPr>
                <w:sz w:val="20"/>
              </w:rPr>
              <w:t>Giuseppe Tommaso Spataro</w:t>
            </w:r>
          </w:p>
        </w:tc>
        <w:tc>
          <w:tcPr>
            <w:tcW w:w="2892" w:type="dxa"/>
            <w:tcBorders>
              <w:left w:val="single" w:sz="1" w:space="0" w:color="000000"/>
              <w:bottom w:val="single" w:sz="1" w:space="0" w:color="000000"/>
              <w:right w:val="single" w:sz="1" w:space="0" w:color="000000"/>
            </w:tcBorders>
          </w:tcPr>
          <w:p w14:paraId="67F37CEA" w14:textId="5BF9F3AA" w:rsidR="002713D8" w:rsidRDefault="004B0BBB" w:rsidP="000A5632">
            <w:pPr>
              <w:pStyle w:val="Contenutotabella"/>
              <w:rPr>
                <w:sz w:val="20"/>
              </w:rPr>
            </w:pPr>
            <w:r>
              <w:rPr>
                <w:sz w:val="20"/>
              </w:rPr>
              <w:t>0512116001</w:t>
            </w:r>
          </w:p>
        </w:tc>
      </w:tr>
      <w:tr w:rsidR="002713D8" w:rsidRPr="0046342D" w14:paraId="215DB77A" w14:textId="77777777">
        <w:trPr>
          <w:trHeight w:val="230"/>
        </w:trPr>
        <w:tc>
          <w:tcPr>
            <w:tcW w:w="6745" w:type="dxa"/>
            <w:tcBorders>
              <w:left w:val="single" w:sz="1" w:space="0" w:color="000000"/>
              <w:bottom w:val="single" w:sz="1" w:space="0" w:color="000000"/>
            </w:tcBorders>
          </w:tcPr>
          <w:p w14:paraId="020E9AB3" w14:textId="3F471084" w:rsidR="002713D8" w:rsidRDefault="00094B89" w:rsidP="000A5632">
            <w:pPr>
              <w:pStyle w:val="Contenutotabella"/>
              <w:rPr>
                <w:sz w:val="20"/>
              </w:rPr>
            </w:pPr>
            <w:r>
              <w:rPr>
                <w:sz w:val="20"/>
              </w:rPr>
              <w:t xml:space="preserve">Raffaele Giuseppe </w:t>
            </w:r>
            <w:proofErr w:type="spellStart"/>
            <w:r>
              <w:rPr>
                <w:sz w:val="20"/>
              </w:rPr>
              <w:t>Wlodarkiewicz</w:t>
            </w:r>
            <w:proofErr w:type="spellEnd"/>
            <w:r>
              <w:rPr>
                <w:sz w:val="20"/>
              </w:rPr>
              <w:t xml:space="preserve"> Setola</w:t>
            </w:r>
          </w:p>
        </w:tc>
        <w:tc>
          <w:tcPr>
            <w:tcW w:w="2892" w:type="dxa"/>
            <w:tcBorders>
              <w:left w:val="single" w:sz="1" w:space="0" w:color="000000"/>
              <w:bottom w:val="single" w:sz="1" w:space="0" w:color="000000"/>
              <w:right w:val="single" w:sz="1" w:space="0" w:color="000000"/>
            </w:tcBorders>
          </w:tcPr>
          <w:p w14:paraId="05517763" w14:textId="6F878679" w:rsidR="002713D8" w:rsidRDefault="003852F1" w:rsidP="000A5632">
            <w:pPr>
              <w:pStyle w:val="Contenutotabella"/>
              <w:rPr>
                <w:sz w:val="20"/>
              </w:rPr>
            </w:pPr>
            <w:r>
              <w:rPr>
                <w:sz w:val="20"/>
              </w:rPr>
              <w:t>0512114304</w:t>
            </w:r>
          </w:p>
        </w:tc>
      </w:tr>
    </w:tbl>
    <w:p w14:paraId="74F3036D" w14:textId="77777777" w:rsidR="008B36D5" w:rsidRDefault="008B36D5">
      <w:pPr>
        <w:rPr>
          <w:b/>
          <w:sz w:val="20"/>
        </w:rPr>
      </w:pPr>
    </w:p>
    <w:p w14:paraId="29D77532" w14:textId="77777777" w:rsidR="008B36D5" w:rsidRDefault="008B36D5">
      <w:pPr>
        <w:rPr>
          <w:b/>
          <w:sz w:val="20"/>
        </w:rPr>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1985"/>
        <w:gridCol w:w="7652"/>
      </w:tblGrid>
      <w:tr w:rsidR="008B36D5" w14:paraId="1D030435" w14:textId="77777777" w:rsidTr="001B3DF4">
        <w:trPr>
          <w:trHeight w:val="230"/>
        </w:trPr>
        <w:tc>
          <w:tcPr>
            <w:tcW w:w="1985" w:type="dxa"/>
            <w:tcBorders>
              <w:top w:val="single" w:sz="1" w:space="0" w:color="000000"/>
              <w:left w:val="single" w:sz="1" w:space="0" w:color="000000"/>
              <w:bottom w:val="single" w:sz="1" w:space="0" w:color="000000"/>
            </w:tcBorders>
          </w:tcPr>
          <w:p w14:paraId="49B7B7BC" w14:textId="77777777" w:rsidR="008B36D5" w:rsidRDefault="008B36D5">
            <w:pPr>
              <w:pStyle w:val="Contenutotabella"/>
              <w:rPr>
                <w:b/>
                <w:sz w:val="20"/>
              </w:rPr>
            </w:pPr>
            <w:r>
              <w:rPr>
                <w:b/>
                <w:sz w:val="20"/>
              </w:rPr>
              <w:t xml:space="preserve"> Scritto da:</w:t>
            </w:r>
          </w:p>
        </w:tc>
        <w:tc>
          <w:tcPr>
            <w:tcW w:w="7652" w:type="dxa"/>
            <w:tcBorders>
              <w:top w:val="single" w:sz="1" w:space="0" w:color="000000"/>
              <w:left w:val="single" w:sz="1" w:space="0" w:color="000000"/>
              <w:bottom w:val="single" w:sz="1" w:space="0" w:color="000000"/>
              <w:right w:val="single" w:sz="1" w:space="0" w:color="000000"/>
            </w:tcBorders>
          </w:tcPr>
          <w:p w14:paraId="28108675" w14:textId="275F38E2" w:rsidR="008B36D5" w:rsidRDefault="009E18FF">
            <w:pPr>
              <w:pStyle w:val="Contenutotabella"/>
              <w:rPr>
                <w:sz w:val="20"/>
              </w:rPr>
            </w:pPr>
            <w:r>
              <w:rPr>
                <w:sz w:val="20"/>
              </w:rPr>
              <w:t>A</w:t>
            </w:r>
            <w:r w:rsidR="006722D3">
              <w:rPr>
                <w:sz w:val="20"/>
              </w:rPr>
              <w:t>ngelo Spataro</w:t>
            </w:r>
            <w:r>
              <w:rPr>
                <w:sz w:val="20"/>
              </w:rPr>
              <w:t>,</w:t>
            </w:r>
            <w:r w:rsidR="006722D3">
              <w:rPr>
                <w:sz w:val="20"/>
              </w:rPr>
              <w:t xml:space="preserve"> </w:t>
            </w:r>
            <w:r w:rsidR="00CF7511">
              <w:rPr>
                <w:sz w:val="20"/>
              </w:rPr>
              <w:t>Giuseppe Tommaso Spataro</w:t>
            </w:r>
            <w:r w:rsidR="003714AC">
              <w:rPr>
                <w:sz w:val="20"/>
              </w:rPr>
              <w:t xml:space="preserve">, </w:t>
            </w:r>
            <w:r>
              <w:rPr>
                <w:sz w:val="20"/>
              </w:rPr>
              <w:t xml:space="preserve">Raffaele Giuseppe </w:t>
            </w:r>
            <w:proofErr w:type="spellStart"/>
            <w:r>
              <w:rPr>
                <w:sz w:val="20"/>
              </w:rPr>
              <w:t>Wlodarkiewicz</w:t>
            </w:r>
            <w:proofErr w:type="spellEnd"/>
            <w:r>
              <w:rPr>
                <w:sz w:val="20"/>
              </w:rPr>
              <w:t xml:space="preserve"> Setola</w:t>
            </w:r>
          </w:p>
        </w:tc>
      </w:tr>
    </w:tbl>
    <w:p w14:paraId="17C52698" w14:textId="77777777" w:rsidR="008B36D5" w:rsidRDefault="008B36D5">
      <w:pPr>
        <w:rPr>
          <w:b/>
          <w:sz w:val="20"/>
        </w:rPr>
      </w:pPr>
    </w:p>
    <w:p w14:paraId="016657AF" w14:textId="77777777" w:rsidR="008B36D5" w:rsidRDefault="008B36D5">
      <w:pPr>
        <w:rPr>
          <w:b/>
          <w:sz w:val="20"/>
        </w:rPr>
      </w:pPr>
    </w:p>
    <w:p w14:paraId="4E3E8C78" w14:textId="77777777" w:rsidR="008B36D5" w:rsidRDefault="008B36D5">
      <w:pPr>
        <w:rPr>
          <w:b/>
          <w:sz w:val="20"/>
        </w:rPr>
      </w:pPr>
    </w:p>
    <w:p w14:paraId="509FC4C4" w14:textId="77777777" w:rsidR="008B36D5" w:rsidRDefault="008B36D5">
      <w:pPr>
        <w:rPr>
          <w:b/>
          <w:sz w:val="20"/>
        </w:rPr>
      </w:pPr>
    </w:p>
    <w:p w14:paraId="1C4C6B19" w14:textId="77777777" w:rsidR="008B36D5" w:rsidRDefault="008B36D5">
      <w:pPr>
        <w:jc w:val="center"/>
        <w:rPr>
          <w:rFonts w:ascii="Arial" w:hAnsi="Arial"/>
          <w:b/>
          <w:sz w:val="32"/>
        </w:rPr>
      </w:pPr>
      <w:proofErr w:type="spellStart"/>
      <w:r>
        <w:rPr>
          <w:rFonts w:ascii="Arial" w:hAnsi="Arial"/>
          <w:b/>
          <w:sz w:val="32"/>
        </w:rPr>
        <w:t>Revision</w:t>
      </w:r>
      <w:proofErr w:type="spellEnd"/>
      <w:r>
        <w:rPr>
          <w:rFonts w:ascii="Arial" w:hAnsi="Arial"/>
          <w:b/>
          <w:sz w:val="32"/>
        </w:rPr>
        <w:t xml:space="preserve"> History</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1927"/>
        <w:gridCol w:w="964"/>
        <w:gridCol w:w="4336"/>
        <w:gridCol w:w="2410"/>
      </w:tblGrid>
      <w:tr w:rsidR="008B36D5" w14:paraId="3E48309F" w14:textId="77777777">
        <w:trPr>
          <w:trHeight w:val="230"/>
        </w:trPr>
        <w:tc>
          <w:tcPr>
            <w:tcW w:w="1927" w:type="dxa"/>
            <w:tcBorders>
              <w:top w:val="single" w:sz="1" w:space="0" w:color="000000"/>
              <w:left w:val="single" w:sz="1" w:space="0" w:color="000000"/>
              <w:bottom w:val="single" w:sz="1" w:space="0" w:color="000000"/>
            </w:tcBorders>
          </w:tcPr>
          <w:p w14:paraId="3AB55408" w14:textId="77777777" w:rsidR="008B36D5" w:rsidRDefault="008B36D5">
            <w:pPr>
              <w:pStyle w:val="Intestazionetabella"/>
              <w:rPr>
                <w:sz w:val="20"/>
              </w:rPr>
            </w:pPr>
            <w:r>
              <w:rPr>
                <w:sz w:val="20"/>
              </w:rPr>
              <w:t>Data</w:t>
            </w:r>
          </w:p>
        </w:tc>
        <w:tc>
          <w:tcPr>
            <w:tcW w:w="964" w:type="dxa"/>
            <w:tcBorders>
              <w:top w:val="single" w:sz="1" w:space="0" w:color="000000"/>
              <w:left w:val="single" w:sz="1" w:space="0" w:color="000000"/>
              <w:bottom w:val="single" w:sz="1" w:space="0" w:color="000000"/>
            </w:tcBorders>
          </w:tcPr>
          <w:p w14:paraId="5965885A" w14:textId="77777777" w:rsidR="008B36D5" w:rsidRDefault="008B36D5">
            <w:pPr>
              <w:pStyle w:val="Intestazionetabella"/>
              <w:rPr>
                <w:sz w:val="20"/>
              </w:rPr>
            </w:pPr>
            <w:r>
              <w:rPr>
                <w:sz w:val="20"/>
              </w:rPr>
              <w:t>Versione</w:t>
            </w:r>
          </w:p>
        </w:tc>
        <w:tc>
          <w:tcPr>
            <w:tcW w:w="4336" w:type="dxa"/>
            <w:tcBorders>
              <w:top w:val="single" w:sz="1" w:space="0" w:color="000000"/>
              <w:left w:val="single" w:sz="1" w:space="0" w:color="000000"/>
              <w:bottom w:val="single" w:sz="1" w:space="0" w:color="000000"/>
            </w:tcBorders>
          </w:tcPr>
          <w:p w14:paraId="272CCF8B" w14:textId="77777777" w:rsidR="008B36D5" w:rsidRDefault="008B36D5">
            <w:pPr>
              <w:pStyle w:val="Intestazionetabella"/>
              <w:rPr>
                <w:sz w:val="20"/>
              </w:rPr>
            </w:pPr>
            <w:r>
              <w:rPr>
                <w:sz w:val="20"/>
              </w:rPr>
              <w:t>Descrizione</w:t>
            </w:r>
          </w:p>
        </w:tc>
        <w:tc>
          <w:tcPr>
            <w:tcW w:w="2410" w:type="dxa"/>
            <w:tcBorders>
              <w:top w:val="single" w:sz="1" w:space="0" w:color="000000"/>
              <w:left w:val="single" w:sz="1" w:space="0" w:color="000000"/>
              <w:bottom w:val="single" w:sz="1" w:space="0" w:color="000000"/>
              <w:right w:val="single" w:sz="1" w:space="0" w:color="000000"/>
            </w:tcBorders>
          </w:tcPr>
          <w:p w14:paraId="7D22E215" w14:textId="77777777" w:rsidR="008B36D5" w:rsidRDefault="008B36D5">
            <w:pPr>
              <w:pStyle w:val="Intestazionetabella"/>
              <w:rPr>
                <w:sz w:val="20"/>
              </w:rPr>
            </w:pPr>
            <w:r>
              <w:rPr>
                <w:sz w:val="20"/>
              </w:rPr>
              <w:t>Autore</w:t>
            </w:r>
          </w:p>
        </w:tc>
      </w:tr>
      <w:tr w:rsidR="008B36D5" w14:paraId="005B3F20" w14:textId="77777777">
        <w:trPr>
          <w:trHeight w:val="230"/>
        </w:trPr>
        <w:tc>
          <w:tcPr>
            <w:tcW w:w="1927" w:type="dxa"/>
            <w:tcBorders>
              <w:left w:val="single" w:sz="1" w:space="0" w:color="000000"/>
              <w:bottom w:val="single" w:sz="1" w:space="0" w:color="000000"/>
            </w:tcBorders>
          </w:tcPr>
          <w:p w14:paraId="727E1A4D" w14:textId="59DF01DD" w:rsidR="008B36D5" w:rsidRDefault="00DE08AD" w:rsidP="00A01D6A">
            <w:pPr>
              <w:pStyle w:val="Contenutotabella"/>
              <w:jc w:val="center"/>
              <w:rPr>
                <w:sz w:val="20"/>
              </w:rPr>
            </w:pPr>
            <w:r>
              <w:rPr>
                <w:sz w:val="20"/>
              </w:rPr>
              <w:t>13/10/2023</w:t>
            </w:r>
          </w:p>
        </w:tc>
        <w:tc>
          <w:tcPr>
            <w:tcW w:w="964" w:type="dxa"/>
            <w:tcBorders>
              <w:left w:val="single" w:sz="1" w:space="0" w:color="000000"/>
              <w:bottom w:val="single" w:sz="1" w:space="0" w:color="000000"/>
            </w:tcBorders>
          </w:tcPr>
          <w:p w14:paraId="6AC3F44E" w14:textId="14FD8328" w:rsidR="008B36D5" w:rsidRDefault="00D24388" w:rsidP="00A01D6A">
            <w:pPr>
              <w:pStyle w:val="Contenutotabella"/>
              <w:jc w:val="center"/>
              <w:rPr>
                <w:sz w:val="20"/>
              </w:rPr>
            </w:pPr>
            <w:r>
              <w:rPr>
                <w:sz w:val="20"/>
              </w:rPr>
              <w:t>1.0</w:t>
            </w:r>
          </w:p>
        </w:tc>
        <w:tc>
          <w:tcPr>
            <w:tcW w:w="4336" w:type="dxa"/>
            <w:tcBorders>
              <w:left w:val="single" w:sz="1" w:space="0" w:color="000000"/>
              <w:bottom w:val="single" w:sz="1" w:space="0" w:color="000000"/>
            </w:tcBorders>
          </w:tcPr>
          <w:p w14:paraId="7A8049BF" w14:textId="197D1EDC" w:rsidR="008B36D5" w:rsidRDefault="00A679CC" w:rsidP="00A01D6A">
            <w:pPr>
              <w:pStyle w:val="Contenutotabella"/>
              <w:jc w:val="center"/>
              <w:rPr>
                <w:sz w:val="20"/>
              </w:rPr>
            </w:pPr>
            <w:r>
              <w:rPr>
                <w:sz w:val="20"/>
              </w:rPr>
              <w:t>Prima stesura del documento</w:t>
            </w:r>
          </w:p>
        </w:tc>
        <w:tc>
          <w:tcPr>
            <w:tcW w:w="2410" w:type="dxa"/>
            <w:tcBorders>
              <w:left w:val="single" w:sz="1" w:space="0" w:color="000000"/>
              <w:bottom w:val="single" w:sz="1" w:space="0" w:color="000000"/>
              <w:right w:val="single" w:sz="1" w:space="0" w:color="000000"/>
            </w:tcBorders>
          </w:tcPr>
          <w:p w14:paraId="269A166E" w14:textId="2EF114EF" w:rsidR="008B36D5" w:rsidRDefault="00283059" w:rsidP="00A01D6A">
            <w:pPr>
              <w:pStyle w:val="Contenutotabella"/>
              <w:jc w:val="center"/>
              <w:rPr>
                <w:sz w:val="20"/>
              </w:rPr>
            </w:pPr>
            <w:r>
              <w:rPr>
                <w:sz w:val="20"/>
              </w:rPr>
              <w:t>Spataro Angelo</w:t>
            </w:r>
          </w:p>
        </w:tc>
      </w:tr>
      <w:tr w:rsidR="008B36D5" w14:paraId="6C585E9E" w14:textId="77777777">
        <w:trPr>
          <w:trHeight w:val="230"/>
        </w:trPr>
        <w:tc>
          <w:tcPr>
            <w:tcW w:w="1927" w:type="dxa"/>
            <w:tcBorders>
              <w:left w:val="single" w:sz="1" w:space="0" w:color="000000"/>
              <w:bottom w:val="single" w:sz="1" w:space="0" w:color="000000"/>
            </w:tcBorders>
          </w:tcPr>
          <w:p w14:paraId="479154D7" w14:textId="2240ED71" w:rsidR="008B36D5" w:rsidRDefault="00715903" w:rsidP="00A01D6A">
            <w:pPr>
              <w:pStyle w:val="Contenutotabella"/>
              <w:jc w:val="center"/>
              <w:rPr>
                <w:sz w:val="20"/>
              </w:rPr>
            </w:pPr>
            <w:r>
              <w:rPr>
                <w:sz w:val="20"/>
              </w:rPr>
              <w:t>15/10/2023</w:t>
            </w:r>
          </w:p>
        </w:tc>
        <w:tc>
          <w:tcPr>
            <w:tcW w:w="964" w:type="dxa"/>
            <w:tcBorders>
              <w:left w:val="single" w:sz="1" w:space="0" w:color="000000"/>
              <w:bottom w:val="single" w:sz="1" w:space="0" w:color="000000"/>
            </w:tcBorders>
          </w:tcPr>
          <w:p w14:paraId="2D708803" w14:textId="72409BDD" w:rsidR="008B36D5" w:rsidRDefault="00F026E4" w:rsidP="00A01D6A">
            <w:pPr>
              <w:pStyle w:val="Contenutotabella"/>
              <w:jc w:val="center"/>
              <w:rPr>
                <w:sz w:val="20"/>
              </w:rPr>
            </w:pPr>
            <w:r>
              <w:rPr>
                <w:sz w:val="20"/>
              </w:rPr>
              <w:t>1.1</w:t>
            </w:r>
          </w:p>
        </w:tc>
        <w:tc>
          <w:tcPr>
            <w:tcW w:w="4336" w:type="dxa"/>
            <w:tcBorders>
              <w:left w:val="single" w:sz="1" w:space="0" w:color="000000"/>
              <w:bottom w:val="single" w:sz="1" w:space="0" w:color="000000"/>
            </w:tcBorders>
          </w:tcPr>
          <w:p w14:paraId="511E9D07" w14:textId="2618E33D" w:rsidR="008B36D5" w:rsidRDefault="00A679CC" w:rsidP="00A01D6A">
            <w:pPr>
              <w:pStyle w:val="Contenutotabella"/>
              <w:jc w:val="center"/>
              <w:rPr>
                <w:sz w:val="20"/>
              </w:rPr>
            </w:pPr>
            <w:r>
              <w:rPr>
                <w:sz w:val="20"/>
              </w:rPr>
              <w:t>Aggiunta degli scenari</w:t>
            </w:r>
          </w:p>
        </w:tc>
        <w:tc>
          <w:tcPr>
            <w:tcW w:w="2410" w:type="dxa"/>
            <w:tcBorders>
              <w:left w:val="single" w:sz="1" w:space="0" w:color="000000"/>
              <w:bottom w:val="single" w:sz="1" w:space="0" w:color="000000"/>
              <w:right w:val="single" w:sz="1" w:space="0" w:color="000000"/>
            </w:tcBorders>
          </w:tcPr>
          <w:p w14:paraId="1E7AE964" w14:textId="77777777" w:rsidR="008B36D5" w:rsidRDefault="008B36D5" w:rsidP="00A01D6A">
            <w:pPr>
              <w:pStyle w:val="Contenutotabella"/>
              <w:jc w:val="center"/>
              <w:rPr>
                <w:sz w:val="20"/>
              </w:rPr>
            </w:pPr>
          </w:p>
        </w:tc>
      </w:tr>
      <w:tr w:rsidR="008B36D5" w14:paraId="0B0E4CAA" w14:textId="77777777">
        <w:trPr>
          <w:trHeight w:val="230"/>
        </w:trPr>
        <w:tc>
          <w:tcPr>
            <w:tcW w:w="1927" w:type="dxa"/>
            <w:tcBorders>
              <w:left w:val="single" w:sz="1" w:space="0" w:color="000000"/>
              <w:bottom w:val="single" w:sz="1" w:space="0" w:color="000000"/>
            </w:tcBorders>
          </w:tcPr>
          <w:p w14:paraId="1532C392" w14:textId="105CAF0D" w:rsidR="008B36D5" w:rsidRDefault="007F10F7" w:rsidP="00A01D6A">
            <w:pPr>
              <w:pStyle w:val="Contenutotabella"/>
              <w:jc w:val="center"/>
              <w:rPr>
                <w:sz w:val="20"/>
              </w:rPr>
            </w:pPr>
            <w:r>
              <w:rPr>
                <w:sz w:val="20"/>
              </w:rPr>
              <w:t>1</w:t>
            </w:r>
            <w:r w:rsidR="00F026E4">
              <w:rPr>
                <w:sz w:val="20"/>
              </w:rPr>
              <w:t>8/10/2023</w:t>
            </w:r>
          </w:p>
        </w:tc>
        <w:tc>
          <w:tcPr>
            <w:tcW w:w="964" w:type="dxa"/>
            <w:tcBorders>
              <w:left w:val="single" w:sz="1" w:space="0" w:color="000000"/>
              <w:bottom w:val="single" w:sz="1" w:space="0" w:color="000000"/>
            </w:tcBorders>
          </w:tcPr>
          <w:p w14:paraId="5785685E" w14:textId="1CB38DFD" w:rsidR="008B36D5" w:rsidRDefault="00F026E4" w:rsidP="00A01D6A">
            <w:pPr>
              <w:pStyle w:val="Contenutotabella"/>
              <w:jc w:val="center"/>
              <w:rPr>
                <w:sz w:val="20"/>
              </w:rPr>
            </w:pPr>
            <w:r>
              <w:rPr>
                <w:sz w:val="20"/>
              </w:rPr>
              <w:t>1.2</w:t>
            </w:r>
          </w:p>
        </w:tc>
        <w:tc>
          <w:tcPr>
            <w:tcW w:w="4336" w:type="dxa"/>
            <w:tcBorders>
              <w:left w:val="single" w:sz="1" w:space="0" w:color="000000"/>
              <w:bottom w:val="single" w:sz="1" w:space="0" w:color="000000"/>
            </w:tcBorders>
          </w:tcPr>
          <w:p w14:paraId="3401BE0F" w14:textId="2C01C305" w:rsidR="008B36D5" w:rsidRDefault="00A679CC" w:rsidP="00A01D6A">
            <w:pPr>
              <w:pStyle w:val="Contenutotabella"/>
              <w:jc w:val="center"/>
              <w:rPr>
                <w:sz w:val="20"/>
              </w:rPr>
            </w:pPr>
            <w:r>
              <w:rPr>
                <w:sz w:val="20"/>
              </w:rPr>
              <w:t>Ambiente di destinazione e scadenza</w:t>
            </w:r>
          </w:p>
        </w:tc>
        <w:tc>
          <w:tcPr>
            <w:tcW w:w="2410" w:type="dxa"/>
            <w:tcBorders>
              <w:left w:val="single" w:sz="1" w:space="0" w:color="000000"/>
              <w:bottom w:val="single" w:sz="1" w:space="0" w:color="000000"/>
              <w:right w:val="single" w:sz="1" w:space="0" w:color="000000"/>
            </w:tcBorders>
          </w:tcPr>
          <w:p w14:paraId="41E50C1B" w14:textId="77777777" w:rsidR="008B36D5" w:rsidRDefault="008B36D5" w:rsidP="00A01D6A">
            <w:pPr>
              <w:pStyle w:val="Contenutotabella"/>
              <w:jc w:val="center"/>
              <w:rPr>
                <w:sz w:val="20"/>
              </w:rPr>
            </w:pPr>
          </w:p>
        </w:tc>
      </w:tr>
      <w:tr w:rsidR="008B36D5" w14:paraId="69510F14" w14:textId="77777777">
        <w:trPr>
          <w:trHeight w:val="230"/>
        </w:trPr>
        <w:tc>
          <w:tcPr>
            <w:tcW w:w="1927" w:type="dxa"/>
            <w:tcBorders>
              <w:left w:val="single" w:sz="1" w:space="0" w:color="000000"/>
              <w:bottom w:val="single" w:sz="1" w:space="0" w:color="000000"/>
            </w:tcBorders>
          </w:tcPr>
          <w:p w14:paraId="3E9FDBF7" w14:textId="77777777" w:rsidR="008B36D5" w:rsidRDefault="008B36D5" w:rsidP="00A01D6A">
            <w:pPr>
              <w:pStyle w:val="Contenutotabella"/>
              <w:jc w:val="center"/>
              <w:rPr>
                <w:sz w:val="20"/>
              </w:rPr>
            </w:pPr>
          </w:p>
        </w:tc>
        <w:tc>
          <w:tcPr>
            <w:tcW w:w="964" w:type="dxa"/>
            <w:tcBorders>
              <w:left w:val="single" w:sz="1" w:space="0" w:color="000000"/>
              <w:bottom w:val="single" w:sz="1" w:space="0" w:color="000000"/>
            </w:tcBorders>
          </w:tcPr>
          <w:p w14:paraId="15C67424" w14:textId="77777777" w:rsidR="008B36D5" w:rsidRDefault="008B36D5" w:rsidP="00A01D6A">
            <w:pPr>
              <w:pStyle w:val="Contenutotabella"/>
              <w:jc w:val="center"/>
              <w:rPr>
                <w:sz w:val="20"/>
              </w:rPr>
            </w:pPr>
          </w:p>
        </w:tc>
        <w:tc>
          <w:tcPr>
            <w:tcW w:w="4336" w:type="dxa"/>
            <w:tcBorders>
              <w:left w:val="single" w:sz="1" w:space="0" w:color="000000"/>
              <w:bottom w:val="single" w:sz="1" w:space="0" w:color="000000"/>
            </w:tcBorders>
          </w:tcPr>
          <w:p w14:paraId="796241A5" w14:textId="77777777" w:rsidR="008B36D5" w:rsidRDefault="008B36D5" w:rsidP="00A01D6A">
            <w:pPr>
              <w:pStyle w:val="Contenutotabella"/>
              <w:jc w:val="center"/>
              <w:rPr>
                <w:sz w:val="20"/>
              </w:rPr>
            </w:pPr>
          </w:p>
        </w:tc>
        <w:tc>
          <w:tcPr>
            <w:tcW w:w="2410" w:type="dxa"/>
            <w:tcBorders>
              <w:left w:val="single" w:sz="1" w:space="0" w:color="000000"/>
              <w:bottom w:val="single" w:sz="1" w:space="0" w:color="000000"/>
              <w:right w:val="single" w:sz="1" w:space="0" w:color="000000"/>
            </w:tcBorders>
          </w:tcPr>
          <w:p w14:paraId="497D5C77" w14:textId="77777777" w:rsidR="008B36D5" w:rsidRDefault="008B36D5" w:rsidP="00A01D6A">
            <w:pPr>
              <w:pStyle w:val="Contenutotabella"/>
              <w:jc w:val="center"/>
              <w:rPr>
                <w:sz w:val="20"/>
              </w:rPr>
            </w:pPr>
          </w:p>
        </w:tc>
      </w:tr>
      <w:tr w:rsidR="008B36D5" w14:paraId="25A56BA4" w14:textId="77777777">
        <w:trPr>
          <w:trHeight w:val="230"/>
        </w:trPr>
        <w:tc>
          <w:tcPr>
            <w:tcW w:w="1927" w:type="dxa"/>
            <w:tcBorders>
              <w:left w:val="single" w:sz="1" w:space="0" w:color="000000"/>
              <w:bottom w:val="single" w:sz="1" w:space="0" w:color="000000"/>
            </w:tcBorders>
          </w:tcPr>
          <w:p w14:paraId="65BC67E7" w14:textId="77777777" w:rsidR="008B36D5" w:rsidRDefault="008B36D5" w:rsidP="00A01D6A">
            <w:pPr>
              <w:pStyle w:val="Contenutotabella"/>
              <w:jc w:val="center"/>
              <w:rPr>
                <w:sz w:val="20"/>
              </w:rPr>
            </w:pPr>
          </w:p>
        </w:tc>
        <w:tc>
          <w:tcPr>
            <w:tcW w:w="964" w:type="dxa"/>
            <w:tcBorders>
              <w:left w:val="single" w:sz="1" w:space="0" w:color="000000"/>
              <w:bottom w:val="single" w:sz="1" w:space="0" w:color="000000"/>
            </w:tcBorders>
          </w:tcPr>
          <w:p w14:paraId="07EAE981" w14:textId="77777777" w:rsidR="008B36D5" w:rsidRDefault="008B36D5" w:rsidP="00A01D6A">
            <w:pPr>
              <w:pStyle w:val="Contenutotabella"/>
              <w:jc w:val="center"/>
              <w:rPr>
                <w:sz w:val="20"/>
              </w:rPr>
            </w:pPr>
          </w:p>
        </w:tc>
        <w:tc>
          <w:tcPr>
            <w:tcW w:w="4336" w:type="dxa"/>
            <w:tcBorders>
              <w:left w:val="single" w:sz="1" w:space="0" w:color="000000"/>
              <w:bottom w:val="single" w:sz="1" w:space="0" w:color="000000"/>
            </w:tcBorders>
          </w:tcPr>
          <w:p w14:paraId="5A0CB282" w14:textId="77777777" w:rsidR="008B36D5" w:rsidRDefault="008B36D5" w:rsidP="00A01D6A">
            <w:pPr>
              <w:pStyle w:val="Contenutotabella"/>
              <w:jc w:val="center"/>
              <w:rPr>
                <w:sz w:val="20"/>
              </w:rPr>
            </w:pPr>
          </w:p>
        </w:tc>
        <w:tc>
          <w:tcPr>
            <w:tcW w:w="2410" w:type="dxa"/>
            <w:tcBorders>
              <w:left w:val="single" w:sz="1" w:space="0" w:color="000000"/>
              <w:bottom w:val="single" w:sz="1" w:space="0" w:color="000000"/>
              <w:right w:val="single" w:sz="1" w:space="0" w:color="000000"/>
            </w:tcBorders>
          </w:tcPr>
          <w:p w14:paraId="34290B5B" w14:textId="77777777" w:rsidR="008B36D5" w:rsidRDefault="008B36D5" w:rsidP="00A01D6A">
            <w:pPr>
              <w:pStyle w:val="Contenutotabella"/>
              <w:jc w:val="center"/>
              <w:rPr>
                <w:sz w:val="20"/>
              </w:rPr>
            </w:pPr>
          </w:p>
        </w:tc>
      </w:tr>
      <w:tr w:rsidR="008B36D5" w14:paraId="7C31DA62" w14:textId="77777777">
        <w:trPr>
          <w:trHeight w:val="230"/>
        </w:trPr>
        <w:tc>
          <w:tcPr>
            <w:tcW w:w="1927" w:type="dxa"/>
            <w:tcBorders>
              <w:left w:val="single" w:sz="1" w:space="0" w:color="000000"/>
              <w:bottom w:val="single" w:sz="1" w:space="0" w:color="000000"/>
            </w:tcBorders>
          </w:tcPr>
          <w:p w14:paraId="561F344A" w14:textId="77777777" w:rsidR="008B36D5" w:rsidRDefault="008B36D5" w:rsidP="00A01D6A">
            <w:pPr>
              <w:pStyle w:val="Contenutotabella"/>
              <w:jc w:val="center"/>
              <w:rPr>
                <w:sz w:val="20"/>
              </w:rPr>
            </w:pPr>
          </w:p>
        </w:tc>
        <w:tc>
          <w:tcPr>
            <w:tcW w:w="964" w:type="dxa"/>
            <w:tcBorders>
              <w:left w:val="single" w:sz="1" w:space="0" w:color="000000"/>
              <w:bottom w:val="single" w:sz="1" w:space="0" w:color="000000"/>
            </w:tcBorders>
          </w:tcPr>
          <w:p w14:paraId="0625E031" w14:textId="77777777" w:rsidR="008B36D5" w:rsidRDefault="008B36D5" w:rsidP="00A01D6A">
            <w:pPr>
              <w:pStyle w:val="Contenutotabella"/>
              <w:jc w:val="center"/>
              <w:rPr>
                <w:sz w:val="20"/>
              </w:rPr>
            </w:pPr>
          </w:p>
        </w:tc>
        <w:tc>
          <w:tcPr>
            <w:tcW w:w="4336" w:type="dxa"/>
            <w:tcBorders>
              <w:left w:val="single" w:sz="1" w:space="0" w:color="000000"/>
              <w:bottom w:val="single" w:sz="1" w:space="0" w:color="000000"/>
            </w:tcBorders>
          </w:tcPr>
          <w:p w14:paraId="76165B17" w14:textId="77777777" w:rsidR="008B36D5" w:rsidRDefault="008B36D5" w:rsidP="00A01D6A">
            <w:pPr>
              <w:pStyle w:val="Contenutotabella"/>
              <w:jc w:val="center"/>
              <w:rPr>
                <w:sz w:val="20"/>
              </w:rPr>
            </w:pPr>
          </w:p>
        </w:tc>
        <w:tc>
          <w:tcPr>
            <w:tcW w:w="2410" w:type="dxa"/>
            <w:tcBorders>
              <w:left w:val="single" w:sz="1" w:space="0" w:color="000000"/>
              <w:bottom w:val="single" w:sz="1" w:space="0" w:color="000000"/>
              <w:right w:val="single" w:sz="1" w:space="0" w:color="000000"/>
            </w:tcBorders>
          </w:tcPr>
          <w:p w14:paraId="52B17066" w14:textId="77777777" w:rsidR="008B36D5" w:rsidRDefault="008B36D5" w:rsidP="00A01D6A">
            <w:pPr>
              <w:pStyle w:val="Contenutotabella"/>
              <w:jc w:val="center"/>
              <w:rPr>
                <w:sz w:val="20"/>
              </w:rPr>
            </w:pPr>
          </w:p>
        </w:tc>
      </w:tr>
      <w:tr w:rsidR="008B36D5" w14:paraId="398D220F" w14:textId="77777777">
        <w:trPr>
          <w:trHeight w:val="230"/>
        </w:trPr>
        <w:tc>
          <w:tcPr>
            <w:tcW w:w="1927" w:type="dxa"/>
            <w:vMerge w:val="restart"/>
            <w:tcBorders>
              <w:left w:val="single" w:sz="1" w:space="0" w:color="000000"/>
              <w:bottom w:val="single" w:sz="1" w:space="0" w:color="000000"/>
            </w:tcBorders>
          </w:tcPr>
          <w:p w14:paraId="1F93DFEF" w14:textId="77777777" w:rsidR="008B36D5" w:rsidRDefault="008B36D5" w:rsidP="00A01D6A">
            <w:pPr>
              <w:pStyle w:val="Contenutotabella"/>
              <w:jc w:val="center"/>
              <w:rPr>
                <w:sz w:val="20"/>
              </w:rPr>
            </w:pPr>
          </w:p>
        </w:tc>
        <w:tc>
          <w:tcPr>
            <w:tcW w:w="964" w:type="dxa"/>
            <w:vMerge w:val="restart"/>
            <w:tcBorders>
              <w:left w:val="single" w:sz="1" w:space="0" w:color="000000"/>
              <w:bottom w:val="single" w:sz="1" w:space="0" w:color="000000"/>
            </w:tcBorders>
          </w:tcPr>
          <w:p w14:paraId="070290E5" w14:textId="77777777" w:rsidR="008B36D5" w:rsidRDefault="008B36D5" w:rsidP="00A01D6A">
            <w:pPr>
              <w:pStyle w:val="Contenutotabella"/>
              <w:jc w:val="center"/>
              <w:rPr>
                <w:sz w:val="20"/>
              </w:rPr>
            </w:pPr>
          </w:p>
        </w:tc>
        <w:tc>
          <w:tcPr>
            <w:tcW w:w="4336" w:type="dxa"/>
            <w:vMerge w:val="restart"/>
            <w:tcBorders>
              <w:left w:val="single" w:sz="1" w:space="0" w:color="000000"/>
              <w:bottom w:val="single" w:sz="1" w:space="0" w:color="000000"/>
            </w:tcBorders>
          </w:tcPr>
          <w:p w14:paraId="087D5618" w14:textId="77777777" w:rsidR="008B36D5" w:rsidRDefault="008B36D5" w:rsidP="00A01D6A">
            <w:pPr>
              <w:pStyle w:val="Contenutotabella"/>
              <w:jc w:val="center"/>
              <w:rPr>
                <w:sz w:val="20"/>
              </w:rPr>
            </w:pPr>
          </w:p>
        </w:tc>
        <w:tc>
          <w:tcPr>
            <w:tcW w:w="2410" w:type="dxa"/>
            <w:vMerge w:val="restart"/>
            <w:tcBorders>
              <w:left w:val="single" w:sz="1" w:space="0" w:color="000000"/>
              <w:bottom w:val="single" w:sz="1" w:space="0" w:color="000000"/>
              <w:right w:val="single" w:sz="1" w:space="0" w:color="000000"/>
            </w:tcBorders>
          </w:tcPr>
          <w:p w14:paraId="4B5C9356" w14:textId="77777777" w:rsidR="008B36D5" w:rsidRDefault="008B36D5" w:rsidP="00A01D6A">
            <w:pPr>
              <w:pStyle w:val="Contenutotabella"/>
              <w:jc w:val="center"/>
              <w:rPr>
                <w:sz w:val="20"/>
              </w:rPr>
            </w:pPr>
          </w:p>
        </w:tc>
      </w:tr>
    </w:tbl>
    <w:p w14:paraId="76606ECA" w14:textId="77777777" w:rsidR="00B51734" w:rsidRDefault="00B51734">
      <w:pPr>
        <w:jc w:val="center"/>
        <w:rPr>
          <w:rFonts w:ascii="Arial" w:hAnsi="Arial"/>
          <w:b/>
          <w:sz w:val="32"/>
        </w:rPr>
        <w:sectPr w:rsidR="00B51734">
          <w:headerReference w:type="default" r:id="rId15"/>
          <w:footerReference w:type="default" r:id="rId16"/>
          <w:headerReference w:type="first" r:id="rId17"/>
          <w:footerReference w:type="first" r:id="rId18"/>
          <w:footnotePr>
            <w:pos w:val="beneathText"/>
          </w:footnotePr>
          <w:pgSz w:w="11905" w:h="16837"/>
          <w:pgMar w:top="2095" w:right="1134" w:bottom="1798" w:left="1134" w:header="1134" w:footer="1134" w:gutter="0"/>
          <w:cols w:space="720"/>
          <w:formProt w:val="0"/>
          <w:docGrid w:linePitch="312" w:charSpace="-6145"/>
        </w:sectPr>
      </w:pPr>
    </w:p>
    <w:p w14:paraId="6C873750" w14:textId="77777777" w:rsidR="00B51734" w:rsidRDefault="00B51734" w:rsidP="00B51734">
      <w:pPr>
        <w:pStyle w:val="Intestazioneindice"/>
      </w:pPr>
    </w:p>
    <w:p w14:paraId="1A61E2B0" w14:textId="77777777" w:rsidR="00B51734" w:rsidRDefault="00B51734" w:rsidP="00B51734">
      <w:pPr>
        <w:pStyle w:val="Intestazioneindice"/>
      </w:pPr>
    </w:p>
    <w:p w14:paraId="38423FB2" w14:textId="77777777" w:rsidR="00A17BA5" w:rsidRDefault="00A17BA5" w:rsidP="00B51734">
      <w:pPr>
        <w:pStyle w:val="Intestazioneindice"/>
        <w:sectPr w:rsidR="00A17BA5" w:rsidSect="001765AE">
          <w:headerReference w:type="even" r:id="rId19"/>
          <w:headerReference w:type="default" r:id="rId20"/>
          <w:footerReference w:type="even" r:id="rId21"/>
          <w:footerReference w:type="default" r:id="rId22"/>
          <w:headerReference w:type="first" r:id="rId23"/>
          <w:footerReference w:type="first" r:id="rId24"/>
          <w:footnotePr>
            <w:pos w:val="beneathText"/>
          </w:footnotePr>
          <w:type w:val="continuous"/>
          <w:pgSz w:w="11905" w:h="16837"/>
          <w:pgMar w:top="1560" w:right="1134" w:bottom="1798" w:left="1134" w:header="1134" w:footer="1134" w:gutter="0"/>
          <w:cols w:space="720"/>
          <w:formProt w:val="0"/>
          <w:docGrid w:linePitch="312" w:charSpace="-6145"/>
        </w:sectPr>
      </w:pPr>
    </w:p>
    <w:p w14:paraId="60926D9F" w14:textId="1F41441D" w:rsidR="008B36D5" w:rsidRPr="00B40FA0" w:rsidRDefault="0090548E" w:rsidP="0090548E">
      <w:pPr>
        <w:pStyle w:val="Intestazioneindice"/>
        <w:rPr>
          <w:b w:val="0"/>
          <w:bCs w:val="0"/>
        </w:rPr>
      </w:pPr>
      <w:r w:rsidRPr="00B40FA0">
        <w:rPr>
          <w:b w:val="0"/>
          <w:bCs w:val="0"/>
        </w:rPr>
        <w:lastRenderedPageBreak/>
        <w:t>Sommario</w:t>
      </w:r>
    </w:p>
    <w:p w14:paraId="6E2190B6" w14:textId="2B076EFF" w:rsidR="0090548E" w:rsidRPr="002F21C8" w:rsidRDefault="00096E30" w:rsidP="0090548E">
      <w:pPr>
        <w:pStyle w:val="Intestazioneindice"/>
        <w:numPr>
          <w:ilvl w:val="0"/>
          <w:numId w:val="14"/>
        </w:numPr>
        <w:rPr>
          <w:b w:val="0"/>
          <w:color w:val="FF0000"/>
          <w:sz w:val="24"/>
          <w:szCs w:val="24"/>
        </w:rPr>
      </w:pPr>
      <w:hyperlink w:anchor="Propositi" w:history="1">
        <w:r w:rsidR="0090548E" w:rsidRPr="002F21C8">
          <w:rPr>
            <w:rStyle w:val="Collegamentoipertestuale"/>
            <w:b w:val="0"/>
            <w:color w:val="FF0000"/>
            <w:sz w:val="24"/>
            <w:szCs w:val="24"/>
          </w:rPr>
          <w:t xml:space="preserve">Propositi </w:t>
        </w:r>
        <w:bookmarkStart w:id="0" w:name="_Hlt148515619"/>
        <w:r w:rsidR="0090548E" w:rsidRPr="002F21C8">
          <w:rPr>
            <w:rStyle w:val="Collegamentoipertestuale"/>
            <w:b w:val="0"/>
            <w:color w:val="FF0000"/>
            <w:sz w:val="24"/>
            <w:szCs w:val="24"/>
          </w:rPr>
          <w:t>d</w:t>
        </w:r>
        <w:bookmarkEnd w:id="0"/>
        <w:r w:rsidR="0090548E" w:rsidRPr="002F21C8">
          <w:rPr>
            <w:rStyle w:val="Collegamentoipertestuale"/>
            <w:b w:val="0"/>
            <w:color w:val="FF0000"/>
            <w:sz w:val="24"/>
            <w:szCs w:val="24"/>
          </w:rPr>
          <w:t xml:space="preserve">el </w:t>
        </w:r>
        <w:r w:rsidR="00B40FA0" w:rsidRPr="002F21C8">
          <w:rPr>
            <w:rStyle w:val="Collegamentoipertestuale"/>
            <w:b w:val="0"/>
            <w:color w:val="FF0000"/>
            <w:sz w:val="24"/>
            <w:szCs w:val="24"/>
          </w:rPr>
          <w:t>s</w:t>
        </w:r>
        <w:r w:rsidR="0090548E" w:rsidRPr="002F21C8">
          <w:rPr>
            <w:rStyle w:val="Collegamentoipertestuale"/>
            <w:b w:val="0"/>
            <w:color w:val="FF0000"/>
            <w:sz w:val="24"/>
            <w:szCs w:val="24"/>
          </w:rPr>
          <w:t>istema</w:t>
        </w:r>
      </w:hyperlink>
    </w:p>
    <w:p w14:paraId="22F8D3F8" w14:textId="1CA18C6C" w:rsidR="00B40FA0" w:rsidRPr="002F21C8" w:rsidRDefault="00096E30" w:rsidP="0090548E">
      <w:pPr>
        <w:pStyle w:val="Intestazioneindice"/>
        <w:numPr>
          <w:ilvl w:val="0"/>
          <w:numId w:val="14"/>
        </w:numPr>
        <w:rPr>
          <w:rStyle w:val="Collegamentoipertestuale"/>
          <w:b w:val="0"/>
          <w:color w:val="FF0000"/>
          <w:sz w:val="24"/>
          <w:szCs w:val="24"/>
          <w:u w:val="none"/>
        </w:rPr>
      </w:pPr>
      <w:hyperlink w:anchor="sistema" w:history="1">
        <w:r w:rsidR="00B40FA0" w:rsidRPr="002F21C8">
          <w:rPr>
            <w:rStyle w:val="Collegamentoipertestuale"/>
            <w:b w:val="0"/>
            <w:color w:val="FF0000"/>
            <w:sz w:val="24"/>
            <w:szCs w:val="24"/>
          </w:rPr>
          <w:t>Sistema corrente</w:t>
        </w:r>
      </w:hyperlink>
    </w:p>
    <w:p w14:paraId="7498B9DF" w14:textId="77777777" w:rsidR="007015A4" w:rsidRPr="00F277E6" w:rsidRDefault="000F2F92" w:rsidP="00BD12EE">
      <w:pPr>
        <w:pStyle w:val="Intestazioneindice"/>
        <w:numPr>
          <w:ilvl w:val="0"/>
          <w:numId w:val="14"/>
        </w:numPr>
        <w:rPr>
          <w:rStyle w:val="Collegamentoipertestuale"/>
          <w:b w:val="0"/>
          <w:sz w:val="24"/>
          <w:szCs w:val="24"/>
        </w:rPr>
      </w:pPr>
      <w:r>
        <w:rPr>
          <w:b w:val="0"/>
          <w:sz w:val="24"/>
          <w:szCs w:val="24"/>
        </w:rPr>
        <w:fldChar w:fldCharType="begin"/>
      </w:r>
      <w:r>
        <w:instrText>HYPERLINK \l "RF"</w:instrText>
      </w:r>
      <w:r>
        <w:rPr>
          <w:b w:val="0"/>
          <w:sz w:val="24"/>
          <w:szCs w:val="24"/>
        </w:rPr>
      </w:r>
      <w:r>
        <w:rPr>
          <w:b w:val="0"/>
          <w:sz w:val="24"/>
          <w:szCs w:val="24"/>
        </w:rPr>
        <w:fldChar w:fldCharType="separate"/>
      </w:r>
      <w:r w:rsidR="007015A4" w:rsidRPr="00250D02">
        <w:rPr>
          <w:rStyle w:val="Collegamentoipertestuale"/>
          <w:b w:val="0"/>
          <w:sz w:val="24"/>
          <w:szCs w:val="24"/>
        </w:rPr>
        <w:t xml:space="preserve">Requisiti </w:t>
      </w:r>
      <w:r w:rsidR="00D1110F" w:rsidRPr="00250D02">
        <w:rPr>
          <w:rStyle w:val="Collegamentoipertestuale"/>
          <w:b w:val="0"/>
          <w:sz w:val="24"/>
          <w:szCs w:val="24"/>
        </w:rPr>
        <w:t>funzionali</w:t>
      </w:r>
    </w:p>
    <w:p w14:paraId="7EDFDF43" w14:textId="77777777" w:rsidR="00D1110F" w:rsidRPr="00FA2CF4" w:rsidRDefault="000F2F92" w:rsidP="0090548E">
      <w:pPr>
        <w:pStyle w:val="Intestazioneindice"/>
        <w:numPr>
          <w:ilvl w:val="0"/>
          <w:numId w:val="14"/>
        </w:numPr>
        <w:rPr>
          <w:rStyle w:val="Collegamentoipertestuale"/>
          <w:b w:val="0"/>
          <w:sz w:val="24"/>
          <w:szCs w:val="24"/>
        </w:rPr>
      </w:pPr>
      <w:r>
        <w:rPr>
          <w:b w:val="0"/>
          <w:sz w:val="24"/>
          <w:szCs w:val="24"/>
        </w:rPr>
        <w:fldChar w:fldCharType="end"/>
      </w:r>
      <w:r>
        <w:rPr>
          <w:b w:val="0"/>
          <w:sz w:val="24"/>
          <w:szCs w:val="24"/>
        </w:rPr>
        <w:fldChar w:fldCharType="begin"/>
      </w:r>
      <w:r>
        <w:instrText>HYPERLINK \l "RNF"</w:instrText>
      </w:r>
      <w:r>
        <w:rPr>
          <w:b w:val="0"/>
          <w:sz w:val="24"/>
          <w:szCs w:val="24"/>
        </w:rPr>
      </w:r>
      <w:r>
        <w:rPr>
          <w:b w:val="0"/>
          <w:sz w:val="24"/>
          <w:szCs w:val="24"/>
        </w:rPr>
        <w:fldChar w:fldCharType="separate"/>
      </w:r>
      <w:r w:rsidR="00D1110F" w:rsidRPr="001157F7">
        <w:rPr>
          <w:rStyle w:val="Collegamentoipertestuale"/>
          <w:b w:val="0"/>
          <w:sz w:val="24"/>
          <w:szCs w:val="24"/>
        </w:rPr>
        <w:t>Requisiti non funzionali</w:t>
      </w:r>
    </w:p>
    <w:p w14:paraId="1B66F100" w14:textId="294A2E5B" w:rsidR="00487978" w:rsidRPr="002F21C8" w:rsidRDefault="000F2F92" w:rsidP="0090548E">
      <w:pPr>
        <w:pStyle w:val="Intestazioneindice"/>
        <w:numPr>
          <w:ilvl w:val="0"/>
          <w:numId w:val="14"/>
        </w:numPr>
        <w:rPr>
          <w:rStyle w:val="Collegamentoipertestuale"/>
          <w:b w:val="0"/>
          <w:color w:val="FF0000"/>
          <w:sz w:val="24"/>
          <w:szCs w:val="24"/>
        </w:rPr>
      </w:pPr>
      <w:r>
        <w:rPr>
          <w:b w:val="0"/>
          <w:sz w:val="24"/>
          <w:szCs w:val="24"/>
        </w:rPr>
        <w:fldChar w:fldCharType="end"/>
      </w:r>
      <w:hyperlink w:anchor="Scenari" w:history="1">
        <w:r w:rsidR="00487978" w:rsidRPr="002F21C8">
          <w:rPr>
            <w:rStyle w:val="Collegamentoipertestuale"/>
            <w:b w:val="0"/>
            <w:color w:val="FF0000"/>
            <w:sz w:val="24"/>
            <w:szCs w:val="24"/>
          </w:rPr>
          <w:t>Scenari</w:t>
        </w:r>
      </w:hyperlink>
    </w:p>
    <w:p w14:paraId="359EDFB0" w14:textId="0A2AF56C" w:rsidR="00D1110F" w:rsidRPr="002F21C8" w:rsidRDefault="00096E30" w:rsidP="00D20F94">
      <w:pPr>
        <w:pStyle w:val="Intestazioneindice"/>
        <w:numPr>
          <w:ilvl w:val="0"/>
          <w:numId w:val="14"/>
        </w:numPr>
        <w:rPr>
          <w:rStyle w:val="Collegamentoipertestuale"/>
          <w:b w:val="0"/>
          <w:color w:val="FF0000"/>
          <w:sz w:val="24"/>
          <w:szCs w:val="24"/>
        </w:rPr>
      </w:pPr>
      <w:hyperlink w:anchor="Ambientedidestinazione" w:history="1">
        <w:r w:rsidR="00D1110F" w:rsidRPr="002F21C8">
          <w:rPr>
            <w:rStyle w:val="Collegamentoipertestuale"/>
            <w:b w:val="0"/>
            <w:color w:val="FF0000"/>
            <w:sz w:val="24"/>
            <w:szCs w:val="24"/>
          </w:rPr>
          <w:t>Ambiente di destinazione</w:t>
        </w:r>
      </w:hyperlink>
    </w:p>
    <w:p w14:paraId="716592E9" w14:textId="7C28E9AD" w:rsidR="001404BD" w:rsidRPr="002F21C8" w:rsidRDefault="00096E30" w:rsidP="0090548E">
      <w:pPr>
        <w:pStyle w:val="Intestazioneindice"/>
        <w:numPr>
          <w:ilvl w:val="0"/>
          <w:numId w:val="14"/>
        </w:numPr>
        <w:rPr>
          <w:b w:val="0"/>
          <w:color w:val="FF0000"/>
          <w:sz w:val="24"/>
          <w:szCs w:val="24"/>
        </w:rPr>
      </w:pPr>
      <w:hyperlink w:anchor="Consegne" w:history="1">
        <w:r w:rsidR="001404BD" w:rsidRPr="002F21C8">
          <w:rPr>
            <w:rStyle w:val="Collegamentoipertestuale"/>
            <w:b w:val="0"/>
            <w:color w:val="FF0000"/>
            <w:sz w:val="24"/>
            <w:szCs w:val="24"/>
          </w:rPr>
          <w:t>Consegne</w:t>
        </w:r>
        <w:r w:rsidR="00487978" w:rsidRPr="002F21C8">
          <w:rPr>
            <w:rStyle w:val="Collegamentoipertestuale"/>
            <w:b w:val="0"/>
            <w:color w:val="FF0000"/>
            <w:sz w:val="24"/>
            <w:szCs w:val="24"/>
          </w:rPr>
          <w:t xml:space="preserve"> e scadenza</w:t>
        </w:r>
      </w:hyperlink>
    </w:p>
    <w:p w14:paraId="3BF2556F" w14:textId="77777777" w:rsidR="00B51734" w:rsidRDefault="00B51734" w:rsidP="00FA696A">
      <w:pPr>
        <w:pStyle w:val="Sommario5"/>
        <w:ind w:left="0"/>
      </w:pPr>
    </w:p>
    <w:p w14:paraId="5AC45EF6" w14:textId="77777777" w:rsidR="00FA696A" w:rsidRDefault="00FA696A" w:rsidP="00FA696A">
      <w:pPr>
        <w:pStyle w:val="Sommario5"/>
        <w:ind w:left="0"/>
        <w:sectPr w:rsidR="00FA696A" w:rsidSect="00B51734">
          <w:footnotePr>
            <w:pos w:val="beneathText"/>
          </w:footnotePr>
          <w:pgSz w:w="11905" w:h="16837"/>
          <w:pgMar w:top="1560" w:right="1134" w:bottom="1798" w:left="1134" w:header="1134" w:footer="1134" w:gutter="0"/>
          <w:cols w:space="720"/>
          <w:formProt w:val="0"/>
          <w:docGrid w:linePitch="312" w:charSpace="-6145"/>
        </w:sectPr>
      </w:pPr>
    </w:p>
    <w:p w14:paraId="26D39370" w14:textId="1F773DDF" w:rsidR="001765AE" w:rsidRPr="00E749E1" w:rsidRDefault="008834E3" w:rsidP="0053271A">
      <w:pPr>
        <w:pStyle w:val="Titolo"/>
        <w:numPr>
          <w:ilvl w:val="0"/>
          <w:numId w:val="6"/>
        </w:numPr>
        <w:ind w:left="426"/>
        <w:jc w:val="left"/>
        <w:rPr>
          <w:b w:val="0"/>
          <w:color w:val="FF0000"/>
        </w:rPr>
      </w:pPr>
      <w:r>
        <w:rPr>
          <w:b w:val="0"/>
          <w:color w:val="FF0000"/>
        </w:rPr>
        <w:lastRenderedPageBreak/>
        <w:t>Introduzione</w:t>
      </w:r>
    </w:p>
    <w:p w14:paraId="24132C2E" w14:textId="69B8CEA9" w:rsidR="00AD3111" w:rsidRDefault="008834E3" w:rsidP="00AD3111">
      <w:r>
        <w:t>L’obiettivo di Record Road è di creare un e-commerce all’avanguardia, che offre un’esperienza unica nel mondo della musica analogica. In questo documento esamineremo in dettaglio tutte le specifiche e i requisiti che il nostro sistema adotterà.</w:t>
      </w:r>
    </w:p>
    <w:p w14:paraId="4BB9C592" w14:textId="77777777" w:rsidR="009F0B55" w:rsidRDefault="009F0B55" w:rsidP="00AD3111"/>
    <w:p w14:paraId="2CBE13E6" w14:textId="77777777" w:rsidR="00AD3111" w:rsidRDefault="00AD3111" w:rsidP="00AD3111"/>
    <w:p w14:paraId="66B1E464" w14:textId="1C9BF34F" w:rsidR="00AD3111" w:rsidRPr="00B9096C" w:rsidRDefault="00B9096C" w:rsidP="00AD3111">
      <w:pPr>
        <w:rPr>
          <w:color w:val="FF0000"/>
          <w:sz w:val="32"/>
          <w:szCs w:val="32"/>
        </w:rPr>
      </w:pPr>
      <w:r w:rsidRPr="00B9096C">
        <w:rPr>
          <w:color w:val="FF0000"/>
          <w:sz w:val="32"/>
          <w:szCs w:val="32"/>
        </w:rPr>
        <w:t>Sistema</w:t>
      </w:r>
      <w:r w:rsidR="00200471">
        <w:rPr>
          <w:color w:val="FF0000"/>
          <w:sz w:val="32"/>
          <w:szCs w:val="32"/>
        </w:rPr>
        <w:t xml:space="preserve"> proposto</w:t>
      </w:r>
    </w:p>
    <w:p w14:paraId="658FB024" w14:textId="77777777" w:rsidR="00AD3111" w:rsidRDefault="00AD3111" w:rsidP="003609D6">
      <w:pPr>
        <w:rPr>
          <w:sz w:val="32"/>
          <w:szCs w:val="32"/>
        </w:rPr>
      </w:pPr>
    </w:p>
    <w:p w14:paraId="1F0E8A53" w14:textId="34A4F2BC" w:rsidR="007C4B05" w:rsidRPr="00B9096C" w:rsidRDefault="007C4B05" w:rsidP="00AD3111">
      <w:pPr>
        <w:rPr>
          <w:color w:val="FF0000"/>
          <w:sz w:val="32"/>
          <w:szCs w:val="32"/>
        </w:rPr>
      </w:pPr>
      <w:r w:rsidRPr="00B9096C">
        <w:rPr>
          <w:color w:val="FF0000"/>
          <w:sz w:val="32"/>
          <w:szCs w:val="32"/>
        </w:rPr>
        <w:t>Requisiti funzionali</w:t>
      </w:r>
    </w:p>
    <w:p w14:paraId="109BC72B" w14:textId="08D4EE60" w:rsidR="00E80486" w:rsidRPr="00A92AE2" w:rsidRDefault="003A24DE">
      <w:pPr>
        <w:rPr>
          <w:u w:val="single"/>
        </w:rPr>
      </w:pPr>
      <w:r w:rsidRPr="00A92AE2">
        <w:rPr>
          <w:u w:val="single"/>
        </w:rPr>
        <w:t xml:space="preserve">Un utente </w:t>
      </w:r>
      <w:r w:rsidR="00592425" w:rsidRPr="00A92AE2">
        <w:rPr>
          <w:u w:val="single"/>
        </w:rPr>
        <w:t xml:space="preserve">non </w:t>
      </w:r>
      <w:del w:id="1" w:author="GIUSEPPE TOMMASO SPATARO" w:date="2023-11-20T19:30:00Z">
        <w:r w:rsidR="00592425" w:rsidRPr="00A92AE2" w:rsidDel="00541FC6">
          <w:rPr>
            <w:u w:val="single"/>
          </w:rPr>
          <w:delText>registrato</w:delText>
        </w:r>
        <w:r w:rsidR="00CC5869" w:rsidRPr="00A92AE2" w:rsidDel="00541FC6">
          <w:rPr>
            <w:u w:val="single"/>
          </w:rPr>
          <w:delText xml:space="preserve"> </w:delText>
        </w:r>
      </w:del>
      <w:ins w:id="2" w:author="GIUSEPPE TOMMASO SPATARO" w:date="2023-11-20T19:30:00Z">
        <w:r w:rsidR="00541FC6">
          <w:rPr>
            <w:u w:val="single"/>
          </w:rPr>
          <w:t>autentic</w:t>
        </w:r>
        <w:r w:rsidR="00541FC6" w:rsidRPr="00A92AE2">
          <w:rPr>
            <w:u w:val="single"/>
          </w:rPr>
          <w:t xml:space="preserve">ato </w:t>
        </w:r>
      </w:ins>
      <w:r w:rsidR="00CC5869" w:rsidRPr="00A92AE2">
        <w:rPr>
          <w:u w:val="single"/>
        </w:rPr>
        <w:t>potrà eseguire le seguenti funzionalità:</w:t>
      </w:r>
    </w:p>
    <w:p w14:paraId="340B6C01" w14:textId="2ED3A1E5" w:rsidR="00CC5869" w:rsidRPr="00BA1483" w:rsidRDefault="00AF5964" w:rsidP="00AF5964">
      <w:pPr>
        <w:numPr>
          <w:ilvl w:val="0"/>
          <w:numId w:val="18"/>
        </w:numPr>
        <w:rPr>
          <w:b/>
          <w:bCs/>
          <w:color w:val="FF0000"/>
        </w:rPr>
      </w:pPr>
      <w:r w:rsidRPr="00BA1483">
        <w:rPr>
          <w:b/>
          <w:bCs/>
          <w:color w:val="FF0000"/>
        </w:rPr>
        <w:t>RF3.1</w:t>
      </w:r>
      <w:r w:rsidR="00C07790" w:rsidRPr="00BA1483">
        <w:rPr>
          <w:b/>
          <w:bCs/>
          <w:color w:val="FF0000"/>
        </w:rPr>
        <w:t>.1</w:t>
      </w:r>
      <w:r w:rsidR="00937F41">
        <w:rPr>
          <w:b/>
          <w:bCs/>
          <w:color w:val="FF0000"/>
        </w:rPr>
        <w:t xml:space="preserve"> Registrazione</w:t>
      </w:r>
    </w:p>
    <w:p w14:paraId="7BBA1748" w14:textId="1D4EC53E" w:rsidR="00C07790" w:rsidRDefault="00C07790" w:rsidP="00C07790">
      <w:pPr>
        <w:ind w:left="720"/>
      </w:pPr>
      <w:r>
        <w:t xml:space="preserve">Il </w:t>
      </w:r>
      <w:r w:rsidR="0068465C">
        <w:t xml:space="preserve">sistema consentirà di effettuare la registrazione al sito inserendo le proprie informazioni: </w:t>
      </w:r>
      <w:r w:rsidR="00E8130B">
        <w:t xml:space="preserve">nome, </w:t>
      </w:r>
      <w:r w:rsidR="00BA1483">
        <w:t xml:space="preserve">cognome, </w:t>
      </w:r>
      <w:r w:rsidR="00E8130B">
        <w:t>domicilio, e-mail, password, numero di telefono</w:t>
      </w:r>
      <w:ins w:id="3" w:author="GIUSEPPE TOMMASO SPATARO" w:date="2023-11-20T19:43:00Z">
        <w:r w:rsidR="00A47973">
          <w:t xml:space="preserve">, </w:t>
        </w:r>
        <w:r w:rsidR="00A47973" w:rsidRPr="00A47973">
          <w:rPr>
            <w:highlight w:val="yellow"/>
            <w:rPrChange w:id="4" w:author="GIUSEPPE TOMMASO SPATARO" w:date="2023-11-20T19:44:00Z">
              <w:rPr/>
            </w:rPrChange>
          </w:rPr>
          <w:t>oppure ci si può registrare attraverso Google</w:t>
        </w:r>
      </w:ins>
      <w:r w:rsidR="00BA1483">
        <w:t>.</w:t>
      </w:r>
    </w:p>
    <w:p w14:paraId="4F961277" w14:textId="3EE73F93" w:rsidR="00BA1483" w:rsidRDefault="00BA1483" w:rsidP="00BA1483">
      <w:pPr>
        <w:ind w:left="720"/>
        <w:rPr>
          <w:ins w:id="5" w:author="GIUSEPPE TOMMASO SPATARO" w:date="2023-11-20T19:25:00Z"/>
          <w:u w:val="single"/>
        </w:rPr>
      </w:pPr>
      <w:r w:rsidRPr="00BA1483">
        <w:rPr>
          <w:b/>
          <w:bCs/>
          <w:color w:val="FF0000"/>
        </w:rPr>
        <w:t>Priorità</w:t>
      </w:r>
      <w:r>
        <w:t xml:space="preserve">: </w:t>
      </w:r>
      <w:r w:rsidRPr="00BA1483">
        <w:rPr>
          <w:u w:val="single"/>
        </w:rPr>
        <w:t>ALTA</w:t>
      </w:r>
    </w:p>
    <w:p w14:paraId="25A23E40" w14:textId="5A3B0493" w:rsidR="007D3CB5" w:rsidRPr="00BA1483" w:rsidRDefault="007D3CB5" w:rsidP="007D3CB5">
      <w:pPr>
        <w:numPr>
          <w:ilvl w:val="0"/>
          <w:numId w:val="18"/>
        </w:numPr>
        <w:rPr>
          <w:ins w:id="6" w:author="GIUSEPPE TOMMASO SPATARO" w:date="2023-11-20T19:25:00Z"/>
          <w:b/>
          <w:bCs/>
          <w:color w:val="FF0000"/>
        </w:rPr>
      </w:pPr>
      <w:ins w:id="7" w:author="GIUSEPPE TOMMASO SPATARO" w:date="2023-11-20T19:25:00Z">
        <w:r w:rsidRPr="00BA1483">
          <w:rPr>
            <w:b/>
            <w:bCs/>
            <w:color w:val="FF0000"/>
          </w:rPr>
          <w:t>RF3.1.</w:t>
        </w:r>
        <w:r>
          <w:rPr>
            <w:b/>
            <w:bCs/>
            <w:color w:val="FF0000"/>
          </w:rPr>
          <w:t>2 Autenticazione</w:t>
        </w:r>
      </w:ins>
    </w:p>
    <w:p w14:paraId="5C3AE362" w14:textId="1D528C69" w:rsidR="007D3CB5" w:rsidRDefault="007D3CB5" w:rsidP="007D3CB5">
      <w:pPr>
        <w:ind w:left="720"/>
        <w:rPr>
          <w:ins w:id="8" w:author="GIUSEPPE TOMMASO SPATARO" w:date="2023-11-20T19:25:00Z"/>
        </w:rPr>
      </w:pPr>
      <w:ins w:id="9" w:author="GIUSEPPE TOMMASO SPATARO" w:date="2023-11-20T19:25:00Z">
        <w:r>
          <w:t>Il sistema consentirà di effettuare il login al sito sfruttando come chiavi di accesso l’e</w:t>
        </w:r>
      </w:ins>
      <w:ins w:id="10" w:author="GIUSEPPE TOMMASO SPATARO" w:date="2023-11-20T19:27:00Z">
        <w:r w:rsidR="00510DEA">
          <w:t>-</w:t>
        </w:r>
      </w:ins>
      <w:ins w:id="11" w:author="GIUSEPPE TOMMASO SPATARO" w:date="2023-11-20T19:25:00Z">
        <w:r>
          <w:t xml:space="preserve">mail e la </w:t>
        </w:r>
      </w:ins>
      <w:ins w:id="12" w:author="GIUSEPPE TOMMASO SPATARO" w:date="2023-11-20T19:26:00Z">
        <w:r>
          <w:t>password</w:t>
        </w:r>
      </w:ins>
      <w:ins w:id="13" w:author="GIUSEPPE TOMMASO SPATARO" w:date="2023-11-20T19:27:00Z">
        <w:r w:rsidR="007575ED">
          <w:t xml:space="preserve">, </w:t>
        </w:r>
        <w:r w:rsidR="007575ED" w:rsidRPr="00510DEA">
          <w:rPr>
            <w:highlight w:val="yellow"/>
            <w:rPrChange w:id="14" w:author="GIUSEPPE TOMMASO SPATARO" w:date="2023-11-20T19:27:00Z">
              <w:rPr/>
            </w:rPrChange>
          </w:rPr>
          <w:t xml:space="preserve">oppure autenticandosi </w:t>
        </w:r>
        <w:r w:rsidR="00510DEA" w:rsidRPr="00510DEA">
          <w:rPr>
            <w:highlight w:val="yellow"/>
            <w:rPrChange w:id="15" w:author="GIUSEPPE TOMMASO SPATARO" w:date="2023-11-20T19:27:00Z">
              <w:rPr/>
            </w:rPrChange>
          </w:rPr>
          <w:t>tramite Google</w:t>
        </w:r>
      </w:ins>
      <w:ins w:id="16" w:author="GIUSEPPE TOMMASO SPATARO" w:date="2023-11-20T19:25:00Z">
        <w:r>
          <w:t>.</w:t>
        </w:r>
      </w:ins>
    </w:p>
    <w:p w14:paraId="039C29C4" w14:textId="2C2D90C4" w:rsidR="00D90047" w:rsidRDefault="007D3CB5" w:rsidP="007D3CB5">
      <w:pPr>
        <w:ind w:left="720"/>
        <w:rPr>
          <w:u w:val="single"/>
        </w:rPr>
      </w:pPr>
      <w:ins w:id="17" w:author="GIUSEPPE TOMMASO SPATARO" w:date="2023-11-20T19:25:00Z">
        <w:r w:rsidRPr="00BA1483">
          <w:rPr>
            <w:b/>
            <w:bCs/>
            <w:color w:val="FF0000"/>
          </w:rPr>
          <w:t>Priorità</w:t>
        </w:r>
        <w:r>
          <w:t xml:space="preserve">: </w:t>
        </w:r>
        <w:r w:rsidRPr="00BA1483">
          <w:rPr>
            <w:u w:val="single"/>
          </w:rPr>
          <w:t>ALTA</w:t>
        </w:r>
      </w:ins>
    </w:p>
    <w:p w14:paraId="59AF47DF" w14:textId="77777777" w:rsidR="00A27DE3" w:rsidRDefault="00A27DE3" w:rsidP="00BA1483">
      <w:pPr>
        <w:ind w:left="720"/>
        <w:rPr>
          <w:u w:val="single"/>
        </w:rPr>
      </w:pPr>
    </w:p>
    <w:p w14:paraId="4227311A" w14:textId="47E2AE8D" w:rsidR="00BA1483" w:rsidRPr="00A92AE2" w:rsidRDefault="0017638D" w:rsidP="00BA1483">
      <w:pPr>
        <w:rPr>
          <w:u w:val="single"/>
        </w:rPr>
      </w:pPr>
      <w:r w:rsidRPr="00A92AE2">
        <w:rPr>
          <w:u w:val="single"/>
        </w:rPr>
        <w:t>Un utente</w:t>
      </w:r>
      <w:r w:rsidR="0042132E">
        <w:rPr>
          <w:u w:val="single"/>
        </w:rPr>
        <w:t xml:space="preserve"> generico (quindi sia</w:t>
      </w:r>
      <w:r w:rsidR="009B0AEB" w:rsidRPr="00A92AE2">
        <w:rPr>
          <w:u w:val="single"/>
        </w:rPr>
        <w:t xml:space="preserve"> </w:t>
      </w:r>
      <w:r w:rsidR="0042132E">
        <w:rPr>
          <w:u w:val="single"/>
        </w:rPr>
        <w:t xml:space="preserve">l’utente </w:t>
      </w:r>
      <w:r w:rsidR="009B0AEB" w:rsidRPr="00A92AE2">
        <w:rPr>
          <w:u w:val="single"/>
        </w:rPr>
        <w:t xml:space="preserve">non </w:t>
      </w:r>
      <w:del w:id="18" w:author="GIUSEPPE TOMMASO SPATARO" w:date="2023-11-20T19:30:00Z">
        <w:r w:rsidR="009B0AEB" w:rsidRPr="00A92AE2" w:rsidDel="004A59FA">
          <w:rPr>
            <w:u w:val="single"/>
          </w:rPr>
          <w:delText xml:space="preserve">registrato </w:delText>
        </w:r>
      </w:del>
      <w:ins w:id="19" w:author="GIUSEPPE TOMMASO SPATARO" w:date="2023-11-20T19:30:00Z">
        <w:r w:rsidR="004A59FA">
          <w:rPr>
            <w:u w:val="single"/>
          </w:rPr>
          <w:t>autentic</w:t>
        </w:r>
        <w:r w:rsidR="004A59FA" w:rsidRPr="00A92AE2">
          <w:rPr>
            <w:u w:val="single"/>
          </w:rPr>
          <w:t xml:space="preserve">ato </w:t>
        </w:r>
      </w:ins>
      <w:r w:rsidR="0042132E">
        <w:rPr>
          <w:u w:val="single"/>
        </w:rPr>
        <w:t>che quello</w:t>
      </w:r>
      <w:r w:rsidR="009B0AEB" w:rsidRPr="00A92AE2">
        <w:rPr>
          <w:u w:val="single"/>
        </w:rPr>
        <w:t xml:space="preserve"> </w:t>
      </w:r>
      <w:del w:id="20" w:author="GIUSEPPE TOMMASO SPATARO" w:date="2023-11-20T19:30:00Z">
        <w:r w:rsidR="009B0AEB" w:rsidRPr="00A92AE2" w:rsidDel="004A59FA">
          <w:rPr>
            <w:u w:val="single"/>
          </w:rPr>
          <w:delText xml:space="preserve">registrato </w:delText>
        </w:r>
      </w:del>
      <w:ins w:id="21" w:author="GIUSEPPE TOMMASO SPATARO" w:date="2023-11-20T19:30:00Z">
        <w:r w:rsidR="004A59FA">
          <w:rPr>
            <w:u w:val="single"/>
          </w:rPr>
          <w:t>autentic</w:t>
        </w:r>
        <w:r w:rsidR="004A59FA" w:rsidRPr="00A92AE2">
          <w:rPr>
            <w:u w:val="single"/>
          </w:rPr>
          <w:t>ato</w:t>
        </w:r>
      </w:ins>
      <w:r w:rsidR="0042132E">
        <w:rPr>
          <w:u w:val="single"/>
        </w:rPr>
        <w:t>)</w:t>
      </w:r>
      <w:ins w:id="22" w:author="GIUSEPPE TOMMASO SPATARO" w:date="2023-11-20T19:30:00Z">
        <w:r w:rsidR="004A59FA" w:rsidRPr="00A92AE2">
          <w:rPr>
            <w:u w:val="single"/>
          </w:rPr>
          <w:t xml:space="preserve"> </w:t>
        </w:r>
      </w:ins>
      <w:r w:rsidR="009B0AEB" w:rsidRPr="00A92AE2">
        <w:rPr>
          <w:u w:val="single"/>
        </w:rPr>
        <w:t>potranno eseguire le seguenti funzionalità:</w:t>
      </w:r>
    </w:p>
    <w:p w14:paraId="09778C3B" w14:textId="147C4032" w:rsidR="009B0AEB" w:rsidRPr="00BA1483" w:rsidRDefault="009B0AEB" w:rsidP="009B0AEB">
      <w:pPr>
        <w:numPr>
          <w:ilvl w:val="0"/>
          <w:numId w:val="18"/>
        </w:numPr>
        <w:rPr>
          <w:b/>
          <w:bCs/>
          <w:color w:val="FF0000"/>
        </w:rPr>
      </w:pPr>
      <w:r w:rsidRPr="00BA1483">
        <w:rPr>
          <w:b/>
          <w:bCs/>
          <w:color w:val="FF0000"/>
        </w:rPr>
        <w:t>RF3.</w:t>
      </w:r>
      <w:r>
        <w:rPr>
          <w:b/>
          <w:bCs/>
          <w:color w:val="FF0000"/>
        </w:rPr>
        <w:t>2</w:t>
      </w:r>
      <w:r w:rsidRPr="00BA1483">
        <w:rPr>
          <w:b/>
          <w:bCs/>
          <w:color w:val="FF0000"/>
        </w:rPr>
        <w:t>.1</w:t>
      </w:r>
      <w:r w:rsidR="00937F41">
        <w:rPr>
          <w:b/>
          <w:bCs/>
          <w:color w:val="FF0000"/>
        </w:rPr>
        <w:t xml:space="preserve"> Visualizzare </w:t>
      </w:r>
      <w:r w:rsidR="00310DF6">
        <w:rPr>
          <w:b/>
          <w:bCs/>
          <w:color w:val="FF0000"/>
        </w:rPr>
        <w:t>catalogo</w:t>
      </w:r>
    </w:p>
    <w:p w14:paraId="4A4B699B" w14:textId="02499A6C" w:rsidR="009B0AEB" w:rsidRDefault="009B0AEB" w:rsidP="009B0AEB">
      <w:pPr>
        <w:ind w:left="720"/>
      </w:pPr>
      <w:r>
        <w:t>Il sistema consentirà di</w:t>
      </w:r>
      <w:r w:rsidR="00A66C32">
        <w:t xml:space="preserve"> visualizzare i prodotti all’interno del catalo</w:t>
      </w:r>
      <w:r w:rsidR="00937F41">
        <w:t>go</w:t>
      </w:r>
      <w:r>
        <w:t>.</w:t>
      </w:r>
    </w:p>
    <w:p w14:paraId="4A1F45A9" w14:textId="77777777" w:rsidR="009B0AEB" w:rsidRDefault="009B0AEB" w:rsidP="009B0AEB">
      <w:pPr>
        <w:ind w:left="720"/>
        <w:rPr>
          <w:u w:val="single"/>
        </w:rPr>
      </w:pPr>
      <w:r w:rsidRPr="00BA1483">
        <w:rPr>
          <w:b/>
          <w:bCs/>
          <w:color w:val="FF0000"/>
        </w:rPr>
        <w:t>Priorità</w:t>
      </w:r>
      <w:r>
        <w:t xml:space="preserve">: </w:t>
      </w:r>
      <w:r w:rsidRPr="00BA1483">
        <w:rPr>
          <w:u w:val="single"/>
        </w:rPr>
        <w:t>ALTA</w:t>
      </w:r>
    </w:p>
    <w:p w14:paraId="7CDABB72" w14:textId="2E09C309" w:rsidR="00937F41" w:rsidRPr="00BA1483" w:rsidRDefault="00937F41" w:rsidP="00937F41">
      <w:pPr>
        <w:numPr>
          <w:ilvl w:val="0"/>
          <w:numId w:val="18"/>
        </w:numPr>
        <w:rPr>
          <w:b/>
          <w:bCs/>
          <w:color w:val="FF0000"/>
        </w:rPr>
      </w:pPr>
      <w:r w:rsidRPr="00BA1483">
        <w:rPr>
          <w:b/>
          <w:bCs/>
          <w:color w:val="FF0000"/>
        </w:rPr>
        <w:t>RF3.</w:t>
      </w:r>
      <w:r w:rsidR="00121C4E">
        <w:rPr>
          <w:b/>
          <w:bCs/>
          <w:color w:val="FF0000"/>
        </w:rPr>
        <w:t>2.2</w:t>
      </w:r>
      <w:r>
        <w:rPr>
          <w:b/>
          <w:bCs/>
          <w:color w:val="FF0000"/>
        </w:rPr>
        <w:t xml:space="preserve"> </w:t>
      </w:r>
      <w:r w:rsidR="00310DF6">
        <w:rPr>
          <w:b/>
          <w:bCs/>
          <w:color w:val="FF0000"/>
        </w:rPr>
        <w:t>Visualizzare prodotto</w:t>
      </w:r>
    </w:p>
    <w:p w14:paraId="6E560909" w14:textId="71522BF0" w:rsidR="00937F41" w:rsidRDefault="00937F41" w:rsidP="00937F41">
      <w:pPr>
        <w:ind w:left="720"/>
      </w:pPr>
      <w:r>
        <w:t>Il sistema consentirà di</w:t>
      </w:r>
      <w:r w:rsidR="00310DF6">
        <w:t xml:space="preserve"> visualizzare i</w:t>
      </w:r>
      <w:r w:rsidR="00121C4E">
        <w:t>n dettaglio ogni singolo prodotto del catalogo</w:t>
      </w:r>
      <w:ins w:id="23" w:author="GIUSEPPE TOMMASO SPATARO" w:date="2023-11-20T19:32:00Z">
        <w:r w:rsidR="00AF258D">
          <w:t xml:space="preserve"> (si potranno controllare il nome dell’album</w:t>
        </w:r>
      </w:ins>
      <w:ins w:id="24" w:author="GIUSEPPE TOMMASO SPATARO" w:date="2023-11-20T19:33:00Z">
        <w:r w:rsidR="00AF258D">
          <w:t xml:space="preserve">, </w:t>
        </w:r>
      </w:ins>
      <w:r w:rsidR="00333E41">
        <w:t xml:space="preserve">il nome </w:t>
      </w:r>
      <w:ins w:id="25" w:author="GIUSEPPE TOMMASO SPATARO" w:date="2023-11-20T19:33:00Z">
        <w:r w:rsidR="00AF258D">
          <w:t>dell’artista, i generi di appartenenza, l’anno di uscita, il prezzo, e l’ISBN</w:t>
        </w:r>
      </w:ins>
      <w:ins w:id="26" w:author="GIUSEPPE TOMMASO SPATARO" w:date="2023-11-20T19:32:00Z">
        <w:r w:rsidR="00AF258D">
          <w:t>)</w:t>
        </w:r>
      </w:ins>
      <w:r>
        <w:t>.</w:t>
      </w:r>
    </w:p>
    <w:p w14:paraId="75A58B96" w14:textId="77777777" w:rsidR="00937F41" w:rsidRDefault="00937F41" w:rsidP="00937F41">
      <w:pPr>
        <w:ind w:left="720"/>
        <w:rPr>
          <w:u w:val="single"/>
        </w:rPr>
      </w:pPr>
      <w:r w:rsidRPr="00BA1483">
        <w:rPr>
          <w:b/>
          <w:bCs/>
          <w:color w:val="FF0000"/>
        </w:rPr>
        <w:t>Priorità</w:t>
      </w:r>
      <w:r>
        <w:t xml:space="preserve">: </w:t>
      </w:r>
      <w:r w:rsidRPr="00BA1483">
        <w:rPr>
          <w:u w:val="single"/>
        </w:rPr>
        <w:t>ALTA</w:t>
      </w:r>
    </w:p>
    <w:p w14:paraId="69BF667F" w14:textId="3CBD773B" w:rsidR="00121C4E" w:rsidRPr="00BA1483" w:rsidRDefault="00121C4E" w:rsidP="00121C4E">
      <w:pPr>
        <w:numPr>
          <w:ilvl w:val="0"/>
          <w:numId w:val="18"/>
        </w:numPr>
        <w:rPr>
          <w:b/>
          <w:bCs/>
          <w:color w:val="FF0000"/>
        </w:rPr>
      </w:pPr>
      <w:r w:rsidRPr="00BA1483">
        <w:rPr>
          <w:b/>
          <w:bCs/>
          <w:color w:val="FF0000"/>
        </w:rPr>
        <w:t>RF3.</w:t>
      </w:r>
      <w:r>
        <w:rPr>
          <w:b/>
          <w:bCs/>
          <w:color w:val="FF0000"/>
        </w:rPr>
        <w:t>2.3</w:t>
      </w:r>
      <w:r w:rsidR="00904C89">
        <w:rPr>
          <w:b/>
          <w:bCs/>
          <w:color w:val="FF0000"/>
        </w:rPr>
        <w:t xml:space="preserve"> Ricercare prodotto</w:t>
      </w:r>
    </w:p>
    <w:p w14:paraId="6ECC06AD" w14:textId="638A22AE" w:rsidR="00121C4E" w:rsidRDefault="00121C4E" w:rsidP="00121C4E">
      <w:pPr>
        <w:ind w:left="720"/>
      </w:pPr>
      <w:r>
        <w:t>Il sistema consentirà di effettuare la</w:t>
      </w:r>
      <w:r w:rsidR="005A7CE8">
        <w:t xml:space="preserve"> ricerca di un prodotto del catalogo </w:t>
      </w:r>
      <w:del w:id="27" w:author="GIUSEPPE TOMMASO SPATARO" w:date="2023-11-20T19:29:00Z">
        <w:r w:rsidR="005A7CE8" w:rsidDel="00045D37">
          <w:delText>in base al nome</w:delText>
        </w:r>
        <w:r w:rsidR="00BA1C19" w:rsidDel="00045D37">
          <w:delText xml:space="preserve"> dell’album</w:delText>
        </w:r>
      </w:del>
      <w:ins w:id="28" w:author="GIUSEPPE TOMMASO SPATARO" w:date="2023-11-20T19:29:00Z">
        <w:r w:rsidR="00045D37">
          <w:t xml:space="preserve">per </w:t>
        </w:r>
        <w:r w:rsidR="00B06A33">
          <w:t>album e/o per nome dell’artista</w:t>
        </w:r>
      </w:ins>
      <w:r w:rsidR="00AA0F53">
        <w:t xml:space="preserve">, </w:t>
      </w:r>
      <w:r w:rsidR="00AA0F53" w:rsidRPr="006355EB">
        <w:rPr>
          <w:highlight w:val="yellow"/>
        </w:rPr>
        <w:t xml:space="preserve">oppure effettuare una ricerca avanzata utilizzando dei filtri (ad esempio </w:t>
      </w:r>
      <w:r w:rsidR="006355EB" w:rsidRPr="006355EB">
        <w:rPr>
          <w:highlight w:val="yellow"/>
        </w:rPr>
        <w:t xml:space="preserve">il </w:t>
      </w:r>
      <w:r w:rsidR="00AA0F53" w:rsidRPr="006355EB">
        <w:rPr>
          <w:highlight w:val="yellow"/>
        </w:rPr>
        <w:t xml:space="preserve">genere musicale, </w:t>
      </w:r>
      <w:r w:rsidR="006355EB" w:rsidRPr="006355EB">
        <w:rPr>
          <w:highlight w:val="yellow"/>
        </w:rPr>
        <w:t>o la fascia di prezzo)</w:t>
      </w:r>
      <w:r>
        <w:t>.</w:t>
      </w:r>
    </w:p>
    <w:p w14:paraId="2429144F" w14:textId="77777777" w:rsidR="00121C4E" w:rsidRDefault="00121C4E" w:rsidP="00121C4E">
      <w:pPr>
        <w:ind w:left="720"/>
        <w:rPr>
          <w:u w:val="single"/>
        </w:rPr>
      </w:pPr>
      <w:r w:rsidRPr="00BA1483">
        <w:rPr>
          <w:b/>
          <w:bCs/>
          <w:color w:val="FF0000"/>
        </w:rPr>
        <w:t>Priorità</w:t>
      </w:r>
      <w:r>
        <w:t xml:space="preserve">: </w:t>
      </w:r>
      <w:r w:rsidRPr="00BA1483">
        <w:rPr>
          <w:u w:val="single"/>
        </w:rPr>
        <w:t>ALTA</w:t>
      </w:r>
    </w:p>
    <w:p w14:paraId="26DE302F" w14:textId="77777777" w:rsidR="00A27DE3" w:rsidRDefault="00A27DE3" w:rsidP="00121C4E">
      <w:pPr>
        <w:ind w:left="720"/>
        <w:rPr>
          <w:u w:val="single"/>
        </w:rPr>
      </w:pPr>
    </w:p>
    <w:p w14:paraId="23756564" w14:textId="7F7C05B8" w:rsidR="00121C4E" w:rsidRPr="00A92AE2" w:rsidRDefault="004D3604" w:rsidP="00671F7E">
      <w:pPr>
        <w:rPr>
          <w:u w:val="single"/>
        </w:rPr>
      </w:pPr>
      <w:r w:rsidRPr="00A92AE2">
        <w:rPr>
          <w:u w:val="single"/>
        </w:rPr>
        <w:t xml:space="preserve">Un utente </w:t>
      </w:r>
      <w:del w:id="29" w:author="GIUSEPPE TOMMASO SPATARO" w:date="2023-11-20T19:31:00Z">
        <w:r w:rsidRPr="00A92AE2" w:rsidDel="00D84C85">
          <w:rPr>
            <w:u w:val="single"/>
          </w:rPr>
          <w:delText>registrato</w:delText>
        </w:r>
      </w:del>
      <w:ins w:id="30" w:author="GIUSEPPE TOMMASO SPATARO" w:date="2023-11-20T19:31:00Z">
        <w:r w:rsidR="00D84C85">
          <w:rPr>
            <w:u w:val="single"/>
          </w:rPr>
          <w:t>autentic</w:t>
        </w:r>
        <w:r w:rsidR="00D84C85" w:rsidRPr="00A92AE2">
          <w:rPr>
            <w:u w:val="single"/>
          </w:rPr>
          <w:t>ato</w:t>
        </w:r>
      </w:ins>
      <w:r w:rsidRPr="00A92AE2">
        <w:rPr>
          <w:u w:val="single"/>
        </w:rPr>
        <w:t xml:space="preserve">, un gestore ordini e un gestore del catalogo </w:t>
      </w:r>
      <w:r w:rsidR="00544D3F" w:rsidRPr="00A92AE2">
        <w:rPr>
          <w:u w:val="single"/>
        </w:rPr>
        <w:t>potranno eseguire le seguenti</w:t>
      </w:r>
      <w:r w:rsidR="00544D3F" w:rsidRPr="00D03328">
        <w:t xml:space="preserve"> </w:t>
      </w:r>
      <w:r w:rsidR="00544D3F" w:rsidRPr="00A92AE2">
        <w:rPr>
          <w:u w:val="single"/>
        </w:rPr>
        <w:t>funzioni:</w:t>
      </w:r>
    </w:p>
    <w:p w14:paraId="734C04E2" w14:textId="6BE12A1B" w:rsidR="00544D3F" w:rsidRPr="00BA1483" w:rsidDel="00844C0F" w:rsidRDefault="00544D3F" w:rsidP="00544D3F">
      <w:pPr>
        <w:numPr>
          <w:ilvl w:val="0"/>
          <w:numId w:val="18"/>
        </w:numPr>
        <w:rPr>
          <w:del w:id="31" w:author="GIUSEPPE TOMMASO SPATARO" w:date="2023-11-20T19:33:00Z"/>
          <w:b/>
          <w:bCs/>
          <w:color w:val="FF0000"/>
        </w:rPr>
      </w:pPr>
      <w:del w:id="32" w:author="GIUSEPPE TOMMASO SPATARO" w:date="2023-11-20T19:33:00Z">
        <w:r w:rsidRPr="00BA1483" w:rsidDel="00844C0F">
          <w:rPr>
            <w:b/>
            <w:bCs/>
            <w:color w:val="FF0000"/>
          </w:rPr>
          <w:delText>RF3.</w:delText>
        </w:r>
        <w:r w:rsidDel="00844C0F">
          <w:rPr>
            <w:b/>
            <w:bCs/>
            <w:color w:val="FF0000"/>
          </w:rPr>
          <w:delText>3.1</w:delText>
        </w:r>
        <w:r w:rsidR="00444EEC" w:rsidDel="00844C0F">
          <w:rPr>
            <w:b/>
            <w:bCs/>
            <w:color w:val="FF0000"/>
          </w:rPr>
          <w:delText xml:space="preserve"> Log-In</w:delText>
        </w:r>
      </w:del>
    </w:p>
    <w:p w14:paraId="46643648" w14:textId="4380F8D1" w:rsidR="00544D3F" w:rsidDel="00844C0F" w:rsidRDefault="00544D3F" w:rsidP="00544D3F">
      <w:pPr>
        <w:ind w:left="720"/>
        <w:rPr>
          <w:del w:id="33" w:author="GIUSEPPE TOMMASO SPATARO" w:date="2023-11-20T19:33:00Z"/>
        </w:rPr>
      </w:pPr>
      <w:del w:id="34" w:author="GIUSEPPE TOMMASO SPATARO" w:date="2023-11-20T19:33:00Z">
        <w:r w:rsidDel="00844C0F">
          <w:delText xml:space="preserve">Il sistema consentirà di effettuare </w:delText>
        </w:r>
        <w:r w:rsidR="00532DCE" w:rsidDel="00844C0F">
          <w:delText>l’accesso</w:delText>
        </w:r>
        <w:r w:rsidDel="00844C0F">
          <w:delText xml:space="preserve"> al sito inserendo le proprie informazioni: e-mail</w:delText>
        </w:r>
        <w:r w:rsidR="00BC71DF" w:rsidDel="00844C0F">
          <w:delText xml:space="preserve"> e</w:delText>
        </w:r>
        <w:r w:rsidDel="00844C0F">
          <w:delText xml:space="preserve"> password.</w:delText>
        </w:r>
      </w:del>
    </w:p>
    <w:p w14:paraId="0D833C74" w14:textId="26C6368A" w:rsidR="00544D3F" w:rsidDel="00844C0F" w:rsidRDefault="00544D3F" w:rsidP="00544D3F">
      <w:pPr>
        <w:ind w:left="720"/>
        <w:rPr>
          <w:del w:id="35" w:author="GIUSEPPE TOMMASO SPATARO" w:date="2023-11-20T19:33:00Z"/>
          <w:u w:val="single"/>
        </w:rPr>
      </w:pPr>
      <w:del w:id="36" w:author="GIUSEPPE TOMMASO SPATARO" w:date="2023-11-20T19:33:00Z">
        <w:r w:rsidRPr="00BA1483" w:rsidDel="00844C0F">
          <w:rPr>
            <w:b/>
            <w:bCs/>
            <w:color w:val="FF0000"/>
          </w:rPr>
          <w:delText>Priorità</w:delText>
        </w:r>
        <w:r w:rsidDel="00844C0F">
          <w:delText xml:space="preserve">: </w:delText>
        </w:r>
        <w:r w:rsidRPr="00BA1483" w:rsidDel="00844C0F">
          <w:rPr>
            <w:u w:val="single"/>
          </w:rPr>
          <w:delText>ALTA</w:delText>
        </w:r>
      </w:del>
    </w:p>
    <w:p w14:paraId="065064EC" w14:textId="69D9F926" w:rsidR="00444EEC" w:rsidRPr="00BA1483" w:rsidRDefault="00444EEC" w:rsidP="00444EEC">
      <w:pPr>
        <w:numPr>
          <w:ilvl w:val="0"/>
          <w:numId w:val="18"/>
        </w:numPr>
        <w:rPr>
          <w:b/>
          <w:bCs/>
          <w:color w:val="FF0000"/>
        </w:rPr>
      </w:pPr>
      <w:r w:rsidRPr="00BA1483">
        <w:rPr>
          <w:b/>
          <w:bCs/>
          <w:color w:val="FF0000"/>
        </w:rPr>
        <w:t>RF3.</w:t>
      </w:r>
      <w:r w:rsidR="00B361A4">
        <w:rPr>
          <w:b/>
          <w:bCs/>
          <w:color w:val="FF0000"/>
        </w:rPr>
        <w:t>3</w:t>
      </w:r>
      <w:r w:rsidRPr="00BA1483">
        <w:rPr>
          <w:b/>
          <w:bCs/>
          <w:color w:val="FF0000"/>
        </w:rPr>
        <w:t>.</w:t>
      </w:r>
      <w:r w:rsidR="00B361A4">
        <w:rPr>
          <w:b/>
          <w:bCs/>
          <w:color w:val="FF0000"/>
        </w:rPr>
        <w:t>2</w:t>
      </w:r>
      <w:r>
        <w:rPr>
          <w:b/>
          <w:bCs/>
          <w:color w:val="FF0000"/>
        </w:rPr>
        <w:t xml:space="preserve"> Log-out</w:t>
      </w:r>
    </w:p>
    <w:p w14:paraId="553C6356" w14:textId="70BD5E4F" w:rsidR="00444EEC" w:rsidRDefault="00444EEC" w:rsidP="00444EEC">
      <w:pPr>
        <w:ind w:left="720"/>
      </w:pPr>
      <w:r>
        <w:t>Il sistema consentirà di effettuare la</w:t>
      </w:r>
      <w:r w:rsidR="00EA1CAF">
        <w:t xml:space="preserve"> disconnessione</w:t>
      </w:r>
      <w:r w:rsidR="00F738EE">
        <w:t xml:space="preserve"> dal sito</w:t>
      </w:r>
      <w:r>
        <w:t>.</w:t>
      </w:r>
    </w:p>
    <w:p w14:paraId="08BBBD87" w14:textId="77777777" w:rsidR="00444EEC" w:rsidRDefault="00444EEC" w:rsidP="00444EEC">
      <w:pPr>
        <w:ind w:left="720"/>
        <w:rPr>
          <w:ins w:id="37" w:author="GIUSEPPE TOMMASO SPATARO" w:date="2023-11-20T19:34:00Z"/>
          <w:u w:val="single"/>
        </w:rPr>
      </w:pPr>
      <w:r w:rsidRPr="00BA1483">
        <w:rPr>
          <w:b/>
          <w:bCs/>
          <w:color w:val="FF0000"/>
        </w:rPr>
        <w:t>Priorità</w:t>
      </w:r>
      <w:r>
        <w:t xml:space="preserve">: </w:t>
      </w:r>
      <w:r w:rsidRPr="00BA1483">
        <w:rPr>
          <w:u w:val="single"/>
        </w:rPr>
        <w:t>ALTA</w:t>
      </w:r>
    </w:p>
    <w:p w14:paraId="4DE1D73D" w14:textId="77777777" w:rsidR="00A26D65" w:rsidRDefault="00A26D65" w:rsidP="00444EEC">
      <w:pPr>
        <w:ind w:left="720"/>
        <w:rPr>
          <w:ins w:id="38" w:author="GIUSEPPE TOMMASO SPATARO" w:date="2023-11-20T19:34:00Z"/>
          <w:u w:val="single"/>
        </w:rPr>
      </w:pPr>
    </w:p>
    <w:p w14:paraId="59C229F1" w14:textId="77777777" w:rsidR="00A26D65" w:rsidRDefault="00A26D65" w:rsidP="00444EEC">
      <w:pPr>
        <w:ind w:left="720"/>
        <w:rPr>
          <w:ins w:id="39" w:author="GIUSEPPE TOMMASO SPATARO" w:date="2023-11-20T19:34:00Z"/>
          <w:u w:val="single"/>
        </w:rPr>
      </w:pPr>
    </w:p>
    <w:p w14:paraId="5110E9D7" w14:textId="77777777" w:rsidR="00A26D65" w:rsidRDefault="00A26D65" w:rsidP="00444EEC">
      <w:pPr>
        <w:ind w:left="720"/>
        <w:rPr>
          <w:ins w:id="40" w:author="GIUSEPPE TOMMASO SPATARO" w:date="2023-11-20T19:31:00Z"/>
          <w:u w:val="single"/>
        </w:rPr>
      </w:pPr>
    </w:p>
    <w:p w14:paraId="5276B91D" w14:textId="77777777" w:rsidR="00D84C85" w:rsidRDefault="00D84C85" w:rsidP="00444EEC">
      <w:pPr>
        <w:ind w:left="720"/>
        <w:rPr>
          <w:u w:val="single"/>
        </w:rPr>
      </w:pPr>
    </w:p>
    <w:p w14:paraId="0099C1E8" w14:textId="77777777" w:rsidR="00A27DE3" w:rsidRDefault="00A27DE3" w:rsidP="00A27DE3">
      <w:pPr>
        <w:rPr>
          <w:u w:val="single"/>
        </w:rPr>
      </w:pPr>
    </w:p>
    <w:p w14:paraId="33D26EC0" w14:textId="39B26241" w:rsidR="00A27DE3" w:rsidRPr="00A92AE2" w:rsidRDefault="00A27DE3" w:rsidP="00A27DE3">
      <w:pPr>
        <w:rPr>
          <w:u w:val="single"/>
        </w:rPr>
      </w:pPr>
      <w:r w:rsidRPr="00A92AE2">
        <w:rPr>
          <w:u w:val="single"/>
        </w:rPr>
        <w:t xml:space="preserve">Un </w:t>
      </w:r>
      <w:r w:rsidR="00FC0416" w:rsidRPr="00A92AE2">
        <w:rPr>
          <w:u w:val="single"/>
        </w:rPr>
        <w:t xml:space="preserve">utente </w:t>
      </w:r>
      <w:ins w:id="41" w:author="GIUSEPPE TOMMASO SPATARO" w:date="2023-11-20T19:31:00Z">
        <w:r w:rsidR="00D84C85">
          <w:rPr>
            <w:u w:val="single"/>
          </w:rPr>
          <w:t>autentic</w:t>
        </w:r>
      </w:ins>
      <w:del w:id="42" w:author="GIUSEPPE TOMMASO SPATARO" w:date="2023-11-20T19:31:00Z">
        <w:r w:rsidR="00FC0416" w:rsidRPr="00A92AE2" w:rsidDel="00D84C85">
          <w:rPr>
            <w:u w:val="single"/>
          </w:rPr>
          <w:delText>registr</w:delText>
        </w:r>
      </w:del>
      <w:r w:rsidR="00FC0416" w:rsidRPr="00A92AE2">
        <w:rPr>
          <w:u w:val="single"/>
        </w:rPr>
        <w:t xml:space="preserve">ato </w:t>
      </w:r>
      <w:r w:rsidR="00E849CB" w:rsidRPr="00A92AE2">
        <w:rPr>
          <w:u w:val="single"/>
        </w:rPr>
        <w:t>potrà eseguire le seguenti funzioni:</w:t>
      </w:r>
    </w:p>
    <w:p w14:paraId="6D7406D0" w14:textId="06B34F9C" w:rsidR="00D51EAC" w:rsidRDefault="00D51EAC" w:rsidP="00D51EAC">
      <w:pPr>
        <w:numPr>
          <w:ilvl w:val="0"/>
          <w:numId w:val="18"/>
        </w:numPr>
        <w:rPr>
          <w:b/>
          <w:bCs/>
          <w:color w:val="FF0000"/>
          <w:kern w:val="2"/>
        </w:rPr>
      </w:pPr>
      <w:r>
        <w:rPr>
          <w:b/>
          <w:bCs/>
          <w:color w:val="FF0000"/>
        </w:rPr>
        <w:t>RF3.</w:t>
      </w:r>
      <w:r w:rsidR="00B361A4">
        <w:rPr>
          <w:b/>
          <w:bCs/>
          <w:color w:val="FF0000"/>
        </w:rPr>
        <w:t>4</w:t>
      </w:r>
      <w:r>
        <w:rPr>
          <w:b/>
          <w:bCs/>
          <w:color w:val="FF0000"/>
        </w:rPr>
        <w:t>.1 Visualizzare il profilo</w:t>
      </w:r>
    </w:p>
    <w:p w14:paraId="17364C5B" w14:textId="6A9ED0D0" w:rsidR="00D51EAC" w:rsidRDefault="00D51EAC" w:rsidP="00D51EAC">
      <w:pPr>
        <w:ind w:left="720"/>
      </w:pPr>
      <w:r>
        <w:t>Il sistema consentirà visualizzare le informazioni del proprio profilo</w:t>
      </w:r>
      <w:ins w:id="43" w:author="GIUSEPPE TOMMASO SPATARO" w:date="2023-11-20T19:34:00Z">
        <w:r w:rsidR="00C14CE1">
          <w:t xml:space="preserve"> (inserite in fase di registrazione)</w:t>
        </w:r>
      </w:ins>
      <w:r>
        <w:t>.</w:t>
      </w:r>
    </w:p>
    <w:p w14:paraId="191BFD07" w14:textId="77777777" w:rsidR="00D51EAC" w:rsidRDefault="00D51EAC" w:rsidP="00D51EAC">
      <w:pPr>
        <w:ind w:left="720"/>
        <w:rPr>
          <w:u w:val="single"/>
        </w:rPr>
      </w:pPr>
      <w:r>
        <w:rPr>
          <w:b/>
          <w:bCs/>
          <w:color w:val="FF0000"/>
        </w:rPr>
        <w:t>Priorità</w:t>
      </w:r>
      <w:r>
        <w:t xml:space="preserve">: </w:t>
      </w:r>
      <w:r>
        <w:rPr>
          <w:u w:val="single"/>
        </w:rPr>
        <w:t>ALTA</w:t>
      </w:r>
    </w:p>
    <w:p w14:paraId="02A64642" w14:textId="77777777" w:rsidR="00D3534F" w:rsidRDefault="00D3534F" w:rsidP="00D51EAC">
      <w:pPr>
        <w:ind w:left="720"/>
        <w:rPr>
          <w:u w:val="single"/>
        </w:rPr>
      </w:pPr>
    </w:p>
    <w:p w14:paraId="61C6B156" w14:textId="622CFE58" w:rsidR="00D51EAC" w:rsidRDefault="00D51EAC" w:rsidP="00D51EAC">
      <w:pPr>
        <w:numPr>
          <w:ilvl w:val="0"/>
          <w:numId w:val="18"/>
        </w:numPr>
        <w:rPr>
          <w:b/>
          <w:bCs/>
          <w:color w:val="FF0000"/>
          <w:kern w:val="2"/>
        </w:rPr>
      </w:pPr>
      <w:r>
        <w:rPr>
          <w:b/>
          <w:bCs/>
          <w:color w:val="FF0000"/>
        </w:rPr>
        <w:t>RF3.</w:t>
      </w:r>
      <w:r w:rsidR="00B361A4">
        <w:rPr>
          <w:b/>
          <w:bCs/>
          <w:color w:val="FF0000"/>
        </w:rPr>
        <w:t>4</w:t>
      </w:r>
      <w:r>
        <w:rPr>
          <w:b/>
          <w:bCs/>
          <w:color w:val="FF0000"/>
        </w:rPr>
        <w:t>.2 Modificare il profilo</w:t>
      </w:r>
    </w:p>
    <w:p w14:paraId="1E8E0823" w14:textId="681684E7" w:rsidR="00D51EAC" w:rsidRDefault="00D51EAC" w:rsidP="00D51EAC">
      <w:pPr>
        <w:ind w:left="720"/>
      </w:pPr>
      <w:r>
        <w:t>Il sist</w:t>
      </w:r>
      <w:r w:rsidR="00B361A4">
        <w:t>e</w:t>
      </w:r>
      <w:r>
        <w:t>ma consentirà di modificare le informazioni del proprio profilo.</w:t>
      </w:r>
    </w:p>
    <w:p w14:paraId="66D3FBE9" w14:textId="2EA90646" w:rsidR="00D51EAC" w:rsidRDefault="00D51EAC" w:rsidP="00D51EAC">
      <w:pPr>
        <w:ind w:left="720"/>
        <w:rPr>
          <w:ins w:id="44" w:author="GIUSEPPE TOMMASO SPATARO" w:date="2023-11-20T19:32:00Z"/>
          <w:u w:val="single"/>
        </w:rPr>
      </w:pPr>
      <w:r>
        <w:rPr>
          <w:b/>
          <w:bCs/>
          <w:color w:val="FF0000"/>
        </w:rPr>
        <w:t>Priorità</w:t>
      </w:r>
      <w:r>
        <w:t xml:space="preserve">: </w:t>
      </w:r>
      <w:r>
        <w:rPr>
          <w:u w:val="single"/>
        </w:rPr>
        <w:t>ALTA</w:t>
      </w:r>
    </w:p>
    <w:p w14:paraId="7E3D3217" w14:textId="77777777" w:rsidR="00E43D61" w:rsidRPr="00D51EAC" w:rsidRDefault="00E43D61" w:rsidP="00D51EAC">
      <w:pPr>
        <w:ind w:left="720"/>
        <w:rPr>
          <w:u w:val="single"/>
        </w:rPr>
      </w:pPr>
    </w:p>
    <w:p w14:paraId="07AB119E" w14:textId="5E7B3B9B" w:rsidR="00E849CB" w:rsidRDefault="00E849CB" w:rsidP="00E849CB">
      <w:pPr>
        <w:numPr>
          <w:ilvl w:val="0"/>
          <w:numId w:val="18"/>
        </w:numPr>
        <w:rPr>
          <w:b/>
          <w:bCs/>
          <w:color w:val="FF0000"/>
          <w:kern w:val="2"/>
        </w:rPr>
      </w:pPr>
      <w:r>
        <w:rPr>
          <w:b/>
          <w:bCs/>
          <w:color w:val="FF0000"/>
        </w:rPr>
        <w:t>RF3.</w:t>
      </w:r>
      <w:r w:rsidR="00B361A4">
        <w:rPr>
          <w:b/>
          <w:bCs/>
          <w:color w:val="FF0000"/>
        </w:rPr>
        <w:t>4</w:t>
      </w:r>
      <w:r>
        <w:rPr>
          <w:b/>
          <w:bCs/>
          <w:color w:val="FF0000"/>
        </w:rPr>
        <w:t>.</w:t>
      </w:r>
      <w:r w:rsidR="00D51EAC">
        <w:rPr>
          <w:b/>
          <w:bCs/>
          <w:color w:val="FF0000"/>
        </w:rPr>
        <w:t>3</w:t>
      </w:r>
      <w:r w:rsidR="0062334B">
        <w:rPr>
          <w:b/>
          <w:bCs/>
          <w:color w:val="FF0000"/>
        </w:rPr>
        <w:t xml:space="preserve"> </w:t>
      </w:r>
      <w:r w:rsidR="000D3B9C">
        <w:rPr>
          <w:b/>
          <w:bCs/>
          <w:color w:val="FF0000"/>
        </w:rPr>
        <w:t>Visualizzare il car</w:t>
      </w:r>
      <w:r w:rsidR="003446B6">
        <w:rPr>
          <w:b/>
          <w:bCs/>
          <w:color w:val="FF0000"/>
        </w:rPr>
        <w:t>r</w:t>
      </w:r>
      <w:r w:rsidR="000D3B9C">
        <w:rPr>
          <w:b/>
          <w:bCs/>
          <w:color w:val="FF0000"/>
        </w:rPr>
        <w:t>ello</w:t>
      </w:r>
    </w:p>
    <w:p w14:paraId="48CF8C13" w14:textId="002B6D5D" w:rsidR="00E849CB" w:rsidRDefault="00E849CB" w:rsidP="00E849CB">
      <w:pPr>
        <w:ind w:left="720"/>
      </w:pPr>
      <w:r>
        <w:t>Il sistema consentirà di</w:t>
      </w:r>
      <w:r w:rsidR="000D3B9C">
        <w:t xml:space="preserve"> visualizzare i prodotti all’interno del car</w:t>
      </w:r>
      <w:r w:rsidR="00D15BB9">
        <w:t>r</w:t>
      </w:r>
      <w:r w:rsidR="000D3B9C">
        <w:t>ello</w:t>
      </w:r>
      <w:r>
        <w:t>.</w:t>
      </w:r>
    </w:p>
    <w:p w14:paraId="5D3D9F26" w14:textId="77777777" w:rsidR="00E849CB" w:rsidRDefault="00E849CB" w:rsidP="00E849CB">
      <w:pPr>
        <w:ind w:left="720"/>
        <w:rPr>
          <w:u w:val="single"/>
        </w:rPr>
      </w:pPr>
      <w:r>
        <w:rPr>
          <w:b/>
          <w:bCs/>
          <w:color w:val="FF0000"/>
        </w:rPr>
        <w:t>Priorità</w:t>
      </w:r>
      <w:r>
        <w:t xml:space="preserve">: </w:t>
      </w:r>
      <w:r>
        <w:rPr>
          <w:u w:val="single"/>
        </w:rPr>
        <w:t>ALTA</w:t>
      </w:r>
    </w:p>
    <w:p w14:paraId="4273D903" w14:textId="77777777" w:rsidR="008066A4" w:rsidRDefault="008066A4" w:rsidP="00E849CB">
      <w:pPr>
        <w:ind w:left="720"/>
        <w:rPr>
          <w:u w:val="single"/>
        </w:rPr>
      </w:pPr>
    </w:p>
    <w:p w14:paraId="414BEC1A" w14:textId="38AA9D39" w:rsidR="00DC6C85" w:rsidRDefault="00DC6C85" w:rsidP="00DC6C85">
      <w:pPr>
        <w:numPr>
          <w:ilvl w:val="0"/>
          <w:numId w:val="18"/>
        </w:numPr>
        <w:rPr>
          <w:b/>
          <w:bCs/>
          <w:color w:val="FF0000"/>
          <w:kern w:val="2"/>
        </w:rPr>
      </w:pPr>
      <w:r>
        <w:rPr>
          <w:b/>
          <w:bCs/>
          <w:color w:val="FF0000"/>
        </w:rPr>
        <w:t>RF3.</w:t>
      </w:r>
      <w:r w:rsidR="00B361A4">
        <w:rPr>
          <w:b/>
          <w:bCs/>
          <w:color w:val="FF0000"/>
        </w:rPr>
        <w:t>4</w:t>
      </w:r>
      <w:r>
        <w:rPr>
          <w:b/>
          <w:bCs/>
          <w:color w:val="FF0000"/>
        </w:rPr>
        <w:t>.</w:t>
      </w:r>
      <w:r w:rsidR="00D51EAC">
        <w:rPr>
          <w:b/>
          <w:bCs/>
          <w:color w:val="FF0000"/>
        </w:rPr>
        <w:t>4</w:t>
      </w:r>
      <w:r>
        <w:rPr>
          <w:b/>
          <w:bCs/>
          <w:color w:val="FF0000"/>
        </w:rPr>
        <w:t xml:space="preserve"> Aggiungere/Rimuovere prodott</w:t>
      </w:r>
      <w:r w:rsidR="006D62B3">
        <w:rPr>
          <w:b/>
          <w:bCs/>
          <w:color w:val="FF0000"/>
        </w:rPr>
        <w:t>i car</w:t>
      </w:r>
      <w:r w:rsidR="003446B6">
        <w:rPr>
          <w:b/>
          <w:bCs/>
          <w:color w:val="FF0000"/>
        </w:rPr>
        <w:t>r</w:t>
      </w:r>
      <w:r w:rsidR="006D62B3">
        <w:rPr>
          <w:b/>
          <w:bCs/>
          <w:color w:val="FF0000"/>
        </w:rPr>
        <w:t>ello</w:t>
      </w:r>
    </w:p>
    <w:p w14:paraId="18AD7631" w14:textId="359A85A9" w:rsidR="00DC6C85" w:rsidRDefault="00DC6C85" w:rsidP="00DC6C85">
      <w:pPr>
        <w:ind w:left="720"/>
      </w:pPr>
      <w:r>
        <w:t>Il sistema consentirà di</w:t>
      </w:r>
      <w:r w:rsidR="006D62B3">
        <w:t xml:space="preserve"> aggiungere o rimuovere i prodotti nel car</w:t>
      </w:r>
      <w:r w:rsidR="003446B6">
        <w:t>r</w:t>
      </w:r>
      <w:r w:rsidR="006D62B3">
        <w:t>ello</w:t>
      </w:r>
      <w:r>
        <w:t>.</w:t>
      </w:r>
    </w:p>
    <w:p w14:paraId="519BF9FC" w14:textId="77777777" w:rsidR="00DC6C85" w:rsidRDefault="00DC6C85" w:rsidP="00DC6C85">
      <w:pPr>
        <w:ind w:left="720"/>
        <w:rPr>
          <w:u w:val="single"/>
        </w:rPr>
      </w:pPr>
      <w:r>
        <w:rPr>
          <w:b/>
          <w:bCs/>
          <w:color w:val="FF0000"/>
        </w:rPr>
        <w:t>Priorità</w:t>
      </w:r>
      <w:r>
        <w:t xml:space="preserve">: </w:t>
      </w:r>
      <w:r>
        <w:rPr>
          <w:u w:val="single"/>
        </w:rPr>
        <w:t>ALTA</w:t>
      </w:r>
    </w:p>
    <w:p w14:paraId="03F033B5" w14:textId="77777777" w:rsidR="008066A4" w:rsidRDefault="008066A4" w:rsidP="00DC6C85">
      <w:pPr>
        <w:ind w:left="720"/>
        <w:rPr>
          <w:u w:val="single"/>
        </w:rPr>
      </w:pPr>
    </w:p>
    <w:p w14:paraId="2F3349C7" w14:textId="03E63D6A" w:rsidR="006D62B3" w:rsidRDefault="006D62B3" w:rsidP="006D62B3">
      <w:pPr>
        <w:numPr>
          <w:ilvl w:val="0"/>
          <w:numId w:val="18"/>
        </w:numPr>
        <w:rPr>
          <w:b/>
          <w:bCs/>
          <w:color w:val="FF0000"/>
          <w:kern w:val="2"/>
        </w:rPr>
      </w:pPr>
      <w:r>
        <w:rPr>
          <w:b/>
          <w:bCs/>
          <w:color w:val="FF0000"/>
        </w:rPr>
        <w:t>RF3.</w:t>
      </w:r>
      <w:r w:rsidR="00B361A4">
        <w:rPr>
          <w:b/>
          <w:bCs/>
          <w:color w:val="FF0000"/>
        </w:rPr>
        <w:t>4</w:t>
      </w:r>
      <w:r>
        <w:rPr>
          <w:b/>
          <w:bCs/>
          <w:color w:val="FF0000"/>
        </w:rPr>
        <w:t>.</w:t>
      </w:r>
      <w:r w:rsidR="00D51EAC">
        <w:rPr>
          <w:b/>
          <w:bCs/>
          <w:color w:val="FF0000"/>
        </w:rPr>
        <w:t>5</w:t>
      </w:r>
      <w:r>
        <w:rPr>
          <w:b/>
          <w:bCs/>
          <w:color w:val="FF0000"/>
        </w:rPr>
        <w:t xml:space="preserve"> </w:t>
      </w:r>
      <w:r w:rsidR="00870916">
        <w:rPr>
          <w:b/>
          <w:bCs/>
          <w:color w:val="FF0000"/>
        </w:rPr>
        <w:t>Effettuare un ordine</w:t>
      </w:r>
    </w:p>
    <w:p w14:paraId="5DA21735" w14:textId="058E490B" w:rsidR="006D62B3" w:rsidRDefault="006D62B3" w:rsidP="006D62B3">
      <w:pPr>
        <w:ind w:left="720"/>
      </w:pPr>
      <w:r>
        <w:t>Il sistema consentirà di</w:t>
      </w:r>
      <w:r w:rsidR="00870916">
        <w:t xml:space="preserve"> effettuare l’acquisto dei prodotti presenti nel </w:t>
      </w:r>
      <w:r w:rsidR="00870916" w:rsidRPr="003446B6">
        <w:t>car</w:t>
      </w:r>
      <w:r w:rsidR="003446B6" w:rsidRPr="003446B6">
        <w:t>r</w:t>
      </w:r>
      <w:r w:rsidR="00870916" w:rsidRPr="003446B6">
        <w:t>ello</w:t>
      </w:r>
      <w:r w:rsidR="00250D4A">
        <w:t xml:space="preserve">, </w:t>
      </w:r>
      <w:r w:rsidR="00250D4A" w:rsidRPr="00FA41AC">
        <w:rPr>
          <w:highlight w:val="yellow"/>
        </w:rPr>
        <w:t xml:space="preserve">e </w:t>
      </w:r>
      <w:r w:rsidR="00FA41AC" w:rsidRPr="00FA41AC">
        <w:rPr>
          <w:highlight w:val="yellow"/>
        </w:rPr>
        <w:t>sarà possibile pagare tramite PayPal</w:t>
      </w:r>
      <w:r>
        <w:t>.</w:t>
      </w:r>
    </w:p>
    <w:p w14:paraId="2E6123C6" w14:textId="77777777" w:rsidR="006D62B3" w:rsidRDefault="006D62B3" w:rsidP="006D62B3">
      <w:pPr>
        <w:ind w:left="720"/>
        <w:rPr>
          <w:u w:val="single"/>
        </w:rPr>
      </w:pPr>
      <w:r>
        <w:rPr>
          <w:b/>
          <w:bCs/>
          <w:color w:val="FF0000"/>
        </w:rPr>
        <w:t>Priorità</w:t>
      </w:r>
      <w:r>
        <w:t xml:space="preserve">: </w:t>
      </w:r>
      <w:r>
        <w:rPr>
          <w:u w:val="single"/>
        </w:rPr>
        <w:t>ALTA</w:t>
      </w:r>
    </w:p>
    <w:p w14:paraId="591BFDC3" w14:textId="77777777" w:rsidR="008066A4" w:rsidRDefault="008066A4" w:rsidP="006D62B3">
      <w:pPr>
        <w:ind w:left="720"/>
        <w:rPr>
          <w:u w:val="single"/>
        </w:rPr>
      </w:pPr>
    </w:p>
    <w:p w14:paraId="7C273B0C" w14:textId="418A0F52" w:rsidR="00196AEE" w:rsidRDefault="00196AEE" w:rsidP="00196AEE">
      <w:pPr>
        <w:numPr>
          <w:ilvl w:val="0"/>
          <w:numId w:val="18"/>
        </w:numPr>
        <w:rPr>
          <w:b/>
          <w:bCs/>
          <w:color w:val="FF0000"/>
          <w:kern w:val="2"/>
        </w:rPr>
      </w:pPr>
      <w:r>
        <w:rPr>
          <w:b/>
          <w:bCs/>
          <w:color w:val="FF0000"/>
        </w:rPr>
        <w:t>RF3.</w:t>
      </w:r>
      <w:r w:rsidR="00B361A4">
        <w:rPr>
          <w:b/>
          <w:bCs/>
          <w:color w:val="FF0000"/>
        </w:rPr>
        <w:t>4</w:t>
      </w:r>
      <w:r>
        <w:rPr>
          <w:b/>
          <w:bCs/>
          <w:color w:val="FF0000"/>
        </w:rPr>
        <w:t>.6 Visualizzare lo sto</w:t>
      </w:r>
      <w:r w:rsidR="00BC0812">
        <w:rPr>
          <w:b/>
          <w:bCs/>
          <w:color w:val="FF0000"/>
        </w:rPr>
        <w:t>rico degli acquisti</w:t>
      </w:r>
    </w:p>
    <w:p w14:paraId="08113DD0" w14:textId="31D38294" w:rsidR="00196AEE" w:rsidRDefault="00196AEE" w:rsidP="00196AEE">
      <w:pPr>
        <w:ind w:left="720"/>
      </w:pPr>
      <w:r>
        <w:t>Il sistema consentirà di visualizzare</w:t>
      </w:r>
      <w:r w:rsidR="001D6AA5">
        <w:t xml:space="preserve"> la lista degli ordini</w:t>
      </w:r>
      <w:r w:rsidR="00B4406D">
        <w:t xml:space="preserve"> effettuati</w:t>
      </w:r>
      <w:r w:rsidR="00BC0812">
        <w:t xml:space="preserve"> in p</w:t>
      </w:r>
      <w:r w:rsidR="009F1B67">
        <w:t>recedenza</w:t>
      </w:r>
      <w:r w:rsidR="001D6AA5">
        <w:t>, e di vedere nel dettaglio uno qualunque di questi</w:t>
      </w:r>
      <w:r>
        <w:t>.</w:t>
      </w:r>
    </w:p>
    <w:p w14:paraId="187D112F" w14:textId="77777777" w:rsidR="00196AEE" w:rsidRDefault="00196AEE" w:rsidP="00196AEE">
      <w:pPr>
        <w:ind w:left="720"/>
        <w:rPr>
          <w:u w:val="single"/>
        </w:rPr>
      </w:pPr>
      <w:r>
        <w:rPr>
          <w:b/>
          <w:bCs/>
          <w:color w:val="FF0000"/>
        </w:rPr>
        <w:t>Priorità</w:t>
      </w:r>
      <w:r>
        <w:t xml:space="preserve">: </w:t>
      </w:r>
      <w:r>
        <w:rPr>
          <w:u w:val="single"/>
        </w:rPr>
        <w:t>ALTA</w:t>
      </w:r>
    </w:p>
    <w:p w14:paraId="56674AE2" w14:textId="77777777" w:rsidR="009F1B67" w:rsidRDefault="009F1B67" w:rsidP="00196AEE">
      <w:pPr>
        <w:ind w:left="720"/>
        <w:rPr>
          <w:u w:val="single"/>
        </w:rPr>
      </w:pPr>
    </w:p>
    <w:p w14:paraId="3B4D6A5C" w14:textId="32B66548" w:rsidR="009F1B67" w:rsidRDefault="009F1B67" w:rsidP="009F1B67">
      <w:pPr>
        <w:rPr>
          <w:u w:val="single"/>
        </w:rPr>
      </w:pPr>
      <w:r>
        <w:rPr>
          <w:u w:val="single"/>
        </w:rPr>
        <w:t xml:space="preserve">Un gestore degli ordini </w:t>
      </w:r>
      <w:r w:rsidR="009716E7">
        <w:rPr>
          <w:u w:val="single"/>
        </w:rPr>
        <w:t>potrà eseguire le seguenti funzioni</w:t>
      </w:r>
    </w:p>
    <w:p w14:paraId="7BAD64C8" w14:textId="205F74A8" w:rsidR="00B361A4" w:rsidRPr="00B361A4" w:rsidRDefault="009716E7">
      <w:pPr>
        <w:numPr>
          <w:ilvl w:val="0"/>
          <w:numId w:val="18"/>
        </w:numPr>
      </w:pPr>
      <w:r w:rsidRPr="00B361A4">
        <w:rPr>
          <w:b/>
          <w:bCs/>
          <w:color w:val="FF0000"/>
        </w:rPr>
        <w:t>RF3.</w:t>
      </w:r>
      <w:r w:rsidR="00E66AEB">
        <w:rPr>
          <w:b/>
          <w:bCs/>
          <w:color w:val="FF0000"/>
        </w:rPr>
        <w:t>6</w:t>
      </w:r>
      <w:r w:rsidRPr="00B361A4">
        <w:rPr>
          <w:b/>
          <w:bCs/>
          <w:color w:val="FF0000"/>
        </w:rPr>
        <w:t xml:space="preserve">.1 </w:t>
      </w:r>
      <w:r w:rsidR="002C75DC">
        <w:rPr>
          <w:b/>
          <w:bCs/>
          <w:color w:val="FF0000"/>
        </w:rPr>
        <w:t>Visualizzare gli ordini effettuati</w:t>
      </w:r>
    </w:p>
    <w:p w14:paraId="1AF23B27" w14:textId="69C6D376" w:rsidR="009716E7" w:rsidRDefault="009716E7" w:rsidP="00B361A4">
      <w:pPr>
        <w:ind w:left="720"/>
      </w:pPr>
      <w:r>
        <w:t xml:space="preserve">Il sistema consentirà di visualizzare </w:t>
      </w:r>
      <w:r w:rsidR="001F3E0B">
        <w:t>la lista</w:t>
      </w:r>
      <w:r w:rsidR="008A007D">
        <w:t xml:space="preserve"> degli ordini effettuati dei clienti e il loro stato</w:t>
      </w:r>
      <w:r>
        <w:t>.</w:t>
      </w:r>
    </w:p>
    <w:p w14:paraId="59D3FA7E" w14:textId="77777777" w:rsidR="009716E7" w:rsidRDefault="009716E7" w:rsidP="009716E7">
      <w:pPr>
        <w:ind w:left="720"/>
        <w:rPr>
          <w:u w:val="single"/>
        </w:rPr>
      </w:pPr>
      <w:r>
        <w:rPr>
          <w:b/>
          <w:bCs/>
          <w:color w:val="FF0000"/>
        </w:rPr>
        <w:t>Priorità</w:t>
      </w:r>
      <w:r>
        <w:t xml:space="preserve">: </w:t>
      </w:r>
      <w:r>
        <w:rPr>
          <w:u w:val="single"/>
        </w:rPr>
        <w:t>ALTA</w:t>
      </w:r>
    </w:p>
    <w:p w14:paraId="4335DACE" w14:textId="392E7C08" w:rsidR="008A007D" w:rsidRPr="00B361A4" w:rsidRDefault="008A007D" w:rsidP="008A007D">
      <w:pPr>
        <w:numPr>
          <w:ilvl w:val="0"/>
          <w:numId w:val="18"/>
        </w:numPr>
      </w:pPr>
      <w:r w:rsidRPr="00B361A4">
        <w:rPr>
          <w:b/>
          <w:bCs/>
          <w:color w:val="FF0000"/>
        </w:rPr>
        <w:t>RF3.</w:t>
      </w:r>
      <w:r w:rsidR="00E66AEB">
        <w:rPr>
          <w:b/>
          <w:bCs/>
          <w:color w:val="FF0000"/>
        </w:rPr>
        <w:t>6</w:t>
      </w:r>
      <w:r w:rsidRPr="00B361A4">
        <w:rPr>
          <w:b/>
          <w:bCs/>
          <w:color w:val="FF0000"/>
        </w:rPr>
        <w:t>.</w:t>
      </w:r>
      <w:r w:rsidR="00E66AEB">
        <w:rPr>
          <w:b/>
          <w:bCs/>
          <w:color w:val="FF0000"/>
        </w:rPr>
        <w:t>2</w:t>
      </w:r>
      <w:r w:rsidRPr="00B361A4">
        <w:rPr>
          <w:b/>
          <w:bCs/>
          <w:color w:val="FF0000"/>
        </w:rPr>
        <w:t xml:space="preserve"> </w:t>
      </w:r>
      <w:r w:rsidR="00FA6257">
        <w:rPr>
          <w:b/>
          <w:bCs/>
          <w:color w:val="FF0000"/>
        </w:rPr>
        <w:t>Gestire gli ordini</w:t>
      </w:r>
    </w:p>
    <w:p w14:paraId="0417F026" w14:textId="6F80A5F1" w:rsidR="008A007D" w:rsidRDefault="008A007D" w:rsidP="008A007D">
      <w:pPr>
        <w:ind w:left="720"/>
      </w:pPr>
      <w:r>
        <w:t>Il sistema consentirà di</w:t>
      </w:r>
      <w:r w:rsidR="00FA6257">
        <w:t xml:space="preserve"> gestire </w:t>
      </w:r>
      <w:r w:rsidR="00C1436B">
        <w:t>e modificare lo stato de</w:t>
      </w:r>
      <w:r w:rsidR="00FA6257">
        <w:t xml:space="preserve">gli ordini effettuati </w:t>
      </w:r>
      <w:r w:rsidR="00C1436B">
        <w:t>dai clienti</w:t>
      </w:r>
      <w:r>
        <w:t>.</w:t>
      </w:r>
    </w:p>
    <w:p w14:paraId="25649715" w14:textId="77777777" w:rsidR="008A007D" w:rsidRDefault="008A007D" w:rsidP="008A007D">
      <w:pPr>
        <w:ind w:left="720"/>
        <w:rPr>
          <w:u w:val="single"/>
        </w:rPr>
      </w:pPr>
      <w:r>
        <w:rPr>
          <w:b/>
          <w:bCs/>
          <w:color w:val="FF0000"/>
        </w:rPr>
        <w:t>Priorità</w:t>
      </w:r>
      <w:r>
        <w:t xml:space="preserve">: </w:t>
      </w:r>
      <w:r>
        <w:rPr>
          <w:u w:val="single"/>
        </w:rPr>
        <w:t>ALTA</w:t>
      </w:r>
    </w:p>
    <w:p w14:paraId="4644A86E" w14:textId="77777777" w:rsidR="00EB3388" w:rsidRDefault="00EB3388" w:rsidP="00EB3388">
      <w:pPr>
        <w:rPr>
          <w:u w:val="single"/>
        </w:rPr>
      </w:pPr>
    </w:p>
    <w:p w14:paraId="1FBC6933" w14:textId="3F8FE95E" w:rsidR="00EB3388" w:rsidRDefault="00EB3388" w:rsidP="00EB3388">
      <w:pPr>
        <w:rPr>
          <w:u w:val="single"/>
        </w:rPr>
      </w:pPr>
      <w:r>
        <w:rPr>
          <w:u w:val="single"/>
        </w:rPr>
        <w:t xml:space="preserve">Il gestore </w:t>
      </w:r>
      <w:r w:rsidR="00A92AE2">
        <w:rPr>
          <w:u w:val="single"/>
        </w:rPr>
        <w:t xml:space="preserve">del catalogo </w:t>
      </w:r>
      <w:r w:rsidR="009A1EA9">
        <w:rPr>
          <w:u w:val="single"/>
        </w:rPr>
        <w:t>potrà</w:t>
      </w:r>
      <w:r w:rsidR="00A92AE2">
        <w:rPr>
          <w:u w:val="single"/>
        </w:rPr>
        <w:t xml:space="preserve"> eseguire le seguenti funzioni</w:t>
      </w:r>
    </w:p>
    <w:p w14:paraId="22E4DD40" w14:textId="10203B53" w:rsidR="00A92AE2" w:rsidRPr="00B361A4" w:rsidRDefault="00A92AE2" w:rsidP="00A92AE2">
      <w:pPr>
        <w:numPr>
          <w:ilvl w:val="0"/>
          <w:numId w:val="18"/>
        </w:numPr>
      </w:pPr>
      <w:r w:rsidRPr="00B361A4">
        <w:rPr>
          <w:b/>
          <w:bCs/>
          <w:color w:val="FF0000"/>
        </w:rPr>
        <w:t>RF3.</w:t>
      </w:r>
      <w:r w:rsidR="00E66AEB">
        <w:rPr>
          <w:b/>
          <w:bCs/>
          <w:color w:val="FF0000"/>
        </w:rPr>
        <w:t>7</w:t>
      </w:r>
      <w:r w:rsidRPr="00B361A4">
        <w:rPr>
          <w:b/>
          <w:bCs/>
          <w:color w:val="FF0000"/>
        </w:rPr>
        <w:t xml:space="preserve">.1 </w:t>
      </w:r>
      <w:r w:rsidR="009A1EA9">
        <w:rPr>
          <w:b/>
          <w:bCs/>
          <w:color w:val="FF0000"/>
        </w:rPr>
        <w:t>Aggiungere</w:t>
      </w:r>
      <w:r w:rsidR="00654B43">
        <w:rPr>
          <w:b/>
          <w:bCs/>
          <w:color w:val="FF0000"/>
        </w:rPr>
        <w:t>/</w:t>
      </w:r>
      <w:r w:rsidR="009A1EA9">
        <w:rPr>
          <w:b/>
          <w:bCs/>
          <w:color w:val="FF0000"/>
        </w:rPr>
        <w:t>rimuovere i prodotti</w:t>
      </w:r>
    </w:p>
    <w:p w14:paraId="410899A5" w14:textId="6A85D7AF" w:rsidR="00A92AE2" w:rsidRDefault="00A92AE2" w:rsidP="00A92AE2">
      <w:pPr>
        <w:ind w:left="720"/>
      </w:pPr>
      <w:r>
        <w:t>Il sistema consentirà di</w:t>
      </w:r>
      <w:r w:rsidR="00654B43">
        <w:t xml:space="preserve"> aggiungere o rimuovere i prodotti nel catalogo</w:t>
      </w:r>
      <w:r>
        <w:t>.</w:t>
      </w:r>
    </w:p>
    <w:p w14:paraId="01FB2E08" w14:textId="77777777" w:rsidR="00A92AE2" w:rsidRDefault="00A92AE2" w:rsidP="00A92AE2">
      <w:pPr>
        <w:ind w:left="720"/>
        <w:rPr>
          <w:u w:val="single"/>
        </w:rPr>
      </w:pPr>
      <w:r>
        <w:rPr>
          <w:b/>
          <w:bCs/>
          <w:color w:val="FF0000"/>
        </w:rPr>
        <w:t>Priorità</w:t>
      </w:r>
      <w:r>
        <w:t xml:space="preserve">: </w:t>
      </w:r>
      <w:r>
        <w:rPr>
          <w:u w:val="single"/>
        </w:rPr>
        <w:t>ALTA</w:t>
      </w:r>
    </w:p>
    <w:p w14:paraId="6979C2E9" w14:textId="4718C6CA" w:rsidR="00A92AE2" w:rsidRPr="00B361A4" w:rsidRDefault="00A92AE2" w:rsidP="00A92AE2">
      <w:pPr>
        <w:numPr>
          <w:ilvl w:val="0"/>
          <w:numId w:val="18"/>
        </w:numPr>
      </w:pPr>
      <w:r w:rsidRPr="00B361A4">
        <w:rPr>
          <w:b/>
          <w:bCs/>
          <w:color w:val="FF0000"/>
        </w:rPr>
        <w:t>RF3.</w:t>
      </w:r>
      <w:r w:rsidR="00E66AEB">
        <w:rPr>
          <w:b/>
          <w:bCs/>
          <w:color w:val="FF0000"/>
        </w:rPr>
        <w:t>7</w:t>
      </w:r>
      <w:r w:rsidRPr="00B361A4">
        <w:rPr>
          <w:b/>
          <w:bCs/>
          <w:color w:val="FF0000"/>
        </w:rPr>
        <w:t>.</w:t>
      </w:r>
      <w:r w:rsidR="00E66AEB">
        <w:rPr>
          <w:b/>
          <w:bCs/>
          <w:color w:val="FF0000"/>
        </w:rPr>
        <w:t>2</w:t>
      </w:r>
      <w:r w:rsidRPr="00B361A4">
        <w:rPr>
          <w:b/>
          <w:bCs/>
          <w:color w:val="FF0000"/>
        </w:rPr>
        <w:t xml:space="preserve"> </w:t>
      </w:r>
      <w:r w:rsidR="004E4C1D">
        <w:rPr>
          <w:b/>
          <w:bCs/>
          <w:color w:val="FF0000"/>
        </w:rPr>
        <w:t>Modificare i prodotti</w:t>
      </w:r>
    </w:p>
    <w:p w14:paraId="7F37552F" w14:textId="04259738" w:rsidR="00A92AE2" w:rsidRDefault="00A92AE2" w:rsidP="00A92AE2">
      <w:pPr>
        <w:ind w:left="720"/>
      </w:pPr>
      <w:r>
        <w:t>Il sistema consentirà di</w:t>
      </w:r>
      <w:r w:rsidR="0026424A">
        <w:t xml:space="preserve"> modificare le </w:t>
      </w:r>
      <w:r w:rsidR="006F7660">
        <w:t>informazioni</w:t>
      </w:r>
      <w:r w:rsidR="0026424A">
        <w:t xml:space="preserve"> di un prodotto</w:t>
      </w:r>
      <w:r w:rsidR="006F7660">
        <w:t xml:space="preserve"> già presente nel catalogo</w:t>
      </w:r>
      <w:r>
        <w:t>.</w:t>
      </w:r>
    </w:p>
    <w:p w14:paraId="2C61F985" w14:textId="0EBBB9DD" w:rsidR="00C878E9" w:rsidRDefault="00A92AE2" w:rsidP="00BE01FD">
      <w:pPr>
        <w:ind w:left="720"/>
        <w:rPr>
          <w:u w:val="single"/>
        </w:rPr>
      </w:pPr>
      <w:r>
        <w:rPr>
          <w:b/>
          <w:bCs/>
          <w:color w:val="FF0000"/>
        </w:rPr>
        <w:lastRenderedPageBreak/>
        <w:t>Priorità</w:t>
      </w:r>
      <w:r>
        <w:t xml:space="preserve">: </w:t>
      </w:r>
      <w:r>
        <w:rPr>
          <w:u w:val="single"/>
        </w:rPr>
        <w:t>ALTA</w:t>
      </w:r>
    </w:p>
    <w:p w14:paraId="05749504" w14:textId="77777777" w:rsidR="00C878E9" w:rsidRDefault="00C878E9" w:rsidP="00535CD6">
      <w:pPr>
        <w:rPr>
          <w:u w:val="single"/>
        </w:rPr>
      </w:pPr>
    </w:p>
    <w:p w14:paraId="59330E80" w14:textId="49A8D04B" w:rsidR="00470495" w:rsidRPr="00491FB3" w:rsidRDefault="00B132CF" w:rsidP="00470495">
      <w:pPr>
        <w:numPr>
          <w:ilvl w:val="0"/>
          <w:numId w:val="6"/>
        </w:numPr>
        <w:rPr>
          <w:color w:val="FF0000"/>
          <w:sz w:val="32"/>
          <w:szCs w:val="32"/>
        </w:rPr>
      </w:pPr>
      <w:bookmarkStart w:id="45" w:name="RNF"/>
      <w:r w:rsidRPr="00491FB3">
        <w:rPr>
          <w:color w:val="FF0000"/>
          <w:sz w:val="32"/>
          <w:szCs w:val="32"/>
        </w:rPr>
        <w:t>Requisiti non funzionali</w:t>
      </w:r>
    </w:p>
    <w:p w14:paraId="54D3C485" w14:textId="27DBFDEB" w:rsidR="00470495" w:rsidRPr="00E70972" w:rsidRDefault="00470495" w:rsidP="00470495">
      <w:pPr>
        <w:ind w:left="360"/>
        <w:rPr>
          <w:sz w:val="32"/>
          <w:szCs w:val="32"/>
          <w:u w:val="single"/>
        </w:rPr>
      </w:pPr>
      <w:r w:rsidRPr="00E70972">
        <w:rPr>
          <w:u w:val="single"/>
        </w:rPr>
        <w:t>Requisiti di usabilità</w:t>
      </w:r>
    </w:p>
    <w:p w14:paraId="730D9AB7" w14:textId="54EEA276" w:rsidR="00C6593E" w:rsidRDefault="00C6593E" w:rsidP="00E44CBC">
      <w:pPr>
        <w:numPr>
          <w:ilvl w:val="0"/>
          <w:numId w:val="18"/>
        </w:numPr>
        <w:rPr>
          <w:kern w:val="2"/>
        </w:rPr>
      </w:pPr>
      <w:r>
        <w:rPr>
          <w:b/>
          <w:bCs/>
          <w:color w:val="FF0000"/>
        </w:rPr>
        <w:t>RNF</w:t>
      </w:r>
      <w:r w:rsidR="0048673E">
        <w:rPr>
          <w:b/>
          <w:bCs/>
          <w:color w:val="FF0000"/>
        </w:rPr>
        <w:t>4</w:t>
      </w:r>
      <w:r>
        <w:rPr>
          <w:b/>
          <w:bCs/>
          <w:color w:val="FF0000"/>
        </w:rPr>
        <w:t>.</w:t>
      </w:r>
      <w:r w:rsidR="0048673E">
        <w:rPr>
          <w:b/>
          <w:bCs/>
          <w:color w:val="FF0000"/>
        </w:rPr>
        <w:t>1</w:t>
      </w:r>
      <w:r>
        <w:rPr>
          <w:b/>
          <w:bCs/>
          <w:color w:val="FF0000"/>
        </w:rPr>
        <w:t xml:space="preserve">.1 </w:t>
      </w:r>
    </w:p>
    <w:p w14:paraId="6BF56127" w14:textId="7C25F6BA" w:rsidR="00C6593E" w:rsidRDefault="00C6593E" w:rsidP="00C6593E">
      <w:pPr>
        <w:ind w:left="720"/>
      </w:pPr>
      <w:r>
        <w:t>Il sistema</w:t>
      </w:r>
      <w:r w:rsidR="00EB1C18">
        <w:t xml:space="preserve"> sarà</w:t>
      </w:r>
      <w:r w:rsidR="001936FA">
        <w:t xml:space="preserve"> provvisto di interfaccia grafica respons</w:t>
      </w:r>
      <w:r w:rsidR="0053039D">
        <w:t>ive</w:t>
      </w:r>
      <w:r>
        <w:t>.</w:t>
      </w:r>
    </w:p>
    <w:bookmarkEnd w:id="45"/>
    <w:p w14:paraId="554D035F" w14:textId="6C20F237" w:rsidR="001157F7" w:rsidRDefault="00C6593E" w:rsidP="00470495">
      <w:pPr>
        <w:ind w:left="720"/>
        <w:rPr>
          <w:u w:val="single"/>
        </w:rPr>
      </w:pPr>
      <w:r>
        <w:rPr>
          <w:b/>
          <w:bCs/>
          <w:color w:val="FF0000"/>
        </w:rPr>
        <w:t>Priorità</w:t>
      </w:r>
      <w:r>
        <w:t xml:space="preserve">: </w:t>
      </w:r>
      <w:r>
        <w:rPr>
          <w:u w:val="single"/>
        </w:rPr>
        <w:t>ALTA</w:t>
      </w:r>
    </w:p>
    <w:p w14:paraId="4E55CC7E" w14:textId="48A8E64C" w:rsidR="00470495" w:rsidRDefault="00470495" w:rsidP="00470495">
      <w:pPr>
        <w:numPr>
          <w:ilvl w:val="0"/>
          <w:numId w:val="18"/>
        </w:numPr>
        <w:rPr>
          <w:kern w:val="2"/>
        </w:rPr>
      </w:pPr>
      <w:r>
        <w:rPr>
          <w:b/>
          <w:bCs/>
          <w:color w:val="FF0000"/>
        </w:rPr>
        <w:t>RNF4.1.2</w:t>
      </w:r>
    </w:p>
    <w:p w14:paraId="4C92EFE4" w14:textId="080836A7" w:rsidR="00470495" w:rsidRDefault="00470495" w:rsidP="00470495">
      <w:pPr>
        <w:ind w:left="720"/>
      </w:pPr>
      <w:r>
        <w:t>Il sistema sarà provvisto di</w:t>
      </w:r>
      <w:r w:rsidR="00C2058D">
        <w:t xml:space="preserve"> messaggi di errore testuali che informeranno l’utente d</w:t>
      </w:r>
      <w:r w:rsidR="00FB184D">
        <w:t xml:space="preserve">ei possibili errori durante la compilazione dei </w:t>
      </w:r>
      <w:proofErr w:type="spellStart"/>
      <w:r w:rsidR="00FB184D">
        <w:t>form</w:t>
      </w:r>
      <w:proofErr w:type="spellEnd"/>
      <w:r w:rsidR="00FB184D">
        <w:t xml:space="preserve"> di registrazione o accesso</w:t>
      </w:r>
      <w:r>
        <w:t>.</w:t>
      </w:r>
    </w:p>
    <w:p w14:paraId="3C09C9CE" w14:textId="77777777" w:rsidR="00470495" w:rsidRDefault="00470495" w:rsidP="00470495">
      <w:pPr>
        <w:ind w:left="720"/>
        <w:rPr>
          <w:u w:val="single"/>
        </w:rPr>
      </w:pPr>
      <w:r>
        <w:rPr>
          <w:b/>
          <w:bCs/>
          <w:color w:val="FF0000"/>
        </w:rPr>
        <w:t>Priorità</w:t>
      </w:r>
      <w:r>
        <w:t xml:space="preserve">: </w:t>
      </w:r>
      <w:r>
        <w:rPr>
          <w:u w:val="single"/>
        </w:rPr>
        <w:t>ALTA</w:t>
      </w:r>
    </w:p>
    <w:p w14:paraId="24C19581" w14:textId="77777777" w:rsidR="005B1276" w:rsidRDefault="005B1276" w:rsidP="00470495">
      <w:pPr>
        <w:ind w:left="720"/>
        <w:rPr>
          <w:u w:val="single"/>
        </w:rPr>
      </w:pPr>
    </w:p>
    <w:p w14:paraId="5F27BE4C" w14:textId="18C023A3" w:rsidR="00FB184D" w:rsidRDefault="00FB184D" w:rsidP="00FB184D">
      <w:pPr>
        <w:numPr>
          <w:ilvl w:val="0"/>
          <w:numId w:val="18"/>
        </w:numPr>
        <w:rPr>
          <w:kern w:val="2"/>
        </w:rPr>
      </w:pPr>
      <w:r>
        <w:rPr>
          <w:b/>
          <w:bCs/>
          <w:color w:val="FF0000"/>
        </w:rPr>
        <w:t>RNF4.1.3</w:t>
      </w:r>
    </w:p>
    <w:p w14:paraId="12BC4D58" w14:textId="01EACF5B" w:rsidR="00FB184D" w:rsidRDefault="00FB184D" w:rsidP="00FB184D">
      <w:pPr>
        <w:ind w:left="720"/>
      </w:pPr>
      <w:r>
        <w:t>Il sistema sarà provvisto</w:t>
      </w:r>
      <w:r w:rsidR="00257B80">
        <w:t xml:space="preserve"> </w:t>
      </w:r>
      <w:r w:rsidR="00FF19FA">
        <w:t>di un controllo che non permetterà agli utenti normali l’accesso</w:t>
      </w:r>
      <w:r w:rsidR="003B37F2">
        <w:t xml:space="preserve"> a sezioni del sito in cui non sono aut</w:t>
      </w:r>
      <w:r w:rsidR="004D7657">
        <w:t>orizzati</w:t>
      </w:r>
      <w:r>
        <w:t>.</w:t>
      </w:r>
    </w:p>
    <w:p w14:paraId="5CEFD360" w14:textId="77777777" w:rsidR="00FB184D" w:rsidRDefault="00FB184D" w:rsidP="00FB184D">
      <w:pPr>
        <w:ind w:left="720"/>
        <w:rPr>
          <w:u w:val="single"/>
        </w:rPr>
      </w:pPr>
      <w:r>
        <w:rPr>
          <w:b/>
          <w:bCs/>
          <w:color w:val="FF0000"/>
        </w:rPr>
        <w:t>Priorità</w:t>
      </w:r>
      <w:r>
        <w:t xml:space="preserve">: </w:t>
      </w:r>
      <w:r>
        <w:rPr>
          <w:u w:val="single"/>
        </w:rPr>
        <w:t>ALTA</w:t>
      </w:r>
    </w:p>
    <w:p w14:paraId="7B1ED718" w14:textId="77777777" w:rsidR="003D406A" w:rsidRDefault="003D406A" w:rsidP="00FB184D">
      <w:pPr>
        <w:ind w:left="720"/>
        <w:rPr>
          <w:u w:val="single"/>
        </w:rPr>
      </w:pPr>
    </w:p>
    <w:p w14:paraId="3CBC98E2" w14:textId="7AF58FCC" w:rsidR="003D406A" w:rsidRDefault="003D406A" w:rsidP="003D406A">
      <w:pPr>
        <w:rPr>
          <w:u w:val="single"/>
        </w:rPr>
      </w:pPr>
      <w:r>
        <w:rPr>
          <w:u w:val="single"/>
        </w:rPr>
        <w:t>Requisiti di affidabilità</w:t>
      </w:r>
    </w:p>
    <w:p w14:paraId="717F5B8B" w14:textId="6EC21762" w:rsidR="003D406A" w:rsidRDefault="003D406A" w:rsidP="003D406A">
      <w:pPr>
        <w:numPr>
          <w:ilvl w:val="0"/>
          <w:numId w:val="18"/>
        </w:numPr>
        <w:rPr>
          <w:kern w:val="2"/>
        </w:rPr>
      </w:pPr>
      <w:r>
        <w:rPr>
          <w:b/>
          <w:bCs/>
          <w:color w:val="FF0000"/>
        </w:rPr>
        <w:t>RNF4.2.1</w:t>
      </w:r>
    </w:p>
    <w:p w14:paraId="3DE7C9C6" w14:textId="2511A5CA" w:rsidR="003D406A" w:rsidRDefault="003D406A" w:rsidP="003D406A">
      <w:pPr>
        <w:ind w:left="720"/>
      </w:pPr>
      <w:r>
        <w:t xml:space="preserve">Il sistema sarà provvisto di </w:t>
      </w:r>
      <w:r w:rsidR="00EB30FB">
        <w:t xml:space="preserve">un </w:t>
      </w:r>
      <w:r>
        <w:t>messaggi</w:t>
      </w:r>
      <w:r w:rsidR="00EB30FB">
        <w:t xml:space="preserve">o </w:t>
      </w:r>
      <w:r>
        <w:t>di errore testual</w:t>
      </w:r>
      <w:r w:rsidR="00EB30FB">
        <w:t>e</w:t>
      </w:r>
      <w:r>
        <w:t xml:space="preserve"> che informer</w:t>
      </w:r>
      <w:r w:rsidR="002D47C6">
        <w:t>à</w:t>
      </w:r>
      <w:r>
        <w:t xml:space="preserve"> l’utente</w:t>
      </w:r>
      <w:r w:rsidR="003C4BFA">
        <w:t xml:space="preserve"> del rifiuto dei dati </w:t>
      </w:r>
      <w:r w:rsidR="004E6DBB">
        <w:t xml:space="preserve">in caso di </w:t>
      </w:r>
      <w:r w:rsidR="003C4BFA">
        <w:t>un errore</w:t>
      </w:r>
      <w:r w:rsidR="00695EEC">
        <w:t xml:space="preserve"> </w:t>
      </w:r>
      <w:r w:rsidR="00AB5AE0">
        <w:t xml:space="preserve">nella compilazione del </w:t>
      </w:r>
      <w:proofErr w:type="spellStart"/>
      <w:r w:rsidR="00AB5AE0">
        <w:t>form</w:t>
      </w:r>
      <w:proofErr w:type="spellEnd"/>
      <w:r w:rsidR="00AB5AE0">
        <w:t xml:space="preserve"> </w:t>
      </w:r>
      <w:r w:rsidR="00695EEC">
        <w:t>e la seguente impossibilità</w:t>
      </w:r>
      <w:r w:rsidR="00AB5AE0">
        <w:t xml:space="preserve"> di accedere al sito</w:t>
      </w:r>
      <w:r>
        <w:t>.</w:t>
      </w:r>
    </w:p>
    <w:p w14:paraId="00348886" w14:textId="77777777" w:rsidR="003D406A" w:rsidRDefault="003D406A" w:rsidP="003D406A">
      <w:pPr>
        <w:ind w:left="720"/>
        <w:rPr>
          <w:u w:val="single"/>
        </w:rPr>
      </w:pPr>
      <w:r>
        <w:rPr>
          <w:b/>
          <w:bCs/>
          <w:color w:val="FF0000"/>
        </w:rPr>
        <w:t>Priorità</w:t>
      </w:r>
      <w:r>
        <w:t xml:space="preserve">: </w:t>
      </w:r>
      <w:r>
        <w:rPr>
          <w:u w:val="single"/>
        </w:rPr>
        <w:t>ALTA</w:t>
      </w:r>
    </w:p>
    <w:p w14:paraId="4D51F2C5" w14:textId="77777777" w:rsidR="00AB5AE0" w:rsidRDefault="00AB5AE0" w:rsidP="00AB5AE0">
      <w:pPr>
        <w:rPr>
          <w:u w:val="single"/>
        </w:rPr>
      </w:pPr>
    </w:p>
    <w:p w14:paraId="1FD71E8B" w14:textId="288DC041" w:rsidR="00AB5AE0" w:rsidRDefault="00AB5AE0" w:rsidP="00AB5AE0">
      <w:pPr>
        <w:rPr>
          <w:u w:val="single"/>
        </w:rPr>
      </w:pPr>
      <w:r>
        <w:rPr>
          <w:u w:val="single"/>
        </w:rPr>
        <w:t xml:space="preserve">Requisiti di </w:t>
      </w:r>
      <w:proofErr w:type="spellStart"/>
      <w:r w:rsidR="00211EA3">
        <w:rPr>
          <w:u w:val="single"/>
        </w:rPr>
        <w:t>supportabilità</w:t>
      </w:r>
      <w:proofErr w:type="spellEnd"/>
    </w:p>
    <w:p w14:paraId="6033C620" w14:textId="3EA50D15" w:rsidR="00AB5AE0" w:rsidRDefault="00AB5AE0" w:rsidP="00AB5AE0">
      <w:pPr>
        <w:numPr>
          <w:ilvl w:val="0"/>
          <w:numId w:val="18"/>
        </w:numPr>
        <w:rPr>
          <w:kern w:val="2"/>
        </w:rPr>
      </w:pPr>
      <w:r>
        <w:rPr>
          <w:b/>
          <w:bCs/>
          <w:color w:val="FF0000"/>
        </w:rPr>
        <w:t>RNF4.</w:t>
      </w:r>
      <w:r w:rsidR="003616AD">
        <w:rPr>
          <w:b/>
          <w:bCs/>
          <w:color w:val="FF0000"/>
        </w:rPr>
        <w:t>3.1</w:t>
      </w:r>
    </w:p>
    <w:p w14:paraId="3D449AA8" w14:textId="4AC1A9A8" w:rsidR="00AB5AE0" w:rsidRDefault="00AB5AE0" w:rsidP="00AB5AE0">
      <w:pPr>
        <w:ind w:left="720"/>
      </w:pPr>
      <w:r>
        <w:t xml:space="preserve">Il sistema sarà provvisto </w:t>
      </w:r>
      <w:proofErr w:type="gramStart"/>
      <w:r w:rsidR="00EA2FD0">
        <w:t>di?</w:t>
      </w:r>
      <w:r w:rsidR="00210C56">
        <w:t>?????????????????????????</w:t>
      </w:r>
      <w:r>
        <w:t>.</w:t>
      </w:r>
      <w:proofErr w:type="gramEnd"/>
    </w:p>
    <w:p w14:paraId="0BEE017E" w14:textId="77777777" w:rsidR="00AB5AE0" w:rsidRDefault="00AB5AE0" w:rsidP="00AB5AE0">
      <w:pPr>
        <w:ind w:left="720"/>
        <w:rPr>
          <w:u w:val="single"/>
        </w:rPr>
      </w:pPr>
      <w:r>
        <w:rPr>
          <w:b/>
          <w:bCs/>
          <w:color w:val="FF0000"/>
        </w:rPr>
        <w:t>Priorità</w:t>
      </w:r>
      <w:r>
        <w:t xml:space="preserve">: </w:t>
      </w:r>
      <w:r>
        <w:rPr>
          <w:u w:val="single"/>
        </w:rPr>
        <w:t>ALTA</w:t>
      </w:r>
    </w:p>
    <w:p w14:paraId="6DC78FB4" w14:textId="77777777" w:rsidR="000115B7" w:rsidRDefault="000115B7" w:rsidP="000115B7">
      <w:pPr>
        <w:rPr>
          <w:u w:val="single"/>
        </w:rPr>
      </w:pPr>
    </w:p>
    <w:p w14:paraId="06AAA630" w14:textId="40212A6C" w:rsidR="000115B7" w:rsidRDefault="000115B7" w:rsidP="000115B7">
      <w:pPr>
        <w:rPr>
          <w:u w:val="single"/>
        </w:rPr>
      </w:pPr>
      <w:r>
        <w:rPr>
          <w:u w:val="single"/>
        </w:rPr>
        <w:t>Pseudo requisiti</w:t>
      </w:r>
      <w:r w:rsidR="0049628F">
        <w:rPr>
          <w:u w:val="single"/>
        </w:rPr>
        <w:t>/Requisiti legali</w:t>
      </w:r>
    </w:p>
    <w:p w14:paraId="349938B1" w14:textId="7EBFD512" w:rsidR="000115B7" w:rsidRDefault="000115B7" w:rsidP="000115B7">
      <w:pPr>
        <w:numPr>
          <w:ilvl w:val="0"/>
          <w:numId w:val="18"/>
        </w:numPr>
        <w:rPr>
          <w:kern w:val="2"/>
        </w:rPr>
      </w:pPr>
      <w:r>
        <w:rPr>
          <w:b/>
          <w:bCs/>
          <w:color w:val="FF0000"/>
        </w:rPr>
        <w:t>RNF4.</w:t>
      </w:r>
      <w:r w:rsidR="0049628F">
        <w:rPr>
          <w:b/>
          <w:bCs/>
          <w:color w:val="FF0000"/>
        </w:rPr>
        <w:t>4.1</w:t>
      </w:r>
    </w:p>
    <w:p w14:paraId="7520A2EF" w14:textId="6E2F7087" w:rsidR="000115B7" w:rsidRDefault="000115B7" w:rsidP="000115B7">
      <w:pPr>
        <w:ind w:left="720"/>
      </w:pPr>
      <w:r>
        <w:t>Il sistema</w:t>
      </w:r>
      <w:r w:rsidR="00B53D34">
        <w:t xml:space="preserve"> dovrà rispettare </w:t>
      </w:r>
      <w:r w:rsidR="00C4506E">
        <w:t>il regolamento dell’UE in materia di trattamento dei dati personali e di privacy</w:t>
      </w:r>
      <w:r>
        <w:t>.</w:t>
      </w:r>
    </w:p>
    <w:p w14:paraId="0017935A" w14:textId="77777777" w:rsidR="000115B7" w:rsidRDefault="000115B7" w:rsidP="000115B7">
      <w:pPr>
        <w:ind w:left="720"/>
        <w:rPr>
          <w:u w:val="single"/>
        </w:rPr>
      </w:pPr>
      <w:r>
        <w:rPr>
          <w:b/>
          <w:bCs/>
          <w:color w:val="FF0000"/>
        </w:rPr>
        <w:t>Priorità</w:t>
      </w:r>
      <w:r>
        <w:t xml:space="preserve">: </w:t>
      </w:r>
      <w:r>
        <w:rPr>
          <w:u w:val="single"/>
        </w:rPr>
        <w:t>ALTA</w:t>
      </w:r>
    </w:p>
    <w:p w14:paraId="1BC8F76C" w14:textId="77777777" w:rsidR="00E8478C" w:rsidRDefault="00E8478C" w:rsidP="00E8478C">
      <w:pPr>
        <w:rPr>
          <w:u w:val="single"/>
        </w:rPr>
      </w:pPr>
    </w:p>
    <w:p w14:paraId="280429CF" w14:textId="77777777" w:rsidR="00E8478C" w:rsidRDefault="00E8478C" w:rsidP="00E8478C">
      <w:pPr>
        <w:rPr>
          <w:u w:val="single"/>
        </w:rPr>
      </w:pPr>
    </w:p>
    <w:p w14:paraId="33548CD6" w14:textId="77777777" w:rsidR="00491FB3" w:rsidRDefault="00491FB3" w:rsidP="00E8478C">
      <w:pPr>
        <w:rPr>
          <w:u w:val="single"/>
        </w:rPr>
      </w:pPr>
    </w:p>
    <w:p w14:paraId="517937C9" w14:textId="77777777" w:rsidR="00491FB3" w:rsidRDefault="00491FB3" w:rsidP="00E8478C">
      <w:pPr>
        <w:rPr>
          <w:u w:val="single"/>
        </w:rPr>
      </w:pPr>
    </w:p>
    <w:p w14:paraId="582A9E8F" w14:textId="77777777" w:rsidR="00491FB3" w:rsidRDefault="00491FB3" w:rsidP="00E8478C">
      <w:pPr>
        <w:rPr>
          <w:u w:val="single"/>
        </w:rPr>
      </w:pPr>
    </w:p>
    <w:p w14:paraId="22A90900" w14:textId="77777777" w:rsidR="00491FB3" w:rsidRDefault="00491FB3" w:rsidP="00E8478C">
      <w:pPr>
        <w:rPr>
          <w:u w:val="single"/>
        </w:rPr>
      </w:pPr>
    </w:p>
    <w:p w14:paraId="0DD00DC9" w14:textId="77777777" w:rsidR="00491FB3" w:rsidRDefault="00491FB3" w:rsidP="00E8478C">
      <w:pPr>
        <w:rPr>
          <w:u w:val="single"/>
        </w:rPr>
      </w:pPr>
    </w:p>
    <w:p w14:paraId="79491EC1" w14:textId="77777777" w:rsidR="00491FB3" w:rsidRDefault="00491FB3" w:rsidP="00E8478C">
      <w:pPr>
        <w:rPr>
          <w:u w:val="single"/>
        </w:rPr>
      </w:pPr>
    </w:p>
    <w:p w14:paraId="78D3CCBD" w14:textId="77777777" w:rsidR="00BE01FD" w:rsidRDefault="00BE01FD" w:rsidP="00E8478C">
      <w:pPr>
        <w:rPr>
          <w:u w:val="single"/>
        </w:rPr>
      </w:pPr>
    </w:p>
    <w:p w14:paraId="0C7D37DD" w14:textId="77777777" w:rsidR="00BE01FD" w:rsidRDefault="00BE01FD" w:rsidP="00E8478C">
      <w:pPr>
        <w:rPr>
          <w:u w:val="single"/>
        </w:rPr>
      </w:pPr>
    </w:p>
    <w:p w14:paraId="025FBF01" w14:textId="77777777" w:rsidR="00E8478C" w:rsidRDefault="00E8478C" w:rsidP="00E8478C">
      <w:pPr>
        <w:rPr>
          <w:u w:val="single"/>
        </w:rPr>
      </w:pPr>
    </w:p>
    <w:p w14:paraId="22681C47" w14:textId="1080F9AA" w:rsidR="00F81EA0" w:rsidRDefault="007E7633" w:rsidP="00491FB3">
      <w:pPr>
        <w:numPr>
          <w:ilvl w:val="0"/>
          <w:numId w:val="6"/>
        </w:numPr>
      </w:pPr>
      <w:bookmarkStart w:id="46" w:name="Scenari"/>
      <w:r w:rsidRPr="00491FB3">
        <w:rPr>
          <w:color w:val="FF0000"/>
          <w:sz w:val="32"/>
          <w:szCs w:val="32"/>
        </w:rPr>
        <w:lastRenderedPageBreak/>
        <w:t>System Model</w:t>
      </w:r>
      <w:bookmarkEnd w:id="46"/>
    </w:p>
    <w:p w14:paraId="3A93DF9D" w14:textId="52C622A1" w:rsidR="000C3D31" w:rsidRDefault="000C3D31" w:rsidP="00223E58">
      <w:pPr>
        <w:ind w:left="360"/>
      </w:pPr>
      <w:r>
        <w:t>3.1Scenari</w:t>
      </w:r>
    </w:p>
    <w:p w14:paraId="3FB5357C" w14:textId="77777777" w:rsidR="00223E58" w:rsidRDefault="00223E58" w:rsidP="00223E58">
      <w:pPr>
        <w:ind w:left="360"/>
      </w:pPr>
    </w:p>
    <w:p w14:paraId="55F65B7B" w14:textId="4DFBF334" w:rsidR="000C3D31" w:rsidRPr="00A506B6" w:rsidRDefault="000C3D31" w:rsidP="000C3D31">
      <w:pPr>
        <w:ind w:left="360"/>
        <w:rPr>
          <w:u w:val="single"/>
        </w:rPr>
      </w:pPr>
      <w:r>
        <w:t xml:space="preserve">3.1.1 – </w:t>
      </w:r>
      <w:r w:rsidRPr="00A506B6">
        <w:rPr>
          <w:u w:val="single"/>
        </w:rPr>
        <w:t xml:space="preserve">Acquisto di un prodotto da parte di un utente </w:t>
      </w:r>
      <w:r w:rsidR="00A11C48" w:rsidRPr="00A506B6">
        <w:rPr>
          <w:u w:val="single"/>
        </w:rPr>
        <w:t xml:space="preserve">non </w:t>
      </w:r>
      <w:r w:rsidRPr="00A506B6">
        <w:rPr>
          <w:u w:val="single"/>
        </w:rPr>
        <w:t xml:space="preserve">registrato </w:t>
      </w:r>
    </w:p>
    <w:p w14:paraId="67206887" w14:textId="10BB18A2" w:rsidR="000C3D31" w:rsidRDefault="000C3D31" w:rsidP="000C3D31">
      <w:pPr>
        <w:ind w:left="360"/>
      </w:pPr>
    </w:p>
    <w:p w14:paraId="0DDEF42D" w14:textId="35ED3E77" w:rsidR="00B74EDB" w:rsidRDefault="00467809" w:rsidP="000C3D31">
      <w:pPr>
        <w:ind w:left="360"/>
      </w:pPr>
      <w:ins w:id="47" w:author="ANGELO SPATARO" w:date="2023-11-21T08:50:00Z">
        <w:r>
          <w:rPr>
            <w:noProof/>
          </w:rPr>
          <w:drawing>
            <wp:anchor distT="0" distB="0" distL="114300" distR="114300" simplePos="0" relativeHeight="251654656" behindDoc="1" locked="0" layoutInCell="1" allowOverlap="1" wp14:anchorId="2FFD2D1E" wp14:editId="2C5AE418">
              <wp:simplePos x="0" y="0"/>
              <wp:positionH relativeFrom="column">
                <wp:posOffset>252095</wp:posOffset>
              </wp:positionH>
              <wp:positionV relativeFrom="paragraph">
                <wp:posOffset>50800</wp:posOffset>
              </wp:positionV>
              <wp:extent cx="2675255" cy="2108200"/>
              <wp:effectExtent l="0" t="0" r="0" b="0"/>
              <wp:wrapTight wrapText="bothSides">
                <wp:wrapPolygon edited="0">
                  <wp:start x="0" y="0"/>
                  <wp:lineTo x="0" y="21470"/>
                  <wp:lineTo x="21380" y="21470"/>
                  <wp:lineTo x="21380" y="0"/>
                  <wp:lineTo x="0" y="0"/>
                </wp:wrapPolygon>
              </wp:wrapTight>
              <wp:docPr id="10"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75255" cy="2108200"/>
                      </a:xfrm>
                      <a:prstGeom prst="rect">
                        <a:avLst/>
                      </a:prstGeom>
                      <a:noFill/>
                    </pic:spPr>
                  </pic:pic>
                </a:graphicData>
              </a:graphic>
              <wp14:sizeRelH relativeFrom="page">
                <wp14:pctWidth>0</wp14:pctWidth>
              </wp14:sizeRelH>
              <wp14:sizeRelV relativeFrom="page">
                <wp14:pctHeight>0</wp14:pctHeight>
              </wp14:sizeRelV>
            </wp:anchor>
          </w:drawing>
        </w:r>
      </w:ins>
      <w:r w:rsidR="000C3D31">
        <w:t xml:space="preserve">L’utente </w:t>
      </w:r>
      <w:r w:rsidR="006F3F90">
        <w:t>Luigi Verdi</w:t>
      </w:r>
      <w:r w:rsidR="000C3D31">
        <w:t xml:space="preserve"> sta cercando un regalo per il compleanno dell’amico, grande appassionato di musica e vinili. Decide quindi di visitare il sito web </w:t>
      </w:r>
      <w:proofErr w:type="spellStart"/>
      <w:r w:rsidR="006F3F90">
        <w:t>RecordRoad</w:t>
      </w:r>
      <w:proofErr w:type="spellEnd"/>
      <w:r w:rsidR="000C3D31">
        <w:t xml:space="preserve"> alla ricerca di qualche vinile che possa piacere.</w:t>
      </w:r>
    </w:p>
    <w:p w14:paraId="6738D836" w14:textId="4FD4616B" w:rsidR="000C3D31" w:rsidRDefault="00B74EDB" w:rsidP="00B74EDB">
      <w:pPr>
        <w:ind w:left="360"/>
      </w:pPr>
      <w:r w:rsidRPr="00EB4454">
        <w:t>Arrivato sul sito, Luigi Verdi apre la home page dove gli viene mostrato una lista di alcuni articoli presenti nel sistema scelti </w:t>
      </w:r>
      <w:proofErr w:type="spellStart"/>
      <w:r w:rsidRPr="00EB4454">
        <w:t>randomicamente</w:t>
      </w:r>
      <w:proofErr w:type="spellEnd"/>
      <w:r w:rsidRPr="00EB4454">
        <w:t>.</w:t>
      </w:r>
      <w:r w:rsidR="000C3D31">
        <w:t> </w:t>
      </w:r>
    </w:p>
    <w:p w14:paraId="75A811F4" w14:textId="26E0A284" w:rsidR="005F3691" w:rsidRPr="00B74EDB" w:rsidRDefault="005F3691" w:rsidP="00B74EDB">
      <w:pPr>
        <w:ind w:left="360"/>
      </w:pPr>
    </w:p>
    <w:p w14:paraId="0982A110" w14:textId="77777777" w:rsidR="00FC206D" w:rsidRPr="00423ED7" w:rsidRDefault="00FC206D" w:rsidP="000C3D31">
      <w:pPr>
        <w:ind w:left="360"/>
        <w:rPr>
          <w:rPrChange w:id="48" w:author="ANGELO SPATARO" w:date="2023-11-21T17:13:00Z">
            <w:rPr>
              <w:color w:val="70AD47"/>
            </w:rPr>
          </w:rPrChange>
        </w:rPr>
      </w:pPr>
    </w:p>
    <w:p w14:paraId="2A26B15A" w14:textId="77777777" w:rsidR="00DD6D91" w:rsidRPr="00423ED7" w:rsidRDefault="00DD6D91" w:rsidP="000C3D31">
      <w:pPr>
        <w:ind w:left="360"/>
        <w:rPr>
          <w:ins w:id="49" w:author="ANGELO SPATARO" w:date="2023-11-21T08:50:00Z"/>
          <w:rPrChange w:id="50" w:author="ANGELO SPATARO" w:date="2023-11-21T08:55:00Z">
            <w:rPr>
              <w:ins w:id="51" w:author="ANGELO SPATARO" w:date="2023-11-21T08:50:00Z"/>
              <w:color w:val="FF0000"/>
            </w:rPr>
          </w:rPrChange>
        </w:rPr>
      </w:pPr>
    </w:p>
    <w:p w14:paraId="2D046DD5" w14:textId="77777777" w:rsidR="00DD6D91" w:rsidRDefault="00DD6D91" w:rsidP="000C3D31">
      <w:pPr>
        <w:ind w:left="360"/>
      </w:pPr>
    </w:p>
    <w:p w14:paraId="2017EAFB" w14:textId="77777777" w:rsidR="007A3857" w:rsidRPr="00423ED7" w:rsidRDefault="007A3857" w:rsidP="000C3D31">
      <w:pPr>
        <w:ind w:left="360"/>
        <w:rPr>
          <w:ins w:id="52" w:author="ANGELO SPATARO" w:date="2023-11-21T08:50:00Z"/>
          <w:rPrChange w:id="53" w:author="ANGELO SPATARO" w:date="2023-11-21T08:55:00Z">
            <w:rPr>
              <w:ins w:id="54" w:author="ANGELO SPATARO" w:date="2023-11-21T08:50:00Z"/>
              <w:color w:val="FF0000"/>
            </w:rPr>
          </w:rPrChange>
        </w:rPr>
      </w:pPr>
    </w:p>
    <w:p w14:paraId="494A68FF" w14:textId="77777777" w:rsidR="00423ED7" w:rsidRPr="00423ED7" w:rsidRDefault="00423ED7" w:rsidP="00423ED7">
      <w:pPr>
        <w:ind w:left="360"/>
        <w:rPr>
          <w:ins w:id="55" w:author="ANGELO SPATARO" w:date="2023-11-21T08:54:00Z"/>
        </w:rPr>
      </w:pPr>
      <w:ins w:id="56" w:author="ANGELO SPATARO" w:date="2023-11-21T08:54:00Z">
        <w:r w:rsidRPr="00423ED7">
          <w:t>Arrivato sul sito, Luigi Verdi apre la home page dove gli viene mostrato una lista di alcuni articoli presenti nel sistema scelti </w:t>
        </w:r>
        <w:proofErr w:type="spellStart"/>
        <w:r w:rsidRPr="00423ED7">
          <w:t>randomicamente</w:t>
        </w:r>
        <w:proofErr w:type="spellEnd"/>
        <w:r w:rsidRPr="00423ED7">
          <w:t>.</w:t>
        </w:r>
      </w:ins>
    </w:p>
    <w:p w14:paraId="46AADEFF" w14:textId="77777777" w:rsidR="00423ED7" w:rsidRDefault="00423ED7" w:rsidP="00423ED7">
      <w:pPr>
        <w:ind w:left="360"/>
        <w:rPr>
          <w:ins w:id="57" w:author="ANGELO SPATARO" w:date="2023-11-21T08:54:00Z"/>
          <w:color w:val="70AD47"/>
        </w:rPr>
      </w:pPr>
      <w:ins w:id="58" w:author="ANGELO SPATARO" w:date="2023-11-21T08:54:00Z">
        <w:r>
          <w:rPr>
            <w:color w:val="70AD47"/>
          </w:rPr>
          <w:t>FOTO 2</w:t>
        </w:r>
      </w:ins>
    </w:p>
    <w:p w14:paraId="490F4F4E" w14:textId="0B12B0EA" w:rsidR="00423ED7" w:rsidRPr="00A80B46" w:rsidRDefault="00423ED7">
      <w:pPr>
        <w:rPr>
          <w:ins w:id="59" w:author="ANGELO SPATARO" w:date="2023-11-21T08:53:00Z"/>
          <w:color w:val="FF0000"/>
        </w:rPr>
        <w:pPrChange w:id="60" w:author="ANGELO SPATARO" w:date="2023-11-21T08:57:00Z">
          <w:pPr>
            <w:ind w:left="360"/>
          </w:pPr>
        </w:pPrChange>
      </w:pPr>
    </w:p>
    <w:p w14:paraId="0A81927C" w14:textId="0BC7CAE5" w:rsidR="003C610B" w:rsidRDefault="003C610B" w:rsidP="000C3D31">
      <w:pPr>
        <w:ind w:left="360"/>
        <w:rPr>
          <w:color w:val="FF0000"/>
        </w:rPr>
      </w:pPr>
      <w:r w:rsidRPr="003C610B">
        <w:rPr>
          <w:color w:val="FF0000"/>
        </w:rPr>
        <w:t xml:space="preserve">Utente decide di filtrare il catalogo per categoria, andando a selezionare dal menu dei filtri la categoria Rock andando ad assecondare i gusti dell’amico. A questo punto dove prima erano mostrati tutti gli articoli, ora sono presenti solo quelli della tipologia selezionata. Viene colpito dal vinile </w:t>
      </w:r>
      <w:r w:rsidR="000B012E">
        <w:rPr>
          <w:color w:val="FF0000"/>
        </w:rPr>
        <w:t>“</w:t>
      </w:r>
      <w:r>
        <w:rPr>
          <w:color w:val="FF0000"/>
        </w:rPr>
        <w:t>Elvis Presley</w:t>
      </w:r>
      <w:r w:rsidR="000B012E">
        <w:rPr>
          <w:color w:val="FF0000"/>
        </w:rPr>
        <w:t>”</w:t>
      </w:r>
      <w:r w:rsidRPr="003C610B">
        <w:rPr>
          <w:color w:val="FF0000"/>
        </w:rPr>
        <w:t xml:space="preserve"> e decide di cliccare sul prodotto per avere informazioni aggiuntive. </w:t>
      </w:r>
    </w:p>
    <w:p w14:paraId="13D029EF" w14:textId="3C7532C1" w:rsidR="003C610B" w:rsidRDefault="003C610B" w:rsidP="000C3D31">
      <w:pPr>
        <w:ind w:left="360"/>
        <w:rPr>
          <w:color w:val="FF0000"/>
        </w:rPr>
      </w:pPr>
      <w:r>
        <w:rPr>
          <w:color w:val="FF0000"/>
        </w:rPr>
        <w:t>FOTO 3</w:t>
      </w:r>
    </w:p>
    <w:p w14:paraId="45E91BE6" w14:textId="77777777" w:rsidR="00605BB7" w:rsidRDefault="00605BB7" w:rsidP="000C3D31">
      <w:pPr>
        <w:ind w:left="360"/>
        <w:rPr>
          <w:color w:val="FF0000"/>
        </w:rPr>
      </w:pPr>
    </w:p>
    <w:p w14:paraId="244488FC" w14:textId="77777777" w:rsidR="00605BB7" w:rsidRDefault="00605BB7" w:rsidP="000C3D31">
      <w:pPr>
        <w:ind w:left="360"/>
        <w:rPr>
          <w:color w:val="FF0000"/>
        </w:rPr>
      </w:pPr>
    </w:p>
    <w:p w14:paraId="0757576C" w14:textId="77777777" w:rsidR="00605BB7" w:rsidRDefault="00605BB7" w:rsidP="000C3D31">
      <w:pPr>
        <w:ind w:left="360"/>
        <w:rPr>
          <w:color w:val="FF0000"/>
        </w:rPr>
      </w:pPr>
    </w:p>
    <w:p w14:paraId="63711E46" w14:textId="77777777" w:rsidR="00605BB7" w:rsidRDefault="00605BB7" w:rsidP="00A506B6">
      <w:pPr>
        <w:rPr>
          <w:color w:val="FF0000"/>
        </w:rPr>
      </w:pPr>
    </w:p>
    <w:p w14:paraId="36527410" w14:textId="77777777" w:rsidR="00FC206D" w:rsidRPr="003C610B" w:rsidRDefault="00FC206D" w:rsidP="000C3D31">
      <w:pPr>
        <w:ind w:left="360"/>
        <w:rPr>
          <w:color w:val="FF0000"/>
        </w:rPr>
      </w:pPr>
    </w:p>
    <w:p w14:paraId="3E5BE9DB" w14:textId="2A5D8D0B" w:rsidR="0005642F" w:rsidRDefault="00467809" w:rsidP="000C3D31">
      <w:pPr>
        <w:ind w:left="360"/>
      </w:pPr>
      <w:r>
        <w:rPr>
          <w:noProof/>
        </w:rPr>
        <w:drawing>
          <wp:anchor distT="0" distB="0" distL="114300" distR="114300" simplePos="0" relativeHeight="251660800" behindDoc="1" locked="0" layoutInCell="1" allowOverlap="1" wp14:anchorId="3CEA7A57" wp14:editId="7BA95638">
            <wp:simplePos x="0" y="0"/>
            <wp:positionH relativeFrom="character">
              <wp:posOffset>12700</wp:posOffset>
            </wp:positionH>
            <wp:positionV relativeFrom="line">
              <wp:posOffset>20320</wp:posOffset>
            </wp:positionV>
            <wp:extent cx="2686050" cy="2133600"/>
            <wp:effectExtent l="0" t="0" r="0" b="0"/>
            <wp:wrapTight wrapText="bothSides">
              <wp:wrapPolygon edited="0">
                <wp:start x="0" y="0"/>
                <wp:lineTo x="0" y="21407"/>
                <wp:lineTo x="21447" y="21407"/>
                <wp:lineTo x="21447" y="0"/>
                <wp:lineTo x="0" y="0"/>
              </wp:wrapPolygon>
            </wp:wrapTight>
            <wp:docPr id="11"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86050" cy="2133600"/>
                    </a:xfrm>
                    <a:prstGeom prst="rect">
                      <a:avLst/>
                    </a:prstGeom>
                    <a:noFill/>
                  </pic:spPr>
                </pic:pic>
              </a:graphicData>
            </a:graphic>
            <wp14:sizeRelH relativeFrom="page">
              <wp14:pctWidth>0</wp14:pctWidth>
            </wp14:sizeRelH>
            <wp14:sizeRelV relativeFrom="page">
              <wp14:pctHeight>0</wp14:pctHeight>
            </wp14:sizeRelV>
          </wp:anchor>
        </w:drawing>
      </w:r>
      <w:r w:rsidR="007B6CB0" w:rsidRPr="00882016">
        <w:t>Letta la descrizione e assicuratosi che il vinile sia disponibile, decide di registrarsi. Quindi apre la pagina di </w:t>
      </w:r>
      <w:proofErr w:type="spellStart"/>
      <w:proofErr w:type="gramStart"/>
      <w:r w:rsidR="007B6CB0" w:rsidRPr="00882016">
        <w:t>SignUp</w:t>
      </w:r>
      <w:proofErr w:type="spellEnd"/>
      <w:r w:rsidR="007B6CB0" w:rsidRPr="00882016">
        <w:t>.</w:t>
      </w:r>
      <w:r w:rsidR="00E30C59">
        <w:t>(</w:t>
      </w:r>
      <w:proofErr w:type="gramEnd"/>
      <w:r w:rsidR="00E30C59">
        <w:t xml:space="preserve">sostituire </w:t>
      </w:r>
      <w:r w:rsidR="00D43AF5">
        <w:t>le foto con foto dettaglio</w:t>
      </w:r>
      <w:r w:rsidR="00605BB7">
        <w:t xml:space="preserve"> vinile</w:t>
      </w:r>
      <w:r w:rsidR="00D43AF5">
        <w:t>)</w:t>
      </w:r>
    </w:p>
    <w:p w14:paraId="653571EC" w14:textId="77777777" w:rsidR="00605BB7" w:rsidRDefault="00605BB7" w:rsidP="000C3D31">
      <w:pPr>
        <w:ind w:left="360"/>
      </w:pPr>
    </w:p>
    <w:p w14:paraId="616F67D4" w14:textId="77777777" w:rsidR="00605BB7" w:rsidRDefault="00605BB7" w:rsidP="000C3D31">
      <w:pPr>
        <w:ind w:left="360"/>
      </w:pPr>
    </w:p>
    <w:p w14:paraId="32A4A4DE" w14:textId="77777777" w:rsidR="00605BB7" w:rsidRDefault="00605BB7" w:rsidP="000C3D31">
      <w:pPr>
        <w:ind w:left="360"/>
      </w:pPr>
    </w:p>
    <w:p w14:paraId="00CCAA27" w14:textId="77777777" w:rsidR="00605BB7" w:rsidRDefault="00605BB7" w:rsidP="000C3D31">
      <w:pPr>
        <w:ind w:left="360"/>
      </w:pPr>
    </w:p>
    <w:p w14:paraId="43277410" w14:textId="77777777" w:rsidR="00605BB7" w:rsidRDefault="00605BB7" w:rsidP="000C3D31">
      <w:pPr>
        <w:ind w:left="360"/>
      </w:pPr>
    </w:p>
    <w:p w14:paraId="16FE8DFE" w14:textId="77777777" w:rsidR="00605BB7" w:rsidRDefault="00605BB7" w:rsidP="000C3D31">
      <w:pPr>
        <w:ind w:left="360"/>
      </w:pPr>
    </w:p>
    <w:p w14:paraId="371465CF" w14:textId="77777777" w:rsidR="00605BB7" w:rsidRDefault="00605BB7" w:rsidP="000C3D31">
      <w:pPr>
        <w:ind w:left="360"/>
      </w:pPr>
    </w:p>
    <w:p w14:paraId="75505E3B" w14:textId="593440F2" w:rsidR="0005642F" w:rsidRDefault="00836011" w:rsidP="00836011">
      <w:pPr>
        <w:ind w:left="360"/>
      </w:pPr>
      <w:r>
        <w:t xml:space="preserve"> </w:t>
      </w:r>
    </w:p>
    <w:p w14:paraId="4348A7E9" w14:textId="77777777" w:rsidR="00FC206D" w:rsidRDefault="00FC206D" w:rsidP="000C3D31">
      <w:pPr>
        <w:ind w:left="360"/>
        <w:rPr>
          <w:color w:val="70AD47"/>
        </w:rPr>
      </w:pPr>
    </w:p>
    <w:p w14:paraId="355BAD0B" w14:textId="7DB24B9A" w:rsidR="00A73A86" w:rsidRDefault="00467809" w:rsidP="000C3D31">
      <w:pPr>
        <w:ind w:left="360"/>
      </w:pPr>
      <w:r>
        <w:rPr>
          <w:noProof/>
        </w:rPr>
        <w:lastRenderedPageBreak/>
        <w:drawing>
          <wp:anchor distT="0" distB="0" distL="114300" distR="114300" simplePos="0" relativeHeight="251659776" behindDoc="1" locked="0" layoutInCell="1" allowOverlap="1" wp14:anchorId="28C8AE33" wp14:editId="0C679B02">
            <wp:simplePos x="0" y="0"/>
            <wp:positionH relativeFrom="character">
              <wp:posOffset>-6350</wp:posOffset>
            </wp:positionH>
            <wp:positionV relativeFrom="line">
              <wp:posOffset>24130</wp:posOffset>
            </wp:positionV>
            <wp:extent cx="2679700" cy="2133600"/>
            <wp:effectExtent l="0" t="0" r="0" b="0"/>
            <wp:wrapTight wrapText="bothSides">
              <wp:wrapPolygon edited="0">
                <wp:start x="0" y="0"/>
                <wp:lineTo x="0" y="21407"/>
                <wp:lineTo x="21498" y="21407"/>
                <wp:lineTo x="21498" y="0"/>
                <wp:lineTo x="0" y="0"/>
              </wp:wrapPolygon>
            </wp:wrapTight>
            <wp:docPr id="12"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79700" cy="2133600"/>
                    </a:xfrm>
                    <a:prstGeom prst="rect">
                      <a:avLst/>
                    </a:prstGeom>
                    <a:noFill/>
                  </pic:spPr>
                </pic:pic>
              </a:graphicData>
            </a:graphic>
            <wp14:sizeRelH relativeFrom="page">
              <wp14:pctWidth>0</wp14:pctWidth>
            </wp14:sizeRelH>
            <wp14:sizeRelV relativeFrom="page">
              <wp14:pctHeight>0</wp14:pctHeight>
            </wp14:sizeRelV>
          </wp:anchor>
        </w:drawing>
      </w:r>
      <w:r w:rsidR="00A73A86" w:rsidRPr="00882016">
        <w:t xml:space="preserve">Qui inserisce le sue credenziali, tra cui </w:t>
      </w:r>
      <w:r w:rsidR="00D007DC" w:rsidRPr="00882016">
        <w:t xml:space="preserve">Nome Utente, </w:t>
      </w:r>
      <w:r w:rsidR="00A73A86" w:rsidRPr="00882016">
        <w:t>Nome, Cognome,</w:t>
      </w:r>
      <w:r w:rsidR="00D007DC" w:rsidRPr="00882016">
        <w:t xml:space="preserve"> </w:t>
      </w:r>
      <w:r w:rsidR="00B77377" w:rsidRPr="00882016">
        <w:t>Sesso, E-mail</w:t>
      </w:r>
      <w:r w:rsidR="00A73A86" w:rsidRPr="00882016">
        <w:t xml:space="preserve"> e Password. Dopo essersi correttamente registrato, ritorna sulla pagina del vinile e lo inserisce nel carello.</w:t>
      </w:r>
      <w:r w:rsidR="00255410" w:rsidRPr="00255410">
        <w:t xml:space="preserve"> </w:t>
      </w:r>
    </w:p>
    <w:p w14:paraId="1C0B62C8" w14:textId="77777777" w:rsidR="00255410" w:rsidRPr="00255410" w:rsidRDefault="00255410" w:rsidP="00255410">
      <w:pPr>
        <w:ind w:left="360"/>
      </w:pPr>
    </w:p>
    <w:p w14:paraId="1934DAD0" w14:textId="77777777" w:rsidR="00255410" w:rsidRDefault="00255410" w:rsidP="000C3D31">
      <w:pPr>
        <w:ind w:left="360"/>
        <w:rPr>
          <w:color w:val="70AD47"/>
        </w:rPr>
      </w:pPr>
    </w:p>
    <w:p w14:paraId="74F6625E" w14:textId="77777777" w:rsidR="00255410" w:rsidRDefault="00255410" w:rsidP="000C3D31">
      <w:pPr>
        <w:ind w:left="360"/>
        <w:rPr>
          <w:color w:val="70AD47"/>
        </w:rPr>
      </w:pPr>
    </w:p>
    <w:p w14:paraId="51C60CAB" w14:textId="77777777" w:rsidR="00255410" w:rsidRDefault="00255410" w:rsidP="000C3D31">
      <w:pPr>
        <w:ind w:left="360"/>
        <w:rPr>
          <w:color w:val="70AD47"/>
        </w:rPr>
      </w:pPr>
    </w:p>
    <w:p w14:paraId="0D68F0F3" w14:textId="77777777" w:rsidR="00255410" w:rsidRDefault="00255410" w:rsidP="000C3D31">
      <w:pPr>
        <w:ind w:left="360"/>
        <w:rPr>
          <w:color w:val="70AD47"/>
        </w:rPr>
      </w:pPr>
    </w:p>
    <w:p w14:paraId="556567FC" w14:textId="77777777" w:rsidR="00255410" w:rsidRDefault="00255410" w:rsidP="000C3D31">
      <w:pPr>
        <w:ind w:left="360"/>
        <w:rPr>
          <w:color w:val="70AD47"/>
        </w:rPr>
      </w:pPr>
    </w:p>
    <w:p w14:paraId="440ADD67" w14:textId="77777777" w:rsidR="00255410" w:rsidRDefault="00255410" w:rsidP="000C3D31">
      <w:pPr>
        <w:ind w:left="360"/>
        <w:rPr>
          <w:color w:val="70AD47"/>
        </w:rPr>
      </w:pPr>
    </w:p>
    <w:p w14:paraId="25321F57" w14:textId="77777777" w:rsidR="00FC206D" w:rsidRDefault="00FC206D" w:rsidP="000C3D31">
      <w:pPr>
        <w:ind w:left="360"/>
        <w:rPr>
          <w:color w:val="70AD47"/>
        </w:rPr>
      </w:pPr>
    </w:p>
    <w:p w14:paraId="7E253B93" w14:textId="7EDB398F" w:rsidR="00F0147D" w:rsidRPr="00882016" w:rsidRDefault="00467809" w:rsidP="000C3D31">
      <w:pPr>
        <w:ind w:left="360"/>
      </w:pPr>
      <w:r>
        <w:rPr>
          <w:noProof/>
        </w:rPr>
        <w:drawing>
          <wp:anchor distT="0" distB="0" distL="114300" distR="114300" simplePos="0" relativeHeight="251655680" behindDoc="1" locked="0" layoutInCell="1" allowOverlap="1" wp14:anchorId="6743317E" wp14:editId="65DA32C9">
            <wp:simplePos x="0" y="0"/>
            <wp:positionH relativeFrom="character">
              <wp:posOffset>-1905</wp:posOffset>
            </wp:positionH>
            <wp:positionV relativeFrom="line">
              <wp:posOffset>15240</wp:posOffset>
            </wp:positionV>
            <wp:extent cx="2675255" cy="2108200"/>
            <wp:effectExtent l="0" t="0" r="0" b="0"/>
            <wp:wrapTight wrapText="bothSides">
              <wp:wrapPolygon edited="0">
                <wp:start x="0" y="0"/>
                <wp:lineTo x="0" y="21470"/>
                <wp:lineTo x="21380" y="21470"/>
                <wp:lineTo x="21380" y="0"/>
                <wp:lineTo x="0" y="0"/>
              </wp:wrapPolygon>
            </wp:wrapTight>
            <wp:docPr id="13"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75255" cy="2108200"/>
                    </a:xfrm>
                    <a:prstGeom prst="rect">
                      <a:avLst/>
                    </a:prstGeom>
                    <a:noFill/>
                  </pic:spPr>
                </pic:pic>
              </a:graphicData>
            </a:graphic>
            <wp14:sizeRelH relativeFrom="page">
              <wp14:pctWidth>0</wp14:pctWidth>
            </wp14:sizeRelH>
            <wp14:sizeRelV relativeFrom="page">
              <wp14:pctHeight>0</wp14:pctHeight>
            </wp14:sizeRelV>
          </wp:anchor>
        </w:drawing>
      </w:r>
      <w:r w:rsidR="00606B71">
        <w:t>Nella pagina Carrello</w:t>
      </w:r>
      <w:r w:rsidR="00F0147D" w:rsidRPr="00882016">
        <w:t xml:space="preserve">, Luigi Verdi è in grado di visualizzare </w:t>
      </w:r>
      <w:r w:rsidR="00487AD3">
        <w:t>la somma totale dei prezzi dei vinili inseriti,</w:t>
      </w:r>
      <w:r w:rsidR="00F0147D" w:rsidRPr="00882016">
        <w:t xml:space="preserve"> e la </w:t>
      </w:r>
      <w:r w:rsidR="00B351DE">
        <w:t xml:space="preserve">rispettiva </w:t>
      </w:r>
      <w:r w:rsidR="00F0147D" w:rsidRPr="00882016">
        <w:t xml:space="preserve">quantità dei </w:t>
      </w:r>
      <w:r w:rsidR="00487AD3">
        <w:t>suddett</w:t>
      </w:r>
      <w:r w:rsidR="00656A2D">
        <w:t>i</w:t>
      </w:r>
      <w:r w:rsidR="00F0147D" w:rsidRPr="00882016">
        <w:t>, avendo anche la possibilità di modificare la quantità</w:t>
      </w:r>
      <w:r w:rsidR="007A70CF">
        <w:t xml:space="preserve"> di ogni prodotto specifico,</w:t>
      </w:r>
      <w:r w:rsidR="00F0147D" w:rsidRPr="00882016">
        <w:t xml:space="preserve"> o </w:t>
      </w:r>
      <w:r w:rsidR="003F0C7C">
        <w:t>rimuover</w:t>
      </w:r>
      <w:r w:rsidR="00E01A0A">
        <w:t>e</w:t>
      </w:r>
      <w:r w:rsidR="003F0C7C">
        <w:t xml:space="preserve"> totalmente</w:t>
      </w:r>
      <w:r w:rsidR="00E01A0A">
        <w:t xml:space="preserve"> il suddetto</w:t>
      </w:r>
      <w:r w:rsidR="00F0147D" w:rsidRPr="00882016">
        <w:t>. Inoltre, è presente anche il prezzo finale che comprende i costi di spedizione. </w:t>
      </w:r>
    </w:p>
    <w:p w14:paraId="1C223264" w14:textId="61B3E060" w:rsidR="00FC206D" w:rsidRDefault="00FC206D" w:rsidP="000C3D31">
      <w:pPr>
        <w:ind w:left="360"/>
        <w:rPr>
          <w:color w:val="70AD47"/>
        </w:rPr>
      </w:pPr>
    </w:p>
    <w:p w14:paraId="56A4A5AC" w14:textId="77777777" w:rsidR="00057C28" w:rsidRDefault="00057C28" w:rsidP="000C3D31">
      <w:pPr>
        <w:ind w:left="360"/>
        <w:rPr>
          <w:color w:val="70AD47"/>
        </w:rPr>
      </w:pPr>
    </w:p>
    <w:p w14:paraId="597CC4E7" w14:textId="77777777" w:rsidR="00E21B6D" w:rsidRDefault="00E21B6D" w:rsidP="000C3D31">
      <w:pPr>
        <w:ind w:left="360"/>
        <w:rPr>
          <w:color w:val="70AD47"/>
        </w:rPr>
      </w:pPr>
    </w:p>
    <w:p w14:paraId="22FB404E" w14:textId="77777777" w:rsidR="00E21B6D" w:rsidRDefault="00E21B6D" w:rsidP="000C3D31">
      <w:pPr>
        <w:ind w:left="360"/>
        <w:rPr>
          <w:color w:val="70AD47"/>
        </w:rPr>
      </w:pPr>
    </w:p>
    <w:p w14:paraId="4AD70ADA" w14:textId="77777777" w:rsidR="00E21B6D" w:rsidRDefault="00E21B6D" w:rsidP="000C3D31">
      <w:pPr>
        <w:ind w:left="360"/>
        <w:rPr>
          <w:color w:val="70AD47"/>
        </w:rPr>
      </w:pPr>
    </w:p>
    <w:p w14:paraId="35552F8D" w14:textId="77777777" w:rsidR="00E21B6D" w:rsidRDefault="00E21B6D" w:rsidP="00491FB3">
      <w:pPr>
        <w:rPr>
          <w:color w:val="70AD47"/>
        </w:rPr>
      </w:pPr>
    </w:p>
    <w:p w14:paraId="4669E2A8" w14:textId="77777777" w:rsidR="00491FB3" w:rsidRDefault="00491FB3" w:rsidP="00491FB3">
      <w:pPr>
        <w:rPr>
          <w:color w:val="70AD47"/>
        </w:rPr>
      </w:pPr>
    </w:p>
    <w:p w14:paraId="433819BB" w14:textId="4304C799" w:rsidR="00D611CA" w:rsidRDefault="00467809" w:rsidP="000C3D31">
      <w:pPr>
        <w:ind w:left="360"/>
      </w:pPr>
      <w:r>
        <w:rPr>
          <w:noProof/>
        </w:rPr>
        <w:drawing>
          <wp:anchor distT="0" distB="0" distL="114300" distR="114300" simplePos="0" relativeHeight="251656704" behindDoc="1" locked="0" layoutInCell="1" allowOverlap="1" wp14:anchorId="524B2DAC" wp14:editId="4521F6C5">
            <wp:simplePos x="0" y="0"/>
            <wp:positionH relativeFrom="character">
              <wp:posOffset>-1905</wp:posOffset>
            </wp:positionH>
            <wp:positionV relativeFrom="line">
              <wp:posOffset>3175</wp:posOffset>
            </wp:positionV>
            <wp:extent cx="2675255" cy="2143760"/>
            <wp:effectExtent l="0" t="0" r="0" b="0"/>
            <wp:wrapSquare wrapText="bothSides"/>
            <wp:docPr id="14"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75255" cy="2143760"/>
                    </a:xfrm>
                    <a:prstGeom prst="rect">
                      <a:avLst/>
                    </a:prstGeom>
                    <a:noFill/>
                  </pic:spPr>
                </pic:pic>
              </a:graphicData>
            </a:graphic>
            <wp14:sizeRelH relativeFrom="page">
              <wp14:pctWidth>0</wp14:pctWidth>
            </wp14:sizeRelH>
            <wp14:sizeRelV relativeFrom="page">
              <wp14:pctHeight>0</wp14:pctHeight>
            </wp14:sizeRelV>
          </wp:anchor>
        </w:drawing>
      </w:r>
      <w:r w:rsidR="00D65953">
        <w:t>Una volta eseguito l’acquisto</w:t>
      </w:r>
      <w:r w:rsidR="00882016" w:rsidRPr="00882016">
        <w:t>, Luigi Verdi può accedere alla pagina degli ordini e controllare lo stato del suo ordine</w:t>
      </w:r>
      <w:r w:rsidR="00E8082B">
        <w:t xml:space="preserve"> appena effe</w:t>
      </w:r>
      <w:r w:rsidR="00C52AF0">
        <w:t>t</w:t>
      </w:r>
      <w:r w:rsidR="00E8082B">
        <w:t>tuato</w:t>
      </w:r>
      <w:r w:rsidR="00882016" w:rsidRPr="00882016">
        <w:t>. Una volta che il sistema ha preso in carico l’ordine, lo assegna automaticamente, in base alle politiche aziendali di ripartimento del carico di lavoro, ad un gestore degli ordini, che provvederà ad aggiornare lo stato in Confermato dall’apposita pagina disponibile per il lato amministrativo, alla quale potrà accedere solo dopo essersi autenticato. </w:t>
      </w:r>
    </w:p>
    <w:p w14:paraId="1B788BC2" w14:textId="2FC0AA66" w:rsidR="004B0796" w:rsidRDefault="004B0796" w:rsidP="000C3D31">
      <w:pPr>
        <w:ind w:left="360"/>
      </w:pPr>
    </w:p>
    <w:p w14:paraId="2C279E9B" w14:textId="77777777" w:rsidR="004B0796" w:rsidRDefault="004B0796" w:rsidP="000C3D31">
      <w:pPr>
        <w:ind w:left="360"/>
      </w:pPr>
    </w:p>
    <w:p w14:paraId="5297EAD3" w14:textId="77777777" w:rsidR="00896192" w:rsidRDefault="00896192" w:rsidP="006F25FF"/>
    <w:p w14:paraId="2FCABD97" w14:textId="77777777" w:rsidR="00491FB3" w:rsidRDefault="00491FB3" w:rsidP="006F25FF"/>
    <w:p w14:paraId="705FE689" w14:textId="77777777" w:rsidR="00491FB3" w:rsidRDefault="00491FB3" w:rsidP="006F25FF"/>
    <w:p w14:paraId="0E59531D" w14:textId="77777777" w:rsidR="00491FB3" w:rsidRDefault="00491FB3" w:rsidP="006F25FF"/>
    <w:p w14:paraId="1A86F63D" w14:textId="77777777" w:rsidR="00491FB3" w:rsidRDefault="00491FB3" w:rsidP="006F25FF"/>
    <w:p w14:paraId="2C76160F" w14:textId="3D3DDD8C" w:rsidR="00896192" w:rsidRPr="00A506B6" w:rsidRDefault="00C66936" w:rsidP="00543713">
      <w:pPr>
        <w:numPr>
          <w:ilvl w:val="2"/>
          <w:numId w:val="6"/>
        </w:numPr>
        <w:rPr>
          <w:u w:val="single"/>
        </w:rPr>
      </w:pPr>
      <w:r w:rsidRPr="00A506B6">
        <w:rPr>
          <w:u w:val="single"/>
        </w:rPr>
        <w:lastRenderedPageBreak/>
        <w:t>– Aggiunta e rim</w:t>
      </w:r>
      <w:r w:rsidR="00C52AF0" w:rsidRPr="00A506B6">
        <w:rPr>
          <w:u w:val="single"/>
        </w:rPr>
        <w:t>o</w:t>
      </w:r>
      <w:r w:rsidRPr="00A506B6">
        <w:rPr>
          <w:u w:val="single"/>
        </w:rPr>
        <w:t>zione di un prodotto dal catalogo</w:t>
      </w:r>
    </w:p>
    <w:p w14:paraId="05F34E57" w14:textId="77777777" w:rsidR="00946879" w:rsidRPr="00EF239C" w:rsidRDefault="00946879" w:rsidP="00946879">
      <w:pPr>
        <w:ind w:left="360"/>
      </w:pPr>
    </w:p>
    <w:p w14:paraId="421581D4" w14:textId="7D2AFF33" w:rsidR="00543713" w:rsidRDefault="00467809" w:rsidP="00543713">
      <w:pPr>
        <w:ind w:left="360"/>
      </w:pPr>
      <w:r>
        <w:rPr>
          <w:noProof/>
        </w:rPr>
        <w:drawing>
          <wp:anchor distT="0" distB="0" distL="114300" distR="114300" simplePos="0" relativeHeight="251657728" behindDoc="1" locked="0" layoutInCell="1" allowOverlap="1" wp14:anchorId="2AD73DFF" wp14:editId="6114FC96">
            <wp:simplePos x="0" y="0"/>
            <wp:positionH relativeFrom="character">
              <wp:posOffset>-10160</wp:posOffset>
            </wp:positionH>
            <wp:positionV relativeFrom="line">
              <wp:posOffset>56515</wp:posOffset>
            </wp:positionV>
            <wp:extent cx="2675255" cy="2150745"/>
            <wp:effectExtent l="0" t="0" r="0" b="0"/>
            <wp:wrapTight wrapText="bothSides">
              <wp:wrapPolygon edited="0">
                <wp:start x="0" y="0"/>
                <wp:lineTo x="0" y="21428"/>
                <wp:lineTo x="21380" y="21428"/>
                <wp:lineTo x="21380" y="0"/>
                <wp:lineTo x="0" y="0"/>
              </wp:wrapPolygon>
            </wp:wrapTight>
            <wp:docPr id="15"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75255" cy="2150745"/>
                    </a:xfrm>
                    <a:prstGeom prst="rect">
                      <a:avLst/>
                    </a:prstGeom>
                    <a:noFill/>
                  </pic:spPr>
                </pic:pic>
              </a:graphicData>
            </a:graphic>
            <wp14:sizeRelH relativeFrom="page">
              <wp14:pctWidth>0</wp14:pctWidth>
            </wp14:sizeRelH>
            <wp14:sizeRelV relativeFrom="page">
              <wp14:pctHeight>0</wp14:pctHeight>
            </wp14:sizeRelV>
          </wp:anchor>
        </w:drawing>
      </w:r>
      <w:r w:rsidR="001A09EE" w:rsidRPr="001A09EE">
        <w:t>Oggi</w:t>
      </w:r>
      <w:r w:rsidR="00B32AE5">
        <w:t>,</w:t>
      </w:r>
      <w:r w:rsidR="001A09EE" w:rsidRPr="001A09EE">
        <w:t xml:space="preserve"> presso il magazzino principale di Acerra</w:t>
      </w:r>
      <w:r w:rsidR="00B32AE5">
        <w:t>,</w:t>
      </w:r>
      <w:r w:rsidR="001A09EE" w:rsidRPr="001A09EE">
        <w:t xml:space="preserve"> sono arrivati i rifornimenti che comprendono sia vinili </w:t>
      </w:r>
      <w:r w:rsidR="00B32AE5">
        <w:t xml:space="preserve">che </w:t>
      </w:r>
      <w:r w:rsidR="001A09EE" w:rsidRPr="001A09EE">
        <w:t>sul sito</w:t>
      </w:r>
      <w:r w:rsidR="00B32AE5">
        <w:t xml:space="preserve"> risultano in esaurimento o già esauriti</w:t>
      </w:r>
      <w:r w:rsidR="001A09EE" w:rsidRPr="001A09EE">
        <w:t xml:space="preserve">, sia vinili inediti. Sarà compito del gestore del catalogo aggiornare queste informazioni </w:t>
      </w:r>
      <w:r w:rsidR="00B32AE5">
        <w:t>al suo interno</w:t>
      </w:r>
      <w:r w:rsidR="001A09EE" w:rsidRPr="001A09EE">
        <w:t>. Accede dunque al sito utilizzando le sue credenziali e, dopo essere stato</w:t>
      </w:r>
      <w:r w:rsidR="00B32AE5">
        <w:t xml:space="preserve"> ri</w:t>
      </w:r>
      <w:r w:rsidR="001A09EE" w:rsidRPr="001A09EE">
        <w:t>conosciuto dal sistema come “gestore del catalogo”, accede alla propria Area Amministrativa</w:t>
      </w:r>
      <w:r w:rsidR="007B5514">
        <w:t>,</w:t>
      </w:r>
      <w:r w:rsidR="001A09EE" w:rsidRPr="001A09EE">
        <w:t xml:space="preserve"> e da lì è in grado di accedere al </w:t>
      </w:r>
      <w:proofErr w:type="spellStart"/>
      <w:r w:rsidR="001A09EE" w:rsidRPr="001A09EE">
        <w:t>form</w:t>
      </w:r>
      <w:proofErr w:type="spellEnd"/>
      <w:r w:rsidR="001A09EE" w:rsidRPr="001A09EE">
        <w:t xml:space="preserve"> per la modifica</w:t>
      </w:r>
      <w:r w:rsidR="007B5514">
        <w:t xml:space="preserve"> dei prodotti già presenti nel sito</w:t>
      </w:r>
      <w:r w:rsidR="001A09EE" w:rsidRPr="001A09EE">
        <w:t xml:space="preserve">, e </w:t>
      </w:r>
      <w:r w:rsidR="007B5514">
        <w:t xml:space="preserve">quello per </w:t>
      </w:r>
      <w:r w:rsidR="001A09EE" w:rsidRPr="001A09EE">
        <w:t>l’aggiunta di prodotti</w:t>
      </w:r>
      <w:r w:rsidR="007B5514">
        <w:t xml:space="preserve"> inediti</w:t>
      </w:r>
      <w:r w:rsidR="001A09EE" w:rsidRPr="001A09EE">
        <w:t>.  </w:t>
      </w:r>
    </w:p>
    <w:p w14:paraId="08CBE5F0" w14:textId="3C450A94" w:rsidR="00C97A9A" w:rsidRDefault="00C97A9A" w:rsidP="008E1532">
      <w:pPr>
        <w:ind w:left="360"/>
        <w:rPr>
          <w:color w:val="70AD47"/>
        </w:rPr>
      </w:pPr>
    </w:p>
    <w:p w14:paraId="25A449D1" w14:textId="77777777" w:rsidR="009A5A3B" w:rsidRPr="00A506B6" w:rsidRDefault="009A5A3B" w:rsidP="008E1532">
      <w:pPr>
        <w:ind w:left="360"/>
      </w:pPr>
    </w:p>
    <w:p w14:paraId="02324BEC" w14:textId="503D799E" w:rsidR="004F0AD1" w:rsidRDefault="00467809" w:rsidP="009A5A3B">
      <w:pPr>
        <w:ind w:left="360"/>
      </w:pPr>
      <w:r>
        <w:rPr>
          <w:noProof/>
        </w:rPr>
        <w:drawing>
          <wp:anchor distT="0" distB="0" distL="114300" distR="114300" simplePos="0" relativeHeight="251658752" behindDoc="1" locked="0" layoutInCell="1" allowOverlap="1" wp14:anchorId="38942C19" wp14:editId="789D93D6">
            <wp:simplePos x="0" y="0"/>
            <wp:positionH relativeFrom="character">
              <wp:posOffset>-10160</wp:posOffset>
            </wp:positionH>
            <wp:positionV relativeFrom="line">
              <wp:posOffset>24130</wp:posOffset>
            </wp:positionV>
            <wp:extent cx="2692400" cy="2176145"/>
            <wp:effectExtent l="0" t="0" r="0" b="0"/>
            <wp:wrapTight wrapText="bothSides">
              <wp:wrapPolygon edited="0">
                <wp:start x="0" y="0"/>
                <wp:lineTo x="0" y="21367"/>
                <wp:lineTo x="21396" y="21367"/>
                <wp:lineTo x="21396" y="0"/>
                <wp:lineTo x="0" y="0"/>
              </wp:wrapPolygon>
            </wp:wrapTight>
            <wp:docPr id="16"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92400" cy="2176145"/>
                    </a:xfrm>
                    <a:prstGeom prst="rect">
                      <a:avLst/>
                    </a:prstGeom>
                    <a:noFill/>
                  </pic:spPr>
                </pic:pic>
              </a:graphicData>
            </a:graphic>
            <wp14:sizeRelH relativeFrom="page">
              <wp14:pctWidth>0</wp14:pctWidth>
            </wp14:sizeRelH>
            <wp14:sizeRelV relativeFrom="page">
              <wp14:pctHeight>0</wp14:pctHeight>
            </wp14:sizeRelV>
          </wp:anchor>
        </w:drawing>
      </w:r>
      <w:r w:rsidR="004F0AD1">
        <w:t xml:space="preserve">Nell pagina che permette di modificare il prodotto, vi è una opzione </w:t>
      </w:r>
      <w:r w:rsidR="003F4C43">
        <w:t>che permette all’amministratore di</w:t>
      </w:r>
      <w:r w:rsidR="004F0AD1">
        <w:t xml:space="preserve"> rimuovere totalmente tale prodotto tra quelli disponibili per la vendita</w:t>
      </w:r>
      <w:r w:rsidR="003F4C43">
        <w:t>.</w:t>
      </w:r>
    </w:p>
    <w:p w14:paraId="12BCB524" w14:textId="2DF26D30" w:rsidR="009A5A3B" w:rsidRDefault="009A5A3B" w:rsidP="009A5A3B">
      <w:pPr>
        <w:ind w:left="360"/>
        <w:rPr>
          <w:color w:val="70AD47"/>
        </w:rPr>
      </w:pPr>
    </w:p>
    <w:p w14:paraId="2D9DE1A8" w14:textId="77777777" w:rsidR="0083160D" w:rsidRDefault="0083160D" w:rsidP="008E1532">
      <w:pPr>
        <w:ind w:left="360"/>
        <w:rPr>
          <w:color w:val="70AD47"/>
        </w:rPr>
      </w:pPr>
    </w:p>
    <w:p w14:paraId="5B935814" w14:textId="77777777" w:rsidR="0083160D" w:rsidRDefault="0083160D" w:rsidP="008E1532">
      <w:pPr>
        <w:ind w:left="360"/>
        <w:rPr>
          <w:color w:val="70AD47"/>
        </w:rPr>
      </w:pPr>
    </w:p>
    <w:p w14:paraId="245FA010" w14:textId="77777777" w:rsidR="0083160D" w:rsidRDefault="0083160D" w:rsidP="008E1532">
      <w:pPr>
        <w:ind w:left="360"/>
        <w:rPr>
          <w:color w:val="70AD47"/>
        </w:rPr>
      </w:pPr>
    </w:p>
    <w:p w14:paraId="39D42BA3" w14:textId="77777777" w:rsidR="0083160D" w:rsidRDefault="0083160D" w:rsidP="008E1532">
      <w:pPr>
        <w:ind w:left="360"/>
        <w:rPr>
          <w:color w:val="70AD47"/>
        </w:rPr>
      </w:pPr>
    </w:p>
    <w:p w14:paraId="1DBB1851" w14:textId="77777777" w:rsidR="0083160D" w:rsidRDefault="0083160D" w:rsidP="008E1532">
      <w:pPr>
        <w:ind w:left="360"/>
        <w:rPr>
          <w:color w:val="70AD47"/>
        </w:rPr>
      </w:pPr>
    </w:p>
    <w:p w14:paraId="5D7E2EAD" w14:textId="77777777" w:rsidR="00EB4C7C" w:rsidRDefault="00EB4C7C" w:rsidP="008E1532">
      <w:pPr>
        <w:ind w:left="360"/>
        <w:rPr>
          <w:color w:val="70AD47"/>
        </w:rPr>
      </w:pPr>
    </w:p>
    <w:p w14:paraId="1D3BAB82" w14:textId="77777777" w:rsidR="00EB4C7C" w:rsidRDefault="00EB4C7C" w:rsidP="008E1532">
      <w:pPr>
        <w:ind w:left="360"/>
        <w:rPr>
          <w:color w:val="70AD47"/>
        </w:rPr>
      </w:pPr>
    </w:p>
    <w:p w14:paraId="527A076D" w14:textId="77777777" w:rsidR="00EB4C7C" w:rsidRDefault="00EB4C7C" w:rsidP="008E1532">
      <w:pPr>
        <w:ind w:left="360"/>
        <w:rPr>
          <w:color w:val="70AD47"/>
        </w:rPr>
      </w:pPr>
    </w:p>
    <w:p w14:paraId="04BC3867" w14:textId="77777777" w:rsidR="0083160D" w:rsidRDefault="0083160D" w:rsidP="008E1532">
      <w:pPr>
        <w:ind w:left="360"/>
        <w:rPr>
          <w:color w:val="70AD47"/>
        </w:rPr>
      </w:pPr>
    </w:p>
    <w:p w14:paraId="4B4BC7A6" w14:textId="77777777" w:rsidR="0083160D" w:rsidRDefault="0083160D" w:rsidP="00495385">
      <w:pPr>
        <w:rPr>
          <w:color w:val="70AD47"/>
        </w:rPr>
      </w:pPr>
    </w:p>
    <w:p w14:paraId="4B2F1FC6" w14:textId="77777777" w:rsidR="00D12851" w:rsidRDefault="00D12851" w:rsidP="00495385">
      <w:pPr>
        <w:rPr>
          <w:color w:val="70AD47"/>
        </w:rPr>
      </w:pPr>
    </w:p>
    <w:p w14:paraId="3EA143B1" w14:textId="77777777" w:rsidR="00D12851" w:rsidRDefault="00D12851" w:rsidP="00495385">
      <w:pPr>
        <w:rPr>
          <w:color w:val="70AD47"/>
        </w:rPr>
      </w:pPr>
    </w:p>
    <w:p w14:paraId="0952CAA4" w14:textId="77777777" w:rsidR="00D12851" w:rsidRDefault="00D12851" w:rsidP="00495385">
      <w:pPr>
        <w:rPr>
          <w:color w:val="70AD47"/>
        </w:rPr>
      </w:pPr>
    </w:p>
    <w:p w14:paraId="27BC2A75" w14:textId="77777777" w:rsidR="00D12851" w:rsidRDefault="00D12851" w:rsidP="00495385">
      <w:pPr>
        <w:rPr>
          <w:color w:val="70AD47"/>
        </w:rPr>
      </w:pPr>
    </w:p>
    <w:p w14:paraId="690A512F" w14:textId="77777777" w:rsidR="00D12851" w:rsidRDefault="00D12851" w:rsidP="00495385">
      <w:pPr>
        <w:rPr>
          <w:color w:val="70AD47"/>
        </w:rPr>
      </w:pPr>
    </w:p>
    <w:p w14:paraId="702A55FF" w14:textId="77777777" w:rsidR="00D12851" w:rsidRDefault="00D12851" w:rsidP="00495385">
      <w:pPr>
        <w:rPr>
          <w:color w:val="70AD47"/>
        </w:rPr>
      </w:pPr>
    </w:p>
    <w:p w14:paraId="543C5FAE" w14:textId="77777777" w:rsidR="00D12851" w:rsidRDefault="00D12851" w:rsidP="00495385">
      <w:pPr>
        <w:rPr>
          <w:color w:val="70AD47"/>
        </w:rPr>
      </w:pPr>
    </w:p>
    <w:p w14:paraId="552F9CCD" w14:textId="77777777" w:rsidR="00D12851" w:rsidRDefault="00D12851" w:rsidP="00495385">
      <w:pPr>
        <w:rPr>
          <w:color w:val="70AD47"/>
        </w:rPr>
      </w:pPr>
    </w:p>
    <w:p w14:paraId="5DFB36AC" w14:textId="77777777" w:rsidR="00D12851" w:rsidRDefault="00D12851" w:rsidP="00495385">
      <w:pPr>
        <w:rPr>
          <w:color w:val="70AD47"/>
        </w:rPr>
      </w:pPr>
    </w:p>
    <w:p w14:paraId="426F401F" w14:textId="77777777" w:rsidR="00D12851" w:rsidRDefault="00D12851" w:rsidP="00495385">
      <w:pPr>
        <w:rPr>
          <w:color w:val="70AD47"/>
        </w:rPr>
      </w:pPr>
    </w:p>
    <w:p w14:paraId="14ED7979" w14:textId="77777777" w:rsidR="00D12851" w:rsidRDefault="00D12851" w:rsidP="00495385">
      <w:pPr>
        <w:rPr>
          <w:color w:val="70AD47"/>
        </w:rPr>
      </w:pPr>
    </w:p>
    <w:p w14:paraId="134FD820" w14:textId="77777777" w:rsidR="00D12851" w:rsidRDefault="00D12851" w:rsidP="00495385">
      <w:pPr>
        <w:rPr>
          <w:color w:val="70AD47"/>
        </w:rPr>
      </w:pPr>
    </w:p>
    <w:p w14:paraId="4E71267A" w14:textId="77777777" w:rsidR="00D12851" w:rsidRDefault="00D12851" w:rsidP="00495385">
      <w:pPr>
        <w:rPr>
          <w:color w:val="70AD47"/>
        </w:rPr>
      </w:pPr>
    </w:p>
    <w:p w14:paraId="102A915C" w14:textId="77777777" w:rsidR="00D12851" w:rsidRDefault="00D12851" w:rsidP="00495385">
      <w:pPr>
        <w:rPr>
          <w:color w:val="70AD47"/>
        </w:rPr>
      </w:pPr>
    </w:p>
    <w:p w14:paraId="2609FA75" w14:textId="470A79BE" w:rsidR="008E1532" w:rsidRDefault="008E1532" w:rsidP="008E1532">
      <w:pPr>
        <w:numPr>
          <w:ilvl w:val="1"/>
          <w:numId w:val="6"/>
        </w:numPr>
      </w:pPr>
      <w:r>
        <w:lastRenderedPageBreak/>
        <w:t>– Use case Model</w:t>
      </w:r>
    </w:p>
    <w:p w14:paraId="506E6D6B" w14:textId="19E32A6E" w:rsidR="008E1532" w:rsidRDefault="00CA096B" w:rsidP="00CA096B">
      <w:pPr>
        <w:ind w:left="360"/>
      </w:pPr>
      <w:r>
        <w:t xml:space="preserve">3.2.1 </w:t>
      </w:r>
    </w:p>
    <w:p w14:paraId="176F18B9" w14:textId="5F64A799" w:rsidR="006B4B2C" w:rsidRDefault="006B4B2C" w:rsidP="00CA096B">
      <w:pPr>
        <w:ind w:left="360"/>
      </w:pPr>
      <w:r>
        <w:t xml:space="preserve">Use </w:t>
      </w:r>
      <w:r w:rsidR="00F05403">
        <w:t>Cases Cliente</w:t>
      </w:r>
    </w:p>
    <w:p w14:paraId="1600DF03" w14:textId="0158CE75" w:rsidR="00F05403" w:rsidRDefault="00467809" w:rsidP="00B87011">
      <w:r>
        <w:rPr>
          <w:noProof/>
        </w:rPr>
        <w:drawing>
          <wp:inline distT="0" distB="0" distL="0" distR="0" wp14:anchorId="3FE86907" wp14:editId="511A8478">
            <wp:extent cx="6115050" cy="4562475"/>
            <wp:effectExtent l="0" t="0" r="0" b="0"/>
            <wp:docPr id="2"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15050" cy="4562475"/>
                    </a:xfrm>
                    <a:prstGeom prst="rect">
                      <a:avLst/>
                    </a:prstGeom>
                    <a:noFill/>
                    <a:ln>
                      <a:noFill/>
                    </a:ln>
                  </pic:spPr>
                </pic:pic>
              </a:graphicData>
            </a:graphic>
          </wp:inline>
        </w:drawing>
      </w:r>
    </w:p>
    <w:p w14:paraId="242EF703" w14:textId="71171F74" w:rsidR="0083160D" w:rsidRPr="0083160D" w:rsidRDefault="0083160D" w:rsidP="0083160D">
      <w:pPr>
        <w:rPr>
          <w:rFonts w:ascii="Calibri" w:hAnsi="Calibri" w:cs="Calibri"/>
        </w:rPr>
      </w:pPr>
      <w:r w:rsidRPr="0083160D">
        <w:rPr>
          <w:rFonts w:ascii="Calibri" w:hAnsi="Calibri" w:cs="Calibri"/>
        </w:rPr>
        <w:t xml:space="preserve">Caso d’Uso 1: Visualizza </w:t>
      </w:r>
      <w:r w:rsidR="00E94CD0">
        <w:rPr>
          <w:rFonts w:ascii="Calibri" w:hAnsi="Calibri" w:cs="Calibri"/>
        </w:rPr>
        <w:t>Home</w:t>
      </w:r>
    </w:p>
    <w:tbl>
      <w:tblPr>
        <w:tblW w:w="0" w:type="auto"/>
        <w:tblLook w:val="04A0" w:firstRow="1" w:lastRow="0" w:firstColumn="1" w:lastColumn="0" w:noHBand="0" w:noVBand="1"/>
      </w:tblPr>
      <w:tblGrid>
        <w:gridCol w:w="2971"/>
        <w:gridCol w:w="3328"/>
        <w:gridCol w:w="3328"/>
      </w:tblGrid>
      <w:tr w:rsidR="0083160D" w:rsidRPr="00BC6E10" w14:paraId="7214F4AE"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38C6EDEE" w14:textId="77777777" w:rsidR="0083160D" w:rsidRPr="0083160D" w:rsidRDefault="0083160D">
            <w:pPr>
              <w:spacing w:line="256" w:lineRule="auto"/>
              <w:rPr>
                <w:rFonts w:ascii="Calibri" w:hAnsi="Calibri" w:cs="Calibri"/>
              </w:rPr>
            </w:pPr>
            <w:r w:rsidRPr="0083160D">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42A29402" w14:textId="6FF10A90" w:rsidR="0083160D" w:rsidRPr="0083160D" w:rsidRDefault="0083160D">
            <w:pPr>
              <w:spacing w:line="256" w:lineRule="auto"/>
              <w:rPr>
                <w:rFonts w:ascii="Calibri" w:hAnsi="Calibri" w:cs="Calibri"/>
              </w:rPr>
            </w:pPr>
            <w:r w:rsidRPr="0083160D">
              <w:rPr>
                <w:rFonts w:ascii="Calibri" w:hAnsi="Calibri" w:cs="Calibri"/>
              </w:rPr>
              <w:t xml:space="preserve">UC 1 – </w:t>
            </w:r>
            <w:r w:rsidR="00E94CD0">
              <w:rPr>
                <w:rFonts w:ascii="Calibri" w:hAnsi="Calibri" w:cs="Calibri"/>
              </w:rPr>
              <w:t xml:space="preserve">Visualizza </w:t>
            </w:r>
            <w:r w:rsidR="003676E3">
              <w:rPr>
                <w:rFonts w:ascii="Calibri" w:hAnsi="Calibri" w:cs="Calibri"/>
              </w:rPr>
              <w:t>catalogo</w:t>
            </w:r>
          </w:p>
        </w:tc>
      </w:tr>
      <w:tr w:rsidR="0083160D" w:rsidRPr="00BC6E10" w14:paraId="469B43AD"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28FB9CE4" w14:textId="77777777" w:rsidR="0083160D" w:rsidRPr="0083160D" w:rsidRDefault="0083160D">
            <w:pPr>
              <w:spacing w:line="256" w:lineRule="auto"/>
              <w:rPr>
                <w:rFonts w:ascii="Calibri" w:hAnsi="Calibri" w:cs="Calibri"/>
              </w:rPr>
            </w:pPr>
            <w:r w:rsidRPr="0083160D">
              <w:rPr>
                <w:rFonts w:ascii="Calibri" w:hAnsi="Calibri" w:cs="Calibr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57BE9D09" w14:textId="77777777" w:rsidR="0083160D" w:rsidRPr="0083160D" w:rsidRDefault="0083160D">
            <w:pPr>
              <w:spacing w:line="256" w:lineRule="auto"/>
              <w:rPr>
                <w:rFonts w:ascii="Calibri" w:hAnsi="Calibri" w:cs="Calibri"/>
              </w:rPr>
            </w:pPr>
            <w:r w:rsidRPr="0083160D">
              <w:rPr>
                <w:rFonts w:ascii="Calibri" w:hAnsi="Calibri" w:cs="Calibri"/>
              </w:rPr>
              <w:t>Utente</w:t>
            </w:r>
          </w:p>
        </w:tc>
      </w:tr>
      <w:tr w:rsidR="0083160D" w:rsidRPr="00BC6E10" w14:paraId="265AECA1"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4D8022C8" w14:textId="77777777" w:rsidR="0083160D" w:rsidRPr="0083160D" w:rsidRDefault="0083160D">
            <w:pPr>
              <w:spacing w:line="256" w:lineRule="auto"/>
              <w:rPr>
                <w:rFonts w:ascii="Calibri" w:hAnsi="Calibri" w:cs="Calibri"/>
              </w:rPr>
            </w:pPr>
            <w:r w:rsidRPr="0083160D">
              <w:rPr>
                <w:rFonts w:ascii="Calibri" w:hAnsi="Calibri" w:cs="Calibri"/>
              </w:rPr>
              <w:t xml:space="preserve">Entry </w:t>
            </w:r>
            <w:proofErr w:type="spellStart"/>
            <w:r w:rsidRPr="0083160D">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47C331D1" w14:textId="1AB502DB" w:rsidR="0083160D" w:rsidRPr="0083160D" w:rsidRDefault="00021078">
            <w:pPr>
              <w:spacing w:line="256" w:lineRule="auto"/>
              <w:rPr>
                <w:rFonts w:ascii="Calibri" w:hAnsi="Calibri" w:cs="Calibri"/>
              </w:rPr>
            </w:pPr>
            <w:r>
              <w:rPr>
                <w:rFonts w:ascii="Calibri" w:hAnsi="Calibri" w:cs="Calibri"/>
              </w:rPr>
              <w:t xml:space="preserve">L’utente </w:t>
            </w:r>
            <w:r w:rsidR="00A52E87">
              <w:rPr>
                <w:rFonts w:ascii="Calibri" w:hAnsi="Calibri" w:cs="Calibri"/>
              </w:rPr>
              <w:t>accede al sito</w:t>
            </w:r>
          </w:p>
        </w:tc>
      </w:tr>
      <w:tr w:rsidR="0083160D" w:rsidRPr="00BC6E10" w14:paraId="3367F8F0" w14:textId="77777777" w:rsidTr="00A506B6">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FF0000"/>
            <w:hideMark/>
          </w:tcPr>
          <w:p w14:paraId="09349DD4" w14:textId="77777777" w:rsidR="0083160D" w:rsidRPr="0083160D" w:rsidRDefault="0083160D">
            <w:pPr>
              <w:spacing w:line="256" w:lineRule="auto"/>
              <w:rPr>
                <w:rFonts w:ascii="Calibri" w:hAnsi="Calibri" w:cs="Calibri"/>
              </w:rPr>
            </w:pPr>
            <w:r w:rsidRPr="0083160D">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4297907A" w14:textId="77777777" w:rsidR="0083160D" w:rsidRPr="0083160D" w:rsidRDefault="0083160D">
            <w:pPr>
              <w:spacing w:line="256" w:lineRule="auto"/>
              <w:jc w:val="center"/>
              <w:rPr>
                <w:rFonts w:ascii="Calibri" w:hAnsi="Calibri" w:cs="Calibri"/>
              </w:rPr>
            </w:pPr>
            <w:r w:rsidRPr="0083160D">
              <w:rPr>
                <w:rFonts w:ascii="Calibri" w:hAnsi="Calibri" w:cs="Calibri"/>
              </w:rPr>
              <w:t>Utente</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4B8E7694" w14:textId="77777777" w:rsidR="0083160D" w:rsidRPr="0083160D" w:rsidRDefault="0083160D">
            <w:pPr>
              <w:spacing w:line="256" w:lineRule="auto"/>
              <w:jc w:val="center"/>
              <w:rPr>
                <w:rFonts w:ascii="Calibri" w:hAnsi="Calibri" w:cs="Calibri"/>
              </w:rPr>
            </w:pPr>
            <w:r w:rsidRPr="0083160D">
              <w:rPr>
                <w:rFonts w:ascii="Calibri" w:hAnsi="Calibri" w:cs="Calibri"/>
              </w:rPr>
              <w:t>Sistema</w:t>
            </w:r>
          </w:p>
        </w:tc>
      </w:tr>
      <w:tr w:rsidR="0083160D" w:rsidRPr="00BC6E10" w14:paraId="1C812C72" w14:textId="77777777" w:rsidTr="00A506B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36C5DB9E" w14:textId="77777777" w:rsidR="0083160D" w:rsidRPr="0083160D" w:rsidRDefault="0083160D">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5F86FA5D" w14:textId="4426B327" w:rsidR="0083160D" w:rsidRPr="0083160D" w:rsidRDefault="00E235E0" w:rsidP="00355240">
            <w:pPr>
              <w:numPr>
                <w:ilvl w:val="0"/>
                <w:numId w:val="21"/>
              </w:numPr>
              <w:spacing w:line="256" w:lineRule="auto"/>
              <w:rPr>
                <w:rFonts w:ascii="Calibri" w:hAnsi="Calibri" w:cs="Calibri"/>
              </w:rPr>
            </w:pPr>
            <w:r>
              <w:rPr>
                <w:rFonts w:ascii="Calibri" w:hAnsi="Calibri" w:cs="Calibri"/>
              </w:rPr>
              <w:t xml:space="preserve">L’utente </w:t>
            </w:r>
            <w:r w:rsidR="004E1304">
              <w:rPr>
                <w:rFonts w:ascii="Calibri" w:hAnsi="Calibri" w:cs="Calibri"/>
              </w:rPr>
              <w:t>apre la Home Page</w:t>
            </w:r>
          </w:p>
        </w:tc>
        <w:tc>
          <w:tcPr>
            <w:tcW w:w="3328" w:type="dxa"/>
            <w:tcBorders>
              <w:top w:val="single" w:sz="4" w:space="0" w:color="auto"/>
              <w:left w:val="single" w:sz="4" w:space="0" w:color="auto"/>
              <w:bottom w:val="single" w:sz="4" w:space="0" w:color="auto"/>
              <w:right w:val="single" w:sz="4" w:space="0" w:color="auto"/>
            </w:tcBorders>
          </w:tcPr>
          <w:p w14:paraId="583FA3F1" w14:textId="77777777" w:rsidR="0083160D" w:rsidRPr="0083160D" w:rsidRDefault="0083160D">
            <w:pPr>
              <w:spacing w:line="256" w:lineRule="auto"/>
              <w:rPr>
                <w:rFonts w:ascii="Calibri" w:hAnsi="Calibri" w:cs="Calibri"/>
              </w:rPr>
            </w:pPr>
          </w:p>
        </w:tc>
      </w:tr>
      <w:tr w:rsidR="0083160D" w:rsidRPr="00BC6E10" w14:paraId="30A04BC2" w14:textId="77777777" w:rsidTr="00A506B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2292C75D" w14:textId="77777777" w:rsidR="0083160D" w:rsidRPr="0083160D" w:rsidRDefault="0083160D">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73F70C3B" w14:textId="77777777" w:rsidR="0083160D" w:rsidRPr="0083160D" w:rsidRDefault="0083160D">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5C6157E9" w14:textId="0C16FAA8" w:rsidR="00355240" w:rsidRDefault="00B73B24" w:rsidP="00355240">
            <w:pPr>
              <w:spacing w:line="256" w:lineRule="auto"/>
              <w:ind w:left="360"/>
              <w:rPr>
                <w:rFonts w:ascii="Calibri" w:hAnsi="Calibri" w:cs="Calibri"/>
              </w:rPr>
            </w:pPr>
            <w:r>
              <w:rPr>
                <w:rFonts w:ascii="Calibri" w:hAnsi="Calibri" w:cs="Calibri"/>
              </w:rPr>
              <w:t>2.</w:t>
            </w:r>
            <w:r w:rsidR="00355240">
              <w:rPr>
                <w:rFonts w:ascii="Calibri" w:hAnsi="Calibri" w:cs="Calibri"/>
              </w:rPr>
              <w:t xml:space="preserve"> Il sistema </w:t>
            </w:r>
            <w:r w:rsidR="00010BB0">
              <w:rPr>
                <w:rFonts w:ascii="Calibri" w:hAnsi="Calibri" w:cs="Calibri"/>
              </w:rPr>
              <w:t>genera una</w:t>
            </w:r>
            <w:r w:rsidR="00355240">
              <w:rPr>
                <w:rFonts w:ascii="Calibri" w:hAnsi="Calibri" w:cs="Calibri"/>
              </w:rPr>
              <w:t xml:space="preserve"> lista randomica di vinili</w:t>
            </w:r>
          </w:p>
          <w:p w14:paraId="119F8AE6" w14:textId="7B12D60B" w:rsidR="0083160D" w:rsidRPr="0083160D" w:rsidRDefault="00355240" w:rsidP="00355240">
            <w:pPr>
              <w:spacing w:line="256" w:lineRule="auto"/>
              <w:ind w:left="360"/>
              <w:rPr>
                <w:rFonts w:ascii="Calibri" w:hAnsi="Calibri" w:cs="Calibri"/>
              </w:rPr>
            </w:pPr>
            <w:r>
              <w:rPr>
                <w:rFonts w:ascii="Calibri" w:hAnsi="Calibri" w:cs="Calibri"/>
              </w:rPr>
              <w:t xml:space="preserve">3. Il sistema </w:t>
            </w:r>
            <w:r w:rsidR="00010BB0">
              <w:rPr>
                <w:rFonts w:ascii="Calibri" w:hAnsi="Calibri" w:cs="Calibri"/>
              </w:rPr>
              <w:t>invia</w:t>
            </w:r>
            <w:r>
              <w:rPr>
                <w:rFonts w:ascii="Calibri" w:hAnsi="Calibri" w:cs="Calibri"/>
              </w:rPr>
              <w:t xml:space="preserve"> la pagina </w:t>
            </w:r>
            <w:r w:rsidR="00010BB0">
              <w:rPr>
                <w:rFonts w:ascii="Calibri" w:hAnsi="Calibri" w:cs="Calibri"/>
              </w:rPr>
              <w:t>con i prodotti elaborati</w:t>
            </w:r>
          </w:p>
        </w:tc>
      </w:tr>
      <w:tr w:rsidR="0083160D" w:rsidRPr="00BC6E10" w14:paraId="2B03A950"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10871FC8" w14:textId="77777777" w:rsidR="0083160D" w:rsidRPr="0083160D" w:rsidRDefault="0083160D">
            <w:pPr>
              <w:spacing w:line="256" w:lineRule="auto"/>
              <w:rPr>
                <w:rFonts w:ascii="Calibri" w:hAnsi="Calibri" w:cs="Calibri"/>
              </w:rPr>
            </w:pPr>
            <w:r w:rsidRPr="0083160D">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2ADAE804" w14:textId="77777777" w:rsidR="0083160D" w:rsidRPr="0083160D" w:rsidRDefault="0083160D">
            <w:pPr>
              <w:spacing w:line="256" w:lineRule="auto"/>
              <w:rPr>
                <w:rFonts w:ascii="Calibri" w:hAnsi="Calibri" w:cs="Calibri"/>
              </w:rPr>
            </w:pPr>
          </w:p>
        </w:tc>
      </w:tr>
      <w:tr w:rsidR="0083160D" w:rsidRPr="00BC6E10" w14:paraId="62D84B66"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46831CF5" w14:textId="77777777" w:rsidR="0083160D" w:rsidRPr="0083160D" w:rsidRDefault="0083160D">
            <w:pPr>
              <w:spacing w:line="256" w:lineRule="auto"/>
              <w:rPr>
                <w:rFonts w:ascii="Calibri" w:hAnsi="Calibri" w:cs="Calibri"/>
              </w:rPr>
            </w:pPr>
            <w:r w:rsidRPr="0083160D">
              <w:rPr>
                <w:rFonts w:ascii="Calibri" w:hAnsi="Calibri" w:cs="Calibri"/>
              </w:rPr>
              <w:t xml:space="preserve">Exit </w:t>
            </w:r>
            <w:proofErr w:type="spellStart"/>
            <w:r w:rsidRPr="0083160D">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2EFAB401" w14:textId="41272708" w:rsidR="0083160D" w:rsidRPr="0083160D" w:rsidRDefault="002953D5">
            <w:pPr>
              <w:spacing w:line="256" w:lineRule="auto"/>
              <w:rPr>
                <w:rFonts w:ascii="Calibri" w:hAnsi="Calibri" w:cs="Calibri"/>
              </w:rPr>
            </w:pPr>
            <w:r>
              <w:rPr>
                <w:rFonts w:ascii="Calibri" w:hAnsi="Calibri" w:cs="Calibri"/>
              </w:rPr>
              <w:t xml:space="preserve">L’utente </w:t>
            </w:r>
            <w:r w:rsidR="00065121">
              <w:rPr>
                <w:rFonts w:ascii="Calibri" w:hAnsi="Calibri" w:cs="Calibri"/>
              </w:rPr>
              <w:t>si trova nella pagina</w:t>
            </w:r>
            <w:r w:rsidR="006F1DF7">
              <w:rPr>
                <w:rFonts w:ascii="Calibri" w:hAnsi="Calibri" w:cs="Calibri"/>
              </w:rPr>
              <w:t xml:space="preserve"> home</w:t>
            </w:r>
          </w:p>
        </w:tc>
      </w:tr>
    </w:tbl>
    <w:p w14:paraId="02DBDACA" w14:textId="77777777" w:rsidR="00D847DC" w:rsidRDefault="00D847DC" w:rsidP="00810083">
      <w:pPr>
        <w:rPr>
          <w:rFonts w:ascii="Calibri" w:hAnsi="Calibri" w:cs="Calibri"/>
        </w:rPr>
      </w:pPr>
    </w:p>
    <w:p w14:paraId="48235D00" w14:textId="738CFD3C" w:rsidR="00810083" w:rsidRPr="0083160D" w:rsidRDefault="00810083" w:rsidP="00810083">
      <w:pPr>
        <w:rPr>
          <w:rFonts w:ascii="Calibri" w:hAnsi="Calibri" w:cs="Calibri"/>
        </w:rPr>
      </w:pPr>
      <w:r w:rsidRPr="0083160D">
        <w:rPr>
          <w:rFonts w:ascii="Calibri" w:hAnsi="Calibri" w:cs="Calibri"/>
        </w:rPr>
        <w:lastRenderedPageBreak/>
        <w:t xml:space="preserve">Caso d’Uso </w:t>
      </w:r>
      <w:r>
        <w:rPr>
          <w:rFonts w:ascii="Calibri" w:hAnsi="Calibri" w:cs="Calibri"/>
        </w:rPr>
        <w:t>2</w:t>
      </w:r>
      <w:r w:rsidRPr="0083160D">
        <w:rPr>
          <w:rFonts w:ascii="Calibri" w:hAnsi="Calibri" w:cs="Calibri"/>
        </w:rPr>
        <w:t xml:space="preserve">: </w:t>
      </w:r>
      <w:r>
        <w:rPr>
          <w:rFonts w:ascii="Calibri" w:hAnsi="Calibri" w:cs="Calibri"/>
        </w:rPr>
        <w:t>Aggiungi al Carrello</w:t>
      </w:r>
    </w:p>
    <w:tbl>
      <w:tblPr>
        <w:tblW w:w="0" w:type="auto"/>
        <w:tblLook w:val="04A0" w:firstRow="1" w:lastRow="0" w:firstColumn="1" w:lastColumn="0" w:noHBand="0" w:noVBand="1"/>
      </w:tblPr>
      <w:tblGrid>
        <w:gridCol w:w="2971"/>
        <w:gridCol w:w="3328"/>
        <w:gridCol w:w="3328"/>
      </w:tblGrid>
      <w:tr w:rsidR="00810083" w:rsidRPr="00BC6E10" w14:paraId="39ACCDC2"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0FB39CA0" w14:textId="77777777" w:rsidR="00810083" w:rsidRPr="0083160D" w:rsidRDefault="00810083">
            <w:pPr>
              <w:spacing w:line="256" w:lineRule="auto"/>
              <w:rPr>
                <w:rFonts w:ascii="Calibri" w:hAnsi="Calibri" w:cs="Calibri"/>
              </w:rPr>
            </w:pPr>
            <w:r w:rsidRPr="0083160D">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788C4E82" w14:textId="2C14A69E" w:rsidR="00810083" w:rsidRPr="0083160D" w:rsidRDefault="00810083">
            <w:pPr>
              <w:spacing w:line="256" w:lineRule="auto"/>
              <w:rPr>
                <w:rFonts w:ascii="Calibri" w:hAnsi="Calibri" w:cs="Calibri"/>
              </w:rPr>
            </w:pPr>
            <w:r w:rsidRPr="0083160D">
              <w:rPr>
                <w:rFonts w:ascii="Calibri" w:hAnsi="Calibri" w:cs="Calibri"/>
              </w:rPr>
              <w:t xml:space="preserve">UC </w:t>
            </w:r>
            <w:r>
              <w:rPr>
                <w:rFonts w:ascii="Calibri" w:hAnsi="Calibri" w:cs="Calibri"/>
              </w:rPr>
              <w:t>2</w:t>
            </w:r>
            <w:r w:rsidRPr="0083160D">
              <w:rPr>
                <w:rFonts w:ascii="Calibri" w:hAnsi="Calibri" w:cs="Calibri"/>
              </w:rPr>
              <w:t xml:space="preserve"> – </w:t>
            </w:r>
            <w:r>
              <w:rPr>
                <w:rFonts w:ascii="Calibri" w:hAnsi="Calibri" w:cs="Calibri"/>
              </w:rPr>
              <w:t>Aggiungi al Carrello</w:t>
            </w:r>
          </w:p>
        </w:tc>
      </w:tr>
      <w:tr w:rsidR="00810083" w:rsidRPr="00BC6E10" w14:paraId="7AC6BC97"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355E611F" w14:textId="77777777" w:rsidR="00810083" w:rsidRPr="0083160D" w:rsidRDefault="00810083">
            <w:pPr>
              <w:spacing w:line="256" w:lineRule="auto"/>
              <w:rPr>
                <w:rFonts w:ascii="Calibri" w:hAnsi="Calibri" w:cs="Calibri"/>
              </w:rPr>
            </w:pPr>
            <w:r w:rsidRPr="0083160D">
              <w:rPr>
                <w:rFonts w:ascii="Calibri" w:hAnsi="Calibri" w:cs="Calibr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00C0AD58" w14:textId="77777777" w:rsidR="00810083" w:rsidRPr="0083160D" w:rsidRDefault="00810083">
            <w:pPr>
              <w:spacing w:line="256" w:lineRule="auto"/>
              <w:rPr>
                <w:rFonts w:ascii="Calibri" w:hAnsi="Calibri" w:cs="Calibri"/>
              </w:rPr>
            </w:pPr>
            <w:r w:rsidRPr="0083160D">
              <w:rPr>
                <w:rFonts w:ascii="Calibri" w:hAnsi="Calibri" w:cs="Calibri"/>
              </w:rPr>
              <w:t>Utente</w:t>
            </w:r>
          </w:p>
        </w:tc>
      </w:tr>
      <w:tr w:rsidR="00810083" w:rsidRPr="00BC6E10" w14:paraId="31914651"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353DF2D4" w14:textId="77777777" w:rsidR="00810083" w:rsidRPr="0083160D" w:rsidRDefault="00810083">
            <w:pPr>
              <w:spacing w:line="256" w:lineRule="auto"/>
              <w:rPr>
                <w:rFonts w:ascii="Calibri" w:hAnsi="Calibri" w:cs="Calibri"/>
              </w:rPr>
            </w:pPr>
            <w:r w:rsidRPr="0083160D">
              <w:rPr>
                <w:rFonts w:ascii="Calibri" w:hAnsi="Calibri" w:cs="Calibri"/>
              </w:rPr>
              <w:t xml:space="preserve">Entry </w:t>
            </w:r>
            <w:proofErr w:type="spellStart"/>
            <w:r w:rsidRPr="0083160D">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24998BB4" w14:textId="79AFAE4D" w:rsidR="00810083" w:rsidRPr="0083160D" w:rsidRDefault="00810083">
            <w:pPr>
              <w:spacing w:line="256" w:lineRule="auto"/>
              <w:rPr>
                <w:rFonts w:ascii="Calibri" w:hAnsi="Calibri" w:cs="Calibri"/>
              </w:rPr>
            </w:pPr>
            <w:r>
              <w:rPr>
                <w:rFonts w:ascii="Calibri" w:hAnsi="Calibri" w:cs="Calibri"/>
              </w:rPr>
              <w:t>L’utente si trova nella pagina del prodotto</w:t>
            </w:r>
            <w:r w:rsidR="00CD067B">
              <w:rPr>
                <w:rFonts w:ascii="Calibri" w:hAnsi="Calibri" w:cs="Calibri"/>
              </w:rPr>
              <w:t xml:space="preserve"> e vi è almeno una copia del prodotto disponibile</w:t>
            </w:r>
          </w:p>
        </w:tc>
      </w:tr>
      <w:tr w:rsidR="00810083" w:rsidRPr="00BC6E10" w14:paraId="5F086A32" w14:textId="77777777" w:rsidTr="00A506B6">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FF0000"/>
            <w:hideMark/>
          </w:tcPr>
          <w:p w14:paraId="2D4367AB" w14:textId="77777777" w:rsidR="00810083" w:rsidRPr="0083160D" w:rsidRDefault="00810083">
            <w:pPr>
              <w:spacing w:line="256" w:lineRule="auto"/>
              <w:rPr>
                <w:rFonts w:ascii="Calibri" w:hAnsi="Calibri" w:cs="Calibri"/>
              </w:rPr>
            </w:pPr>
            <w:r w:rsidRPr="0083160D">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0DECE796" w14:textId="77777777" w:rsidR="00810083" w:rsidRPr="0083160D" w:rsidRDefault="00810083">
            <w:pPr>
              <w:spacing w:line="256" w:lineRule="auto"/>
              <w:jc w:val="center"/>
              <w:rPr>
                <w:rFonts w:ascii="Calibri" w:hAnsi="Calibri" w:cs="Calibri"/>
              </w:rPr>
            </w:pPr>
            <w:r w:rsidRPr="0083160D">
              <w:rPr>
                <w:rFonts w:ascii="Calibri" w:hAnsi="Calibri" w:cs="Calibri"/>
              </w:rPr>
              <w:t>Utente</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547D1E83" w14:textId="77777777" w:rsidR="00810083" w:rsidRPr="0083160D" w:rsidRDefault="00810083">
            <w:pPr>
              <w:spacing w:line="256" w:lineRule="auto"/>
              <w:jc w:val="center"/>
              <w:rPr>
                <w:rFonts w:ascii="Calibri" w:hAnsi="Calibri" w:cs="Calibri"/>
              </w:rPr>
            </w:pPr>
            <w:r w:rsidRPr="0083160D">
              <w:rPr>
                <w:rFonts w:ascii="Calibri" w:hAnsi="Calibri" w:cs="Calibri"/>
              </w:rPr>
              <w:t>Sistema</w:t>
            </w:r>
          </w:p>
        </w:tc>
      </w:tr>
      <w:tr w:rsidR="00810083" w:rsidRPr="00BC6E10" w14:paraId="51A189AD" w14:textId="77777777" w:rsidTr="00A506B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60DEDB80" w14:textId="77777777" w:rsidR="00810083" w:rsidRPr="0083160D" w:rsidRDefault="00810083">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6097A772" w14:textId="73917980" w:rsidR="00810083" w:rsidRPr="0083160D" w:rsidRDefault="00810083">
            <w:pPr>
              <w:numPr>
                <w:ilvl w:val="0"/>
                <w:numId w:val="22"/>
              </w:numPr>
              <w:spacing w:line="256" w:lineRule="auto"/>
              <w:rPr>
                <w:rFonts w:ascii="Calibri" w:hAnsi="Calibri" w:cs="Calibri"/>
              </w:rPr>
            </w:pPr>
            <w:r>
              <w:rPr>
                <w:rFonts w:ascii="Calibri" w:hAnsi="Calibri" w:cs="Calibri"/>
              </w:rPr>
              <w:t xml:space="preserve">L’utente clicca il </w:t>
            </w:r>
            <w:r w:rsidR="00A70376">
              <w:rPr>
                <w:rFonts w:ascii="Calibri" w:hAnsi="Calibri" w:cs="Calibri"/>
              </w:rPr>
              <w:t>pulsante</w:t>
            </w:r>
            <w:r>
              <w:rPr>
                <w:rFonts w:ascii="Calibri" w:hAnsi="Calibri" w:cs="Calibri"/>
              </w:rPr>
              <w:t xml:space="preserve"> </w:t>
            </w:r>
            <w:r w:rsidR="00A70376">
              <w:rPr>
                <w:rFonts w:ascii="Calibri" w:hAnsi="Calibri" w:cs="Calibri"/>
              </w:rPr>
              <w:t>“</w:t>
            </w:r>
            <w:r>
              <w:rPr>
                <w:rFonts w:ascii="Calibri" w:hAnsi="Calibri" w:cs="Calibri"/>
              </w:rPr>
              <w:t>Aggiungi al Carrello</w:t>
            </w:r>
            <w:r w:rsidR="00A70376">
              <w:rPr>
                <w:rFonts w:ascii="Calibri" w:hAnsi="Calibri" w:cs="Calibri"/>
              </w:rPr>
              <w:t>”</w:t>
            </w:r>
            <w:r>
              <w:rPr>
                <w:rFonts w:ascii="Calibri" w:hAnsi="Calibri" w:cs="Calibri"/>
              </w:rPr>
              <w:t xml:space="preserve"> per effettuare l’operazione</w:t>
            </w:r>
          </w:p>
        </w:tc>
        <w:tc>
          <w:tcPr>
            <w:tcW w:w="3328" w:type="dxa"/>
            <w:tcBorders>
              <w:top w:val="single" w:sz="4" w:space="0" w:color="auto"/>
              <w:left w:val="single" w:sz="4" w:space="0" w:color="auto"/>
              <w:bottom w:val="single" w:sz="4" w:space="0" w:color="auto"/>
              <w:right w:val="single" w:sz="4" w:space="0" w:color="auto"/>
            </w:tcBorders>
          </w:tcPr>
          <w:p w14:paraId="34FFBA79" w14:textId="77777777" w:rsidR="00810083" w:rsidRPr="0083160D" w:rsidRDefault="00810083">
            <w:pPr>
              <w:spacing w:line="256" w:lineRule="auto"/>
              <w:rPr>
                <w:rFonts w:ascii="Calibri" w:hAnsi="Calibri" w:cs="Calibri"/>
              </w:rPr>
            </w:pPr>
          </w:p>
        </w:tc>
      </w:tr>
      <w:tr w:rsidR="00810083" w:rsidRPr="00BC6E10" w14:paraId="32BDAB03" w14:textId="77777777" w:rsidTr="00A506B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3D2B83E5" w14:textId="77777777" w:rsidR="00810083" w:rsidRPr="0083160D" w:rsidRDefault="00810083">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496FBE0F" w14:textId="77777777" w:rsidR="00810083" w:rsidRPr="0083160D" w:rsidRDefault="00810083">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24BB5EDA" w14:textId="7FFCE1C8" w:rsidR="00810083" w:rsidRDefault="00810083">
            <w:pPr>
              <w:numPr>
                <w:ilvl w:val="0"/>
                <w:numId w:val="22"/>
              </w:numPr>
              <w:spacing w:line="256" w:lineRule="auto"/>
              <w:rPr>
                <w:rFonts w:ascii="Calibri" w:hAnsi="Calibri" w:cs="Calibri"/>
              </w:rPr>
            </w:pPr>
            <w:r>
              <w:rPr>
                <w:rFonts w:ascii="Calibri" w:hAnsi="Calibri" w:cs="Calibri"/>
              </w:rPr>
              <w:t xml:space="preserve">Il sistema aggiunge il prodotto al </w:t>
            </w:r>
            <w:r w:rsidR="00A70376">
              <w:rPr>
                <w:rFonts w:ascii="Calibri" w:hAnsi="Calibri" w:cs="Calibri"/>
              </w:rPr>
              <w:t>C</w:t>
            </w:r>
            <w:r>
              <w:rPr>
                <w:rFonts w:ascii="Calibri" w:hAnsi="Calibri" w:cs="Calibri"/>
              </w:rPr>
              <w:t>arrello</w:t>
            </w:r>
          </w:p>
          <w:p w14:paraId="1837E0F4" w14:textId="79A7E9ED" w:rsidR="00A70376" w:rsidRPr="0083160D" w:rsidRDefault="00A70376">
            <w:pPr>
              <w:numPr>
                <w:ilvl w:val="0"/>
                <w:numId w:val="22"/>
              </w:numPr>
              <w:spacing w:line="256" w:lineRule="auto"/>
              <w:rPr>
                <w:rFonts w:ascii="Calibri" w:hAnsi="Calibri" w:cs="Calibri"/>
              </w:rPr>
            </w:pPr>
            <w:r>
              <w:rPr>
                <w:rFonts w:ascii="Calibri" w:hAnsi="Calibri" w:cs="Calibri"/>
              </w:rPr>
              <w:t>Nel Carrello sarà visualizzabile il prodotto appena aggiunto</w:t>
            </w:r>
          </w:p>
        </w:tc>
      </w:tr>
      <w:tr w:rsidR="00810083" w:rsidRPr="00BC6E10" w14:paraId="583FB2D7"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315658AC" w14:textId="77777777" w:rsidR="00810083" w:rsidRPr="0083160D" w:rsidRDefault="00810083">
            <w:pPr>
              <w:spacing w:line="256" w:lineRule="auto"/>
              <w:rPr>
                <w:rFonts w:ascii="Calibri" w:hAnsi="Calibri" w:cs="Calibri"/>
              </w:rPr>
            </w:pPr>
            <w:r w:rsidRPr="0083160D">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58949C5E" w14:textId="2A08B9D2" w:rsidR="00810083" w:rsidRPr="0083160D" w:rsidRDefault="00810083">
            <w:pPr>
              <w:spacing w:line="256" w:lineRule="auto"/>
              <w:rPr>
                <w:rFonts w:ascii="Calibri" w:hAnsi="Calibri" w:cs="Calibri"/>
              </w:rPr>
            </w:pPr>
          </w:p>
        </w:tc>
      </w:tr>
      <w:tr w:rsidR="00810083" w:rsidRPr="00BC6E10" w14:paraId="1CBB7D63"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1EBCC324" w14:textId="77777777" w:rsidR="00810083" w:rsidRPr="0083160D" w:rsidRDefault="00810083">
            <w:pPr>
              <w:spacing w:line="256" w:lineRule="auto"/>
              <w:rPr>
                <w:rFonts w:ascii="Calibri" w:hAnsi="Calibri" w:cs="Calibri"/>
              </w:rPr>
            </w:pPr>
            <w:r w:rsidRPr="0083160D">
              <w:rPr>
                <w:rFonts w:ascii="Calibri" w:hAnsi="Calibri" w:cs="Calibri"/>
              </w:rPr>
              <w:t xml:space="preserve">Exit </w:t>
            </w:r>
            <w:proofErr w:type="spellStart"/>
            <w:r w:rsidRPr="0083160D">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4A96F82C" w14:textId="6268E168" w:rsidR="00810083" w:rsidRPr="0083160D" w:rsidRDefault="0043703D">
            <w:pPr>
              <w:spacing w:line="256" w:lineRule="auto"/>
              <w:rPr>
                <w:rFonts w:ascii="Calibri" w:hAnsi="Calibri" w:cs="Calibri"/>
              </w:rPr>
            </w:pPr>
            <w:r>
              <w:rPr>
                <w:rFonts w:ascii="Calibri" w:hAnsi="Calibri" w:cs="Calibri"/>
              </w:rPr>
              <w:t>L’utente si trova nella pagina carrello</w:t>
            </w:r>
          </w:p>
        </w:tc>
      </w:tr>
    </w:tbl>
    <w:p w14:paraId="7F2F6653" w14:textId="77777777" w:rsidR="00C97A9A" w:rsidRDefault="00C97A9A" w:rsidP="00B46471">
      <w:pPr>
        <w:rPr>
          <w:sz w:val="32"/>
          <w:szCs w:val="32"/>
        </w:rPr>
      </w:pPr>
    </w:p>
    <w:p w14:paraId="0F8370C5" w14:textId="2FBD5277" w:rsidR="005F015B" w:rsidRPr="0083160D" w:rsidRDefault="005F015B" w:rsidP="005F015B">
      <w:pPr>
        <w:rPr>
          <w:rFonts w:ascii="Calibri" w:hAnsi="Calibri" w:cs="Calibri"/>
        </w:rPr>
      </w:pPr>
      <w:r w:rsidRPr="0083160D">
        <w:rPr>
          <w:rFonts w:ascii="Calibri" w:hAnsi="Calibri" w:cs="Calibri"/>
        </w:rPr>
        <w:t xml:space="preserve">Caso d’Uso </w:t>
      </w:r>
      <w:r w:rsidR="000E5BA8">
        <w:rPr>
          <w:rFonts w:ascii="Calibri" w:hAnsi="Calibri" w:cs="Calibri"/>
        </w:rPr>
        <w:t>3</w:t>
      </w:r>
      <w:r w:rsidRPr="0083160D">
        <w:rPr>
          <w:rFonts w:ascii="Calibri" w:hAnsi="Calibri" w:cs="Calibri"/>
        </w:rPr>
        <w:t xml:space="preserve">: </w:t>
      </w:r>
      <w:r>
        <w:rPr>
          <w:rFonts w:ascii="Calibri" w:hAnsi="Calibri" w:cs="Calibri"/>
        </w:rPr>
        <w:t>Ricerca Prodotto</w:t>
      </w:r>
    </w:p>
    <w:tbl>
      <w:tblPr>
        <w:tblW w:w="0" w:type="auto"/>
        <w:tblLook w:val="04A0" w:firstRow="1" w:lastRow="0" w:firstColumn="1" w:lastColumn="0" w:noHBand="0" w:noVBand="1"/>
      </w:tblPr>
      <w:tblGrid>
        <w:gridCol w:w="2971"/>
        <w:gridCol w:w="3328"/>
        <w:gridCol w:w="3328"/>
      </w:tblGrid>
      <w:tr w:rsidR="005F015B" w:rsidRPr="00BC6E10" w14:paraId="126760D1"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4089F5DB" w14:textId="77777777" w:rsidR="005F015B" w:rsidRPr="0083160D" w:rsidRDefault="005F015B">
            <w:pPr>
              <w:spacing w:line="256" w:lineRule="auto"/>
              <w:rPr>
                <w:rFonts w:ascii="Calibri" w:hAnsi="Calibri" w:cs="Calibri"/>
              </w:rPr>
            </w:pPr>
            <w:r w:rsidRPr="0083160D">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07A9A68F" w14:textId="729DB65D" w:rsidR="005F015B" w:rsidRPr="0083160D" w:rsidRDefault="005F015B">
            <w:pPr>
              <w:spacing w:line="256" w:lineRule="auto"/>
              <w:rPr>
                <w:rFonts w:ascii="Calibri" w:hAnsi="Calibri" w:cs="Calibri"/>
              </w:rPr>
            </w:pPr>
            <w:r w:rsidRPr="0083160D">
              <w:rPr>
                <w:rFonts w:ascii="Calibri" w:hAnsi="Calibri" w:cs="Calibri"/>
              </w:rPr>
              <w:t xml:space="preserve">UC </w:t>
            </w:r>
            <w:r w:rsidR="000E5BA8">
              <w:rPr>
                <w:rFonts w:ascii="Calibri" w:hAnsi="Calibri" w:cs="Calibri"/>
              </w:rPr>
              <w:t>3</w:t>
            </w:r>
            <w:r w:rsidRPr="0083160D">
              <w:rPr>
                <w:rFonts w:ascii="Calibri" w:hAnsi="Calibri" w:cs="Calibri"/>
              </w:rPr>
              <w:t xml:space="preserve"> – </w:t>
            </w:r>
            <w:r>
              <w:rPr>
                <w:rFonts w:ascii="Calibri" w:hAnsi="Calibri" w:cs="Calibri"/>
              </w:rPr>
              <w:t>Ricerca Prodotto</w:t>
            </w:r>
          </w:p>
        </w:tc>
      </w:tr>
      <w:tr w:rsidR="005F015B" w:rsidRPr="00BC6E10" w14:paraId="70F57930"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22F9F37D" w14:textId="77777777" w:rsidR="005F015B" w:rsidRPr="0083160D" w:rsidRDefault="005F015B">
            <w:pPr>
              <w:spacing w:line="256" w:lineRule="auto"/>
              <w:rPr>
                <w:rFonts w:ascii="Calibri" w:hAnsi="Calibri" w:cs="Calibri"/>
              </w:rPr>
            </w:pPr>
            <w:r w:rsidRPr="0083160D">
              <w:rPr>
                <w:rFonts w:ascii="Calibri" w:hAnsi="Calibri" w:cs="Calibr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69FED9C6" w14:textId="77777777" w:rsidR="005F015B" w:rsidRPr="0083160D" w:rsidRDefault="005F015B">
            <w:pPr>
              <w:spacing w:line="256" w:lineRule="auto"/>
              <w:rPr>
                <w:rFonts w:ascii="Calibri" w:hAnsi="Calibri" w:cs="Calibri"/>
              </w:rPr>
            </w:pPr>
            <w:r w:rsidRPr="0083160D">
              <w:rPr>
                <w:rFonts w:ascii="Calibri" w:hAnsi="Calibri" w:cs="Calibri"/>
              </w:rPr>
              <w:t>Utente</w:t>
            </w:r>
          </w:p>
        </w:tc>
      </w:tr>
      <w:tr w:rsidR="005F015B" w:rsidRPr="00BC6E10" w14:paraId="01481BC6"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143714BC" w14:textId="77777777" w:rsidR="005F015B" w:rsidRPr="0083160D" w:rsidRDefault="005F015B">
            <w:pPr>
              <w:spacing w:line="256" w:lineRule="auto"/>
              <w:rPr>
                <w:rFonts w:ascii="Calibri" w:hAnsi="Calibri" w:cs="Calibri"/>
              </w:rPr>
            </w:pPr>
            <w:r w:rsidRPr="0083160D">
              <w:rPr>
                <w:rFonts w:ascii="Calibri" w:hAnsi="Calibri" w:cs="Calibri"/>
              </w:rPr>
              <w:t xml:space="preserve">Entry </w:t>
            </w:r>
            <w:proofErr w:type="spellStart"/>
            <w:r w:rsidRPr="0083160D">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20233229" w14:textId="5231A3F2" w:rsidR="005F015B" w:rsidRPr="0083160D" w:rsidRDefault="005F015B">
            <w:pPr>
              <w:spacing w:line="256" w:lineRule="auto"/>
              <w:rPr>
                <w:rFonts w:ascii="Calibri" w:hAnsi="Calibri" w:cs="Calibri"/>
              </w:rPr>
            </w:pPr>
            <w:r>
              <w:rPr>
                <w:rFonts w:ascii="Calibri" w:hAnsi="Calibri" w:cs="Calibri"/>
              </w:rPr>
              <w:t xml:space="preserve">L’utente </w:t>
            </w:r>
            <w:r w:rsidR="0067723A">
              <w:rPr>
                <w:rFonts w:ascii="Calibri" w:hAnsi="Calibri" w:cs="Calibri"/>
              </w:rPr>
              <w:t>clicca sulla barra di ricerca</w:t>
            </w:r>
            <w:r w:rsidR="00C85CBA">
              <w:rPr>
                <w:rFonts w:ascii="Calibri" w:hAnsi="Calibri" w:cs="Calibri"/>
              </w:rPr>
              <w:t xml:space="preserve"> del sito</w:t>
            </w:r>
          </w:p>
        </w:tc>
      </w:tr>
      <w:tr w:rsidR="005F015B" w:rsidRPr="00BC6E10" w14:paraId="5127758F" w14:textId="77777777" w:rsidTr="00A506B6">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FF0000"/>
            <w:hideMark/>
          </w:tcPr>
          <w:p w14:paraId="465E3C58" w14:textId="77777777" w:rsidR="005F015B" w:rsidRPr="0083160D" w:rsidRDefault="005F015B">
            <w:pPr>
              <w:spacing w:line="256" w:lineRule="auto"/>
              <w:rPr>
                <w:rFonts w:ascii="Calibri" w:hAnsi="Calibri" w:cs="Calibri"/>
              </w:rPr>
            </w:pPr>
            <w:r w:rsidRPr="0083160D">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283DC567" w14:textId="77777777" w:rsidR="005F015B" w:rsidRPr="0083160D" w:rsidRDefault="005F015B">
            <w:pPr>
              <w:spacing w:line="256" w:lineRule="auto"/>
              <w:jc w:val="center"/>
              <w:rPr>
                <w:rFonts w:ascii="Calibri" w:hAnsi="Calibri" w:cs="Calibri"/>
              </w:rPr>
            </w:pPr>
            <w:r w:rsidRPr="0083160D">
              <w:rPr>
                <w:rFonts w:ascii="Calibri" w:hAnsi="Calibri" w:cs="Calibri"/>
              </w:rPr>
              <w:t>Utente</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64CABFA8" w14:textId="77777777" w:rsidR="005F015B" w:rsidRPr="0083160D" w:rsidRDefault="005F015B">
            <w:pPr>
              <w:spacing w:line="256" w:lineRule="auto"/>
              <w:jc w:val="center"/>
              <w:rPr>
                <w:rFonts w:ascii="Calibri" w:hAnsi="Calibri" w:cs="Calibri"/>
              </w:rPr>
            </w:pPr>
            <w:r w:rsidRPr="0083160D">
              <w:rPr>
                <w:rFonts w:ascii="Calibri" w:hAnsi="Calibri" w:cs="Calibri"/>
              </w:rPr>
              <w:t>Sistema</w:t>
            </w:r>
          </w:p>
        </w:tc>
      </w:tr>
      <w:tr w:rsidR="005F015B" w:rsidRPr="00BC6E10" w14:paraId="5A809430" w14:textId="77777777" w:rsidTr="00A506B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71D5CD82" w14:textId="77777777" w:rsidR="005F015B" w:rsidRPr="0083160D" w:rsidRDefault="005F015B">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3239D6E9" w14:textId="0C2F8DD5" w:rsidR="005F015B" w:rsidRPr="0083160D" w:rsidRDefault="00D36FD0" w:rsidP="00905B8E">
            <w:pPr>
              <w:numPr>
                <w:ilvl w:val="0"/>
                <w:numId w:val="48"/>
              </w:numPr>
              <w:spacing w:line="256" w:lineRule="auto"/>
              <w:rPr>
                <w:rFonts w:ascii="Calibri" w:hAnsi="Calibri" w:cs="Calibri"/>
              </w:rPr>
            </w:pPr>
            <w:r>
              <w:rPr>
                <w:rFonts w:ascii="Calibri" w:hAnsi="Calibri" w:cs="Calibri"/>
              </w:rPr>
              <w:t>L’utente inserisce la stringa di ricerca</w:t>
            </w:r>
            <w:r w:rsidR="00905B8E">
              <w:rPr>
                <w:rFonts w:ascii="Calibri" w:hAnsi="Calibri" w:cs="Calibri"/>
              </w:rPr>
              <w:t>, e preme invio</w:t>
            </w:r>
          </w:p>
        </w:tc>
        <w:tc>
          <w:tcPr>
            <w:tcW w:w="3328" w:type="dxa"/>
            <w:tcBorders>
              <w:top w:val="single" w:sz="4" w:space="0" w:color="auto"/>
              <w:left w:val="single" w:sz="4" w:space="0" w:color="auto"/>
              <w:bottom w:val="single" w:sz="4" w:space="0" w:color="auto"/>
              <w:right w:val="single" w:sz="4" w:space="0" w:color="auto"/>
            </w:tcBorders>
          </w:tcPr>
          <w:p w14:paraId="6FF664A9" w14:textId="77777777" w:rsidR="005F015B" w:rsidRPr="0083160D" w:rsidRDefault="005F015B">
            <w:pPr>
              <w:spacing w:line="256" w:lineRule="auto"/>
              <w:rPr>
                <w:rFonts w:ascii="Calibri" w:hAnsi="Calibri" w:cs="Calibri"/>
              </w:rPr>
            </w:pPr>
          </w:p>
        </w:tc>
      </w:tr>
      <w:tr w:rsidR="005F015B" w:rsidRPr="00BC6E10" w14:paraId="2513C8E2" w14:textId="77777777" w:rsidTr="00A506B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11C1EBC1" w14:textId="77777777" w:rsidR="005F015B" w:rsidRPr="0083160D" w:rsidRDefault="005F015B">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577DF752" w14:textId="77777777" w:rsidR="005F015B" w:rsidRPr="0083160D" w:rsidRDefault="005F015B">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02C3671F" w14:textId="77777777" w:rsidR="005F015B" w:rsidRDefault="00D36FD0" w:rsidP="00905B8E">
            <w:pPr>
              <w:numPr>
                <w:ilvl w:val="0"/>
                <w:numId w:val="48"/>
              </w:numPr>
              <w:spacing w:line="256" w:lineRule="auto"/>
              <w:rPr>
                <w:rFonts w:ascii="Calibri" w:hAnsi="Calibri" w:cs="Calibri"/>
              </w:rPr>
            </w:pPr>
            <w:r>
              <w:rPr>
                <w:rFonts w:ascii="Calibri" w:hAnsi="Calibri" w:cs="Calibri"/>
              </w:rPr>
              <w:t>Il sistema riceve la stringa ed elabora una lista di prodotti</w:t>
            </w:r>
          </w:p>
          <w:p w14:paraId="29B1CD0A" w14:textId="7E4C3CF8" w:rsidR="00D36FD0" w:rsidRPr="0083160D" w:rsidRDefault="00D36FD0" w:rsidP="00905B8E">
            <w:pPr>
              <w:numPr>
                <w:ilvl w:val="0"/>
                <w:numId w:val="48"/>
              </w:numPr>
              <w:spacing w:line="256" w:lineRule="auto"/>
              <w:rPr>
                <w:rFonts w:ascii="Calibri" w:hAnsi="Calibri" w:cs="Calibri"/>
              </w:rPr>
            </w:pPr>
            <w:r>
              <w:rPr>
                <w:rFonts w:ascii="Calibri" w:hAnsi="Calibri" w:cs="Calibri"/>
              </w:rPr>
              <w:t>Il sistema aggiorna la pagina del catalogo</w:t>
            </w:r>
            <w:r w:rsidR="00905B8E">
              <w:rPr>
                <w:rFonts w:ascii="Calibri" w:hAnsi="Calibri" w:cs="Calibri"/>
              </w:rPr>
              <w:t xml:space="preserve"> (la Home Page)</w:t>
            </w:r>
            <w:r>
              <w:rPr>
                <w:rFonts w:ascii="Calibri" w:hAnsi="Calibri" w:cs="Calibri"/>
              </w:rPr>
              <w:t xml:space="preserve"> in base </w:t>
            </w:r>
            <w:r w:rsidR="00342227">
              <w:rPr>
                <w:rFonts w:ascii="Calibri" w:hAnsi="Calibri" w:cs="Calibri"/>
              </w:rPr>
              <w:t>alla lista di prodotti elaborata</w:t>
            </w:r>
          </w:p>
        </w:tc>
      </w:tr>
      <w:tr w:rsidR="005F015B" w:rsidRPr="00BC6E10" w14:paraId="0B91C604"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030E4E30" w14:textId="77777777" w:rsidR="005F015B" w:rsidRPr="0083160D" w:rsidRDefault="005F015B">
            <w:pPr>
              <w:spacing w:line="256" w:lineRule="auto"/>
              <w:rPr>
                <w:rFonts w:ascii="Calibri" w:hAnsi="Calibri" w:cs="Calibri"/>
              </w:rPr>
            </w:pPr>
            <w:r w:rsidRPr="0083160D">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56DA30DF" w14:textId="77777777" w:rsidR="005F015B" w:rsidRPr="0083160D" w:rsidRDefault="005F015B">
            <w:pPr>
              <w:spacing w:line="256" w:lineRule="auto"/>
              <w:rPr>
                <w:rFonts w:ascii="Calibri" w:hAnsi="Calibri" w:cs="Calibri"/>
              </w:rPr>
            </w:pPr>
          </w:p>
        </w:tc>
      </w:tr>
      <w:tr w:rsidR="005F015B" w:rsidRPr="00BC6E10" w14:paraId="5EB2CECC"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72663A40" w14:textId="77777777" w:rsidR="005F015B" w:rsidRPr="0083160D" w:rsidRDefault="005F015B">
            <w:pPr>
              <w:spacing w:line="256" w:lineRule="auto"/>
              <w:rPr>
                <w:rFonts w:ascii="Calibri" w:hAnsi="Calibri" w:cs="Calibri"/>
              </w:rPr>
            </w:pPr>
            <w:r w:rsidRPr="0083160D">
              <w:rPr>
                <w:rFonts w:ascii="Calibri" w:hAnsi="Calibri" w:cs="Calibri"/>
              </w:rPr>
              <w:t xml:space="preserve">Exit </w:t>
            </w:r>
            <w:proofErr w:type="spellStart"/>
            <w:r w:rsidRPr="0083160D">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56D5AF4C" w14:textId="64EFE0FF" w:rsidR="005F015B" w:rsidRPr="0083160D" w:rsidRDefault="00905B8E">
            <w:pPr>
              <w:spacing w:line="256" w:lineRule="auto"/>
              <w:rPr>
                <w:rFonts w:ascii="Calibri" w:hAnsi="Calibri" w:cs="Calibri"/>
              </w:rPr>
            </w:pPr>
            <w:r>
              <w:rPr>
                <w:rFonts w:ascii="Calibri" w:hAnsi="Calibri" w:cs="Calibri"/>
              </w:rPr>
              <w:t>La pagina dei risultati di ricerca viene presentata all’utente</w:t>
            </w:r>
          </w:p>
        </w:tc>
      </w:tr>
    </w:tbl>
    <w:p w14:paraId="48F58F33" w14:textId="77777777" w:rsidR="005F015B" w:rsidRDefault="005F015B" w:rsidP="00B46471">
      <w:pPr>
        <w:rPr>
          <w:sz w:val="32"/>
          <w:szCs w:val="32"/>
        </w:rPr>
      </w:pPr>
    </w:p>
    <w:p w14:paraId="6E3D32F7" w14:textId="77777777" w:rsidR="00905B8E" w:rsidRDefault="00905B8E" w:rsidP="00B46471">
      <w:pPr>
        <w:rPr>
          <w:sz w:val="32"/>
          <w:szCs w:val="32"/>
        </w:rPr>
      </w:pPr>
    </w:p>
    <w:p w14:paraId="6F06C6B5" w14:textId="77777777" w:rsidR="00905B8E" w:rsidRDefault="00905B8E" w:rsidP="00B46471">
      <w:pPr>
        <w:rPr>
          <w:sz w:val="32"/>
          <w:szCs w:val="32"/>
        </w:rPr>
      </w:pPr>
    </w:p>
    <w:p w14:paraId="2DBF8358" w14:textId="77777777" w:rsidR="00C97A9A" w:rsidRDefault="00C97A9A" w:rsidP="00B46471">
      <w:pPr>
        <w:rPr>
          <w:sz w:val="32"/>
          <w:szCs w:val="32"/>
        </w:rPr>
      </w:pPr>
    </w:p>
    <w:p w14:paraId="31CE4E9C" w14:textId="6457671E" w:rsidR="00201330" w:rsidRPr="0083160D" w:rsidRDefault="00201330" w:rsidP="00201330">
      <w:pPr>
        <w:rPr>
          <w:rFonts w:ascii="Calibri" w:hAnsi="Calibri" w:cs="Calibri"/>
        </w:rPr>
      </w:pPr>
      <w:r w:rsidRPr="0083160D">
        <w:rPr>
          <w:rFonts w:ascii="Calibri" w:hAnsi="Calibri" w:cs="Calibri"/>
        </w:rPr>
        <w:t xml:space="preserve">Caso d’Uso </w:t>
      </w:r>
      <w:r w:rsidR="000E5BA8">
        <w:rPr>
          <w:rFonts w:ascii="Calibri" w:hAnsi="Calibri" w:cs="Calibri"/>
        </w:rPr>
        <w:t>4</w:t>
      </w:r>
      <w:r w:rsidRPr="0083160D">
        <w:rPr>
          <w:rFonts w:ascii="Calibri" w:hAnsi="Calibri" w:cs="Calibri"/>
        </w:rPr>
        <w:t xml:space="preserve">: </w:t>
      </w:r>
      <w:r w:rsidR="008034E2">
        <w:rPr>
          <w:rFonts w:ascii="Calibri" w:hAnsi="Calibri" w:cs="Calibri"/>
        </w:rPr>
        <w:t>Filtro prodotti</w:t>
      </w:r>
    </w:p>
    <w:tbl>
      <w:tblPr>
        <w:tblW w:w="0" w:type="auto"/>
        <w:tblLook w:val="04A0" w:firstRow="1" w:lastRow="0" w:firstColumn="1" w:lastColumn="0" w:noHBand="0" w:noVBand="1"/>
      </w:tblPr>
      <w:tblGrid>
        <w:gridCol w:w="2971"/>
        <w:gridCol w:w="3328"/>
        <w:gridCol w:w="3328"/>
      </w:tblGrid>
      <w:tr w:rsidR="00201330" w:rsidRPr="00BC6E10" w14:paraId="5E381A31"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52AA832C" w14:textId="77777777" w:rsidR="00201330" w:rsidRPr="0083160D" w:rsidRDefault="00201330">
            <w:pPr>
              <w:spacing w:line="256" w:lineRule="auto"/>
              <w:rPr>
                <w:rFonts w:ascii="Calibri" w:hAnsi="Calibri" w:cs="Calibri"/>
              </w:rPr>
            </w:pPr>
            <w:r w:rsidRPr="0083160D">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72771A47" w14:textId="584D5426" w:rsidR="00201330" w:rsidRPr="0083160D" w:rsidRDefault="00201330">
            <w:pPr>
              <w:spacing w:line="256" w:lineRule="auto"/>
              <w:rPr>
                <w:rFonts w:ascii="Calibri" w:hAnsi="Calibri" w:cs="Calibri"/>
              </w:rPr>
            </w:pPr>
            <w:r w:rsidRPr="0083160D">
              <w:rPr>
                <w:rFonts w:ascii="Calibri" w:hAnsi="Calibri" w:cs="Calibri"/>
              </w:rPr>
              <w:t xml:space="preserve">UC </w:t>
            </w:r>
            <w:r w:rsidR="000E5BA8">
              <w:rPr>
                <w:rFonts w:ascii="Calibri" w:hAnsi="Calibri" w:cs="Calibri"/>
              </w:rPr>
              <w:t>4</w:t>
            </w:r>
            <w:r w:rsidRPr="0083160D">
              <w:rPr>
                <w:rFonts w:ascii="Calibri" w:hAnsi="Calibri" w:cs="Calibri"/>
              </w:rPr>
              <w:t xml:space="preserve"> – </w:t>
            </w:r>
            <w:r w:rsidR="008034E2">
              <w:rPr>
                <w:rFonts w:ascii="Calibri" w:hAnsi="Calibri" w:cs="Calibri"/>
              </w:rPr>
              <w:t>Filtro prodotti</w:t>
            </w:r>
          </w:p>
        </w:tc>
      </w:tr>
      <w:tr w:rsidR="00201330" w:rsidRPr="00BC6E10" w14:paraId="3A99D6D4"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2951A225" w14:textId="77777777" w:rsidR="00201330" w:rsidRPr="0083160D" w:rsidRDefault="00201330">
            <w:pPr>
              <w:spacing w:line="256" w:lineRule="auto"/>
              <w:rPr>
                <w:rFonts w:ascii="Calibri" w:hAnsi="Calibri" w:cs="Calibri"/>
              </w:rPr>
            </w:pPr>
            <w:r w:rsidRPr="0083160D">
              <w:rPr>
                <w:rFonts w:ascii="Calibri" w:hAnsi="Calibri" w:cs="Calibr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3BC61ED6" w14:textId="77777777" w:rsidR="00201330" w:rsidRPr="0083160D" w:rsidRDefault="00201330">
            <w:pPr>
              <w:spacing w:line="256" w:lineRule="auto"/>
              <w:rPr>
                <w:rFonts w:ascii="Calibri" w:hAnsi="Calibri" w:cs="Calibri"/>
              </w:rPr>
            </w:pPr>
            <w:r w:rsidRPr="0083160D">
              <w:rPr>
                <w:rFonts w:ascii="Calibri" w:hAnsi="Calibri" w:cs="Calibri"/>
              </w:rPr>
              <w:t>Utente</w:t>
            </w:r>
          </w:p>
        </w:tc>
      </w:tr>
      <w:tr w:rsidR="00201330" w:rsidRPr="00BC6E10" w14:paraId="4797A9B4"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3AD349C0" w14:textId="77777777" w:rsidR="00201330" w:rsidRPr="0083160D" w:rsidRDefault="00201330">
            <w:pPr>
              <w:spacing w:line="256" w:lineRule="auto"/>
              <w:rPr>
                <w:rFonts w:ascii="Calibri" w:hAnsi="Calibri" w:cs="Calibri"/>
              </w:rPr>
            </w:pPr>
            <w:r w:rsidRPr="0083160D">
              <w:rPr>
                <w:rFonts w:ascii="Calibri" w:hAnsi="Calibri" w:cs="Calibri"/>
              </w:rPr>
              <w:t xml:space="preserve">Entry </w:t>
            </w:r>
            <w:proofErr w:type="spellStart"/>
            <w:r w:rsidRPr="0083160D">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56C11035" w14:textId="77777777" w:rsidR="00201330" w:rsidRPr="0083160D" w:rsidRDefault="00201330">
            <w:pPr>
              <w:spacing w:line="256" w:lineRule="auto"/>
              <w:rPr>
                <w:rFonts w:ascii="Calibri" w:hAnsi="Calibri" w:cs="Calibri"/>
              </w:rPr>
            </w:pPr>
            <w:r>
              <w:rPr>
                <w:rFonts w:ascii="Calibri" w:hAnsi="Calibri" w:cs="Calibri"/>
              </w:rPr>
              <w:t>L’utente si trova sulla home del sito</w:t>
            </w:r>
          </w:p>
        </w:tc>
      </w:tr>
      <w:tr w:rsidR="00201330" w:rsidRPr="00BC6E10" w14:paraId="4E04A23F" w14:textId="77777777" w:rsidTr="00A506B6">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FF0000"/>
            <w:hideMark/>
          </w:tcPr>
          <w:p w14:paraId="2056402D" w14:textId="77777777" w:rsidR="00201330" w:rsidRPr="0083160D" w:rsidRDefault="00201330">
            <w:pPr>
              <w:spacing w:line="256" w:lineRule="auto"/>
              <w:rPr>
                <w:rFonts w:ascii="Calibri" w:hAnsi="Calibri" w:cs="Calibri"/>
              </w:rPr>
            </w:pPr>
            <w:r w:rsidRPr="0083160D">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27E8B366" w14:textId="77777777" w:rsidR="00201330" w:rsidRPr="0083160D" w:rsidRDefault="00201330">
            <w:pPr>
              <w:spacing w:line="256" w:lineRule="auto"/>
              <w:jc w:val="center"/>
              <w:rPr>
                <w:rFonts w:ascii="Calibri" w:hAnsi="Calibri" w:cs="Calibri"/>
              </w:rPr>
            </w:pPr>
            <w:r w:rsidRPr="0083160D">
              <w:rPr>
                <w:rFonts w:ascii="Calibri" w:hAnsi="Calibri" w:cs="Calibri"/>
              </w:rPr>
              <w:t>Utente</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25371A9C" w14:textId="77777777" w:rsidR="00201330" w:rsidRPr="0083160D" w:rsidRDefault="00201330">
            <w:pPr>
              <w:spacing w:line="256" w:lineRule="auto"/>
              <w:jc w:val="center"/>
              <w:rPr>
                <w:rFonts w:ascii="Calibri" w:hAnsi="Calibri" w:cs="Calibri"/>
              </w:rPr>
            </w:pPr>
            <w:r w:rsidRPr="0083160D">
              <w:rPr>
                <w:rFonts w:ascii="Calibri" w:hAnsi="Calibri" w:cs="Calibri"/>
              </w:rPr>
              <w:t>Sistema</w:t>
            </w:r>
          </w:p>
        </w:tc>
      </w:tr>
      <w:tr w:rsidR="00201330" w:rsidRPr="00BC6E10" w14:paraId="415A9918" w14:textId="77777777" w:rsidTr="00A506B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22D120FB" w14:textId="77777777" w:rsidR="00201330" w:rsidRPr="0083160D" w:rsidRDefault="00201330">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4BEB0BB5" w14:textId="29043C4C" w:rsidR="00201330" w:rsidRPr="0083160D" w:rsidRDefault="00201330" w:rsidP="00201330">
            <w:pPr>
              <w:numPr>
                <w:ilvl w:val="0"/>
                <w:numId w:val="23"/>
              </w:numPr>
              <w:spacing w:line="256" w:lineRule="auto"/>
              <w:rPr>
                <w:rFonts w:ascii="Calibri" w:hAnsi="Calibri" w:cs="Calibri"/>
              </w:rPr>
            </w:pPr>
            <w:r>
              <w:rPr>
                <w:rFonts w:ascii="Calibri" w:hAnsi="Calibri" w:cs="Calibri"/>
              </w:rPr>
              <w:t xml:space="preserve">L’utente </w:t>
            </w:r>
            <w:r w:rsidR="008034E2">
              <w:rPr>
                <w:rFonts w:ascii="Calibri" w:hAnsi="Calibri" w:cs="Calibri"/>
              </w:rPr>
              <w:t>seleziona un determinato filtro</w:t>
            </w:r>
          </w:p>
        </w:tc>
        <w:tc>
          <w:tcPr>
            <w:tcW w:w="3328" w:type="dxa"/>
            <w:tcBorders>
              <w:top w:val="single" w:sz="4" w:space="0" w:color="auto"/>
              <w:left w:val="single" w:sz="4" w:space="0" w:color="auto"/>
              <w:bottom w:val="single" w:sz="4" w:space="0" w:color="auto"/>
              <w:right w:val="single" w:sz="4" w:space="0" w:color="auto"/>
            </w:tcBorders>
          </w:tcPr>
          <w:p w14:paraId="132D0662" w14:textId="77777777" w:rsidR="00201330" w:rsidRPr="0083160D" w:rsidRDefault="00201330">
            <w:pPr>
              <w:spacing w:line="256" w:lineRule="auto"/>
              <w:rPr>
                <w:rFonts w:ascii="Calibri" w:hAnsi="Calibri" w:cs="Calibri"/>
              </w:rPr>
            </w:pPr>
          </w:p>
        </w:tc>
      </w:tr>
      <w:tr w:rsidR="00201330" w:rsidRPr="00BC6E10" w14:paraId="5314EB82" w14:textId="77777777" w:rsidTr="00A506B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4BB01019" w14:textId="77777777" w:rsidR="00201330" w:rsidRPr="0083160D" w:rsidRDefault="00201330">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3C667BE1" w14:textId="77777777" w:rsidR="00201330" w:rsidRPr="0083160D" w:rsidRDefault="00201330">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4CD47AE4" w14:textId="77777777" w:rsidR="00201330" w:rsidRDefault="00D524BA" w:rsidP="00201330">
            <w:pPr>
              <w:numPr>
                <w:ilvl w:val="0"/>
                <w:numId w:val="23"/>
              </w:numPr>
              <w:spacing w:line="256" w:lineRule="auto"/>
              <w:rPr>
                <w:rFonts w:ascii="Calibri" w:hAnsi="Calibri" w:cs="Calibri"/>
              </w:rPr>
            </w:pPr>
            <w:r>
              <w:rPr>
                <w:rFonts w:ascii="Calibri" w:hAnsi="Calibri" w:cs="Calibri"/>
              </w:rPr>
              <w:t>Il sistema riceve il filtro selezionato ed elabora una lista di prodotti</w:t>
            </w:r>
          </w:p>
          <w:p w14:paraId="3D5DD082" w14:textId="0FAADE2E" w:rsidR="00D524BA" w:rsidRPr="0083160D" w:rsidRDefault="00905B8E" w:rsidP="00201330">
            <w:pPr>
              <w:numPr>
                <w:ilvl w:val="0"/>
                <w:numId w:val="23"/>
              </w:numPr>
              <w:spacing w:line="256" w:lineRule="auto"/>
              <w:rPr>
                <w:rFonts w:ascii="Calibri" w:hAnsi="Calibri" w:cs="Calibri"/>
              </w:rPr>
            </w:pPr>
            <w:r>
              <w:rPr>
                <w:rFonts w:ascii="Calibri" w:hAnsi="Calibri" w:cs="Calibri"/>
              </w:rPr>
              <w:t>Il sistema aggiorna la pagina del catalogo (la Home Page) in base alla lista di prodotti elaborata</w:t>
            </w:r>
          </w:p>
        </w:tc>
      </w:tr>
      <w:tr w:rsidR="00201330" w:rsidRPr="00BC6E10" w14:paraId="7D30EE5E"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649BC3B9" w14:textId="77777777" w:rsidR="00201330" w:rsidRPr="0083160D" w:rsidRDefault="00201330">
            <w:pPr>
              <w:spacing w:line="256" w:lineRule="auto"/>
              <w:rPr>
                <w:rFonts w:ascii="Calibri" w:hAnsi="Calibri" w:cs="Calibri"/>
              </w:rPr>
            </w:pPr>
            <w:r w:rsidRPr="0083160D">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46B086D2" w14:textId="77777777" w:rsidR="00201330" w:rsidRPr="0083160D" w:rsidRDefault="00201330">
            <w:pPr>
              <w:spacing w:line="256" w:lineRule="auto"/>
              <w:rPr>
                <w:rFonts w:ascii="Calibri" w:hAnsi="Calibri" w:cs="Calibri"/>
              </w:rPr>
            </w:pPr>
          </w:p>
        </w:tc>
      </w:tr>
      <w:tr w:rsidR="00201330" w:rsidRPr="00BC6E10" w14:paraId="29CBA410"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5935824F" w14:textId="77777777" w:rsidR="00201330" w:rsidRPr="0083160D" w:rsidRDefault="00201330">
            <w:pPr>
              <w:spacing w:line="256" w:lineRule="auto"/>
              <w:rPr>
                <w:rFonts w:ascii="Calibri" w:hAnsi="Calibri" w:cs="Calibri"/>
              </w:rPr>
            </w:pPr>
            <w:r w:rsidRPr="0083160D">
              <w:rPr>
                <w:rFonts w:ascii="Calibri" w:hAnsi="Calibri" w:cs="Calibri"/>
              </w:rPr>
              <w:t xml:space="preserve">Exit </w:t>
            </w:r>
            <w:proofErr w:type="spellStart"/>
            <w:r w:rsidRPr="0083160D">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74D4FBC5" w14:textId="49C862F7" w:rsidR="00201330" w:rsidRPr="0083160D" w:rsidRDefault="00201330">
            <w:pPr>
              <w:spacing w:line="256" w:lineRule="auto"/>
              <w:rPr>
                <w:rFonts w:ascii="Calibri" w:hAnsi="Calibri" w:cs="Calibri"/>
              </w:rPr>
            </w:pPr>
            <w:r>
              <w:rPr>
                <w:rFonts w:ascii="Calibri" w:hAnsi="Calibri" w:cs="Calibri"/>
              </w:rPr>
              <w:t xml:space="preserve">La pagina </w:t>
            </w:r>
            <w:r w:rsidR="00DB5095">
              <w:rPr>
                <w:rFonts w:ascii="Calibri" w:hAnsi="Calibri" w:cs="Calibri"/>
              </w:rPr>
              <w:t>dei risultati di ricerca viene presentata all’utente</w:t>
            </w:r>
          </w:p>
        </w:tc>
      </w:tr>
    </w:tbl>
    <w:p w14:paraId="4EC9E11F" w14:textId="77777777" w:rsidR="00201330" w:rsidRDefault="00201330" w:rsidP="00B46471">
      <w:pPr>
        <w:rPr>
          <w:sz w:val="32"/>
          <w:szCs w:val="32"/>
        </w:rPr>
      </w:pPr>
    </w:p>
    <w:p w14:paraId="5A50A44F" w14:textId="1E8FC4C5" w:rsidR="0046124B" w:rsidRPr="0083160D" w:rsidRDefault="0046124B" w:rsidP="0046124B">
      <w:pPr>
        <w:rPr>
          <w:rFonts w:ascii="Calibri" w:hAnsi="Calibri" w:cs="Calibri"/>
        </w:rPr>
      </w:pPr>
      <w:r w:rsidRPr="0083160D">
        <w:rPr>
          <w:rFonts w:ascii="Calibri" w:hAnsi="Calibri" w:cs="Calibri"/>
        </w:rPr>
        <w:t>Caso d’Uso</w:t>
      </w:r>
      <w:r w:rsidR="000E5BA8">
        <w:rPr>
          <w:rFonts w:ascii="Calibri" w:hAnsi="Calibri" w:cs="Calibri"/>
        </w:rPr>
        <w:t xml:space="preserve"> 5</w:t>
      </w:r>
      <w:r w:rsidRPr="0083160D">
        <w:rPr>
          <w:rFonts w:ascii="Calibri" w:hAnsi="Calibri" w:cs="Calibri"/>
        </w:rPr>
        <w:t xml:space="preserve">: </w:t>
      </w:r>
      <w:r>
        <w:rPr>
          <w:rFonts w:ascii="Calibri" w:hAnsi="Calibri" w:cs="Calibri"/>
        </w:rPr>
        <w:t>Visualizza Prodotto</w:t>
      </w:r>
    </w:p>
    <w:tbl>
      <w:tblPr>
        <w:tblW w:w="0" w:type="auto"/>
        <w:tblLook w:val="04A0" w:firstRow="1" w:lastRow="0" w:firstColumn="1" w:lastColumn="0" w:noHBand="0" w:noVBand="1"/>
      </w:tblPr>
      <w:tblGrid>
        <w:gridCol w:w="2971"/>
        <w:gridCol w:w="3328"/>
        <w:gridCol w:w="3328"/>
      </w:tblGrid>
      <w:tr w:rsidR="0046124B" w:rsidRPr="00BC6E10" w14:paraId="77E45E9E"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62BC4BCE" w14:textId="77777777" w:rsidR="0046124B" w:rsidRPr="0083160D" w:rsidRDefault="0046124B">
            <w:pPr>
              <w:spacing w:line="256" w:lineRule="auto"/>
              <w:rPr>
                <w:rFonts w:ascii="Calibri" w:hAnsi="Calibri" w:cs="Calibri"/>
              </w:rPr>
            </w:pPr>
            <w:r w:rsidRPr="0083160D">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6CB50742" w14:textId="20FF6736" w:rsidR="0046124B" w:rsidRPr="0083160D" w:rsidRDefault="0046124B">
            <w:pPr>
              <w:spacing w:line="256" w:lineRule="auto"/>
              <w:rPr>
                <w:rFonts w:ascii="Calibri" w:hAnsi="Calibri" w:cs="Calibri"/>
              </w:rPr>
            </w:pPr>
            <w:r w:rsidRPr="0083160D">
              <w:rPr>
                <w:rFonts w:ascii="Calibri" w:hAnsi="Calibri" w:cs="Calibri"/>
              </w:rPr>
              <w:t xml:space="preserve">UC </w:t>
            </w:r>
            <w:r w:rsidR="000E5BA8">
              <w:rPr>
                <w:rFonts w:ascii="Calibri" w:hAnsi="Calibri" w:cs="Calibri"/>
              </w:rPr>
              <w:t>5</w:t>
            </w:r>
            <w:r w:rsidRPr="0083160D">
              <w:rPr>
                <w:rFonts w:ascii="Calibri" w:hAnsi="Calibri" w:cs="Calibri"/>
              </w:rPr>
              <w:t xml:space="preserve"> – </w:t>
            </w:r>
            <w:r>
              <w:rPr>
                <w:rFonts w:ascii="Calibri" w:hAnsi="Calibri" w:cs="Calibri"/>
              </w:rPr>
              <w:t>Visualizza Prodotto</w:t>
            </w:r>
          </w:p>
        </w:tc>
      </w:tr>
      <w:tr w:rsidR="0046124B" w:rsidRPr="00BC6E10" w14:paraId="7317CE56"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0F0EC61E" w14:textId="77777777" w:rsidR="0046124B" w:rsidRPr="0083160D" w:rsidRDefault="0046124B">
            <w:pPr>
              <w:spacing w:line="256" w:lineRule="auto"/>
              <w:rPr>
                <w:rFonts w:ascii="Calibri" w:hAnsi="Calibri" w:cs="Calibri"/>
              </w:rPr>
            </w:pPr>
            <w:r w:rsidRPr="0083160D">
              <w:rPr>
                <w:rFonts w:ascii="Calibri" w:hAnsi="Calibri" w:cs="Calibr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44D323F9" w14:textId="77777777" w:rsidR="0046124B" w:rsidRPr="0083160D" w:rsidRDefault="0046124B">
            <w:pPr>
              <w:spacing w:line="256" w:lineRule="auto"/>
              <w:rPr>
                <w:rFonts w:ascii="Calibri" w:hAnsi="Calibri" w:cs="Calibri"/>
              </w:rPr>
            </w:pPr>
            <w:r w:rsidRPr="0083160D">
              <w:rPr>
                <w:rFonts w:ascii="Calibri" w:hAnsi="Calibri" w:cs="Calibri"/>
              </w:rPr>
              <w:t>Utente</w:t>
            </w:r>
          </w:p>
        </w:tc>
      </w:tr>
      <w:tr w:rsidR="0046124B" w:rsidRPr="00BC6E10" w14:paraId="3CE39EBB"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7353B2FF" w14:textId="77777777" w:rsidR="0046124B" w:rsidRPr="0083160D" w:rsidRDefault="0046124B">
            <w:pPr>
              <w:spacing w:line="256" w:lineRule="auto"/>
              <w:rPr>
                <w:rFonts w:ascii="Calibri" w:hAnsi="Calibri" w:cs="Calibri"/>
              </w:rPr>
            </w:pPr>
            <w:r w:rsidRPr="0083160D">
              <w:rPr>
                <w:rFonts w:ascii="Calibri" w:hAnsi="Calibri" w:cs="Calibri"/>
              </w:rPr>
              <w:t xml:space="preserve">Entry </w:t>
            </w:r>
            <w:proofErr w:type="spellStart"/>
            <w:r w:rsidRPr="0083160D">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6D06E748" w14:textId="77777777" w:rsidR="0046124B" w:rsidRPr="0083160D" w:rsidRDefault="0046124B">
            <w:pPr>
              <w:spacing w:line="256" w:lineRule="auto"/>
              <w:rPr>
                <w:rFonts w:ascii="Calibri" w:hAnsi="Calibri" w:cs="Calibri"/>
              </w:rPr>
            </w:pPr>
            <w:r>
              <w:rPr>
                <w:rFonts w:ascii="Calibri" w:hAnsi="Calibri" w:cs="Calibri"/>
              </w:rPr>
              <w:t>L’utente si trova sulla home del sito</w:t>
            </w:r>
          </w:p>
        </w:tc>
      </w:tr>
      <w:tr w:rsidR="0046124B" w:rsidRPr="00BC6E10" w14:paraId="1F41B894" w14:textId="77777777" w:rsidTr="00A506B6">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FF0000"/>
            <w:hideMark/>
          </w:tcPr>
          <w:p w14:paraId="034D433B" w14:textId="77777777" w:rsidR="0046124B" w:rsidRPr="0083160D" w:rsidRDefault="0046124B">
            <w:pPr>
              <w:spacing w:line="256" w:lineRule="auto"/>
              <w:rPr>
                <w:rFonts w:ascii="Calibri" w:hAnsi="Calibri" w:cs="Calibri"/>
              </w:rPr>
            </w:pPr>
            <w:r w:rsidRPr="0083160D">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4618D300" w14:textId="77777777" w:rsidR="0046124B" w:rsidRPr="0083160D" w:rsidRDefault="0046124B">
            <w:pPr>
              <w:spacing w:line="256" w:lineRule="auto"/>
              <w:jc w:val="center"/>
              <w:rPr>
                <w:rFonts w:ascii="Calibri" w:hAnsi="Calibri" w:cs="Calibri"/>
              </w:rPr>
            </w:pPr>
            <w:r w:rsidRPr="0083160D">
              <w:rPr>
                <w:rFonts w:ascii="Calibri" w:hAnsi="Calibri" w:cs="Calibri"/>
              </w:rPr>
              <w:t>Utente</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4163730E" w14:textId="77777777" w:rsidR="0046124B" w:rsidRPr="0083160D" w:rsidRDefault="0046124B">
            <w:pPr>
              <w:spacing w:line="256" w:lineRule="auto"/>
              <w:jc w:val="center"/>
              <w:rPr>
                <w:rFonts w:ascii="Calibri" w:hAnsi="Calibri" w:cs="Calibri"/>
              </w:rPr>
            </w:pPr>
            <w:r w:rsidRPr="0083160D">
              <w:rPr>
                <w:rFonts w:ascii="Calibri" w:hAnsi="Calibri" w:cs="Calibri"/>
              </w:rPr>
              <w:t>Sistema</w:t>
            </w:r>
          </w:p>
        </w:tc>
      </w:tr>
      <w:tr w:rsidR="0046124B" w:rsidRPr="00BC6E10" w14:paraId="0B9C4FB3" w14:textId="77777777" w:rsidTr="00A506B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3752CD19" w14:textId="77777777" w:rsidR="0046124B" w:rsidRPr="0083160D" w:rsidRDefault="0046124B">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7E930EEC" w14:textId="6FE559FD" w:rsidR="0046124B" w:rsidRPr="0083160D" w:rsidRDefault="0046124B" w:rsidP="0046124B">
            <w:pPr>
              <w:numPr>
                <w:ilvl w:val="0"/>
                <w:numId w:val="24"/>
              </w:numPr>
              <w:spacing w:line="256" w:lineRule="auto"/>
              <w:rPr>
                <w:rFonts w:ascii="Calibri" w:hAnsi="Calibri" w:cs="Calibri"/>
              </w:rPr>
            </w:pPr>
            <w:r>
              <w:rPr>
                <w:rFonts w:ascii="Calibri" w:hAnsi="Calibri" w:cs="Calibri"/>
              </w:rPr>
              <w:t xml:space="preserve">L’utente </w:t>
            </w:r>
            <w:r w:rsidR="00DD547B">
              <w:rPr>
                <w:rFonts w:ascii="Calibri" w:hAnsi="Calibri" w:cs="Calibri"/>
              </w:rPr>
              <w:t>clicca sull’immagine di un prodotto</w:t>
            </w:r>
          </w:p>
        </w:tc>
        <w:tc>
          <w:tcPr>
            <w:tcW w:w="3328" w:type="dxa"/>
            <w:tcBorders>
              <w:top w:val="single" w:sz="4" w:space="0" w:color="auto"/>
              <w:left w:val="single" w:sz="4" w:space="0" w:color="auto"/>
              <w:bottom w:val="single" w:sz="4" w:space="0" w:color="auto"/>
              <w:right w:val="single" w:sz="4" w:space="0" w:color="auto"/>
            </w:tcBorders>
          </w:tcPr>
          <w:p w14:paraId="6AB06194" w14:textId="77777777" w:rsidR="0046124B" w:rsidRPr="0083160D" w:rsidRDefault="0046124B">
            <w:pPr>
              <w:spacing w:line="256" w:lineRule="auto"/>
              <w:rPr>
                <w:rFonts w:ascii="Calibri" w:hAnsi="Calibri" w:cs="Calibri"/>
              </w:rPr>
            </w:pPr>
          </w:p>
        </w:tc>
      </w:tr>
      <w:tr w:rsidR="0046124B" w:rsidRPr="00BC6E10" w14:paraId="36E1FAA8" w14:textId="77777777" w:rsidTr="00A506B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06AA2CD8" w14:textId="77777777" w:rsidR="0046124B" w:rsidRPr="0083160D" w:rsidRDefault="0046124B">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49871164" w14:textId="77777777" w:rsidR="0046124B" w:rsidRPr="0083160D" w:rsidRDefault="0046124B">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385F30DA" w14:textId="2DA6558B" w:rsidR="0046124B" w:rsidRPr="0083160D" w:rsidRDefault="0046124B" w:rsidP="00DD547B">
            <w:pPr>
              <w:numPr>
                <w:ilvl w:val="0"/>
                <w:numId w:val="24"/>
              </w:numPr>
              <w:spacing w:line="256" w:lineRule="auto"/>
              <w:rPr>
                <w:rFonts w:ascii="Calibri" w:hAnsi="Calibri" w:cs="Calibri"/>
              </w:rPr>
            </w:pPr>
            <w:r>
              <w:rPr>
                <w:rFonts w:ascii="Calibri" w:hAnsi="Calibri" w:cs="Calibri"/>
              </w:rPr>
              <w:t xml:space="preserve">Il sistema </w:t>
            </w:r>
            <w:r w:rsidR="00DD547B">
              <w:rPr>
                <w:rFonts w:ascii="Calibri" w:hAnsi="Calibri" w:cs="Calibri"/>
              </w:rPr>
              <w:t>reindirizza l’utente verso la pagina</w:t>
            </w:r>
          </w:p>
        </w:tc>
      </w:tr>
      <w:tr w:rsidR="0046124B" w:rsidRPr="00BC6E10" w14:paraId="49CC8BFC"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1659C23F" w14:textId="77777777" w:rsidR="0046124B" w:rsidRPr="0083160D" w:rsidRDefault="0046124B">
            <w:pPr>
              <w:spacing w:line="256" w:lineRule="auto"/>
              <w:rPr>
                <w:rFonts w:ascii="Calibri" w:hAnsi="Calibri" w:cs="Calibri"/>
              </w:rPr>
            </w:pPr>
            <w:r w:rsidRPr="0083160D">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0C7D9BBE" w14:textId="77777777" w:rsidR="0046124B" w:rsidRPr="0083160D" w:rsidRDefault="0046124B">
            <w:pPr>
              <w:spacing w:line="256" w:lineRule="auto"/>
              <w:rPr>
                <w:rFonts w:ascii="Calibri" w:hAnsi="Calibri" w:cs="Calibri"/>
              </w:rPr>
            </w:pPr>
          </w:p>
        </w:tc>
      </w:tr>
      <w:tr w:rsidR="0046124B" w:rsidRPr="00BC6E10" w14:paraId="27BC91B6"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472312B8" w14:textId="77777777" w:rsidR="0046124B" w:rsidRPr="0083160D" w:rsidRDefault="0046124B">
            <w:pPr>
              <w:spacing w:line="256" w:lineRule="auto"/>
              <w:rPr>
                <w:rFonts w:ascii="Calibri" w:hAnsi="Calibri" w:cs="Calibri"/>
              </w:rPr>
            </w:pPr>
            <w:r w:rsidRPr="0083160D">
              <w:rPr>
                <w:rFonts w:ascii="Calibri" w:hAnsi="Calibri" w:cs="Calibri"/>
              </w:rPr>
              <w:t xml:space="preserve">Exit </w:t>
            </w:r>
            <w:proofErr w:type="spellStart"/>
            <w:r w:rsidRPr="0083160D">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27920452" w14:textId="7A92BCAF" w:rsidR="0046124B" w:rsidRPr="0083160D" w:rsidRDefault="0046124B">
            <w:pPr>
              <w:spacing w:line="256" w:lineRule="auto"/>
              <w:rPr>
                <w:rFonts w:ascii="Calibri" w:hAnsi="Calibri" w:cs="Calibri"/>
              </w:rPr>
            </w:pPr>
            <w:r>
              <w:rPr>
                <w:rFonts w:ascii="Calibri" w:hAnsi="Calibri" w:cs="Calibri"/>
              </w:rPr>
              <w:t>L</w:t>
            </w:r>
            <w:r w:rsidR="00DD547B">
              <w:rPr>
                <w:rFonts w:ascii="Calibri" w:hAnsi="Calibri" w:cs="Calibri"/>
              </w:rPr>
              <w:t>’utente si trova nella pagina del prodotto</w:t>
            </w:r>
          </w:p>
        </w:tc>
      </w:tr>
    </w:tbl>
    <w:p w14:paraId="38E23D26" w14:textId="77777777" w:rsidR="0046124B" w:rsidRDefault="0046124B" w:rsidP="00B46471">
      <w:pPr>
        <w:rPr>
          <w:sz w:val="32"/>
          <w:szCs w:val="32"/>
        </w:rPr>
      </w:pPr>
    </w:p>
    <w:p w14:paraId="196EEA5F" w14:textId="77777777" w:rsidR="006A7938" w:rsidRDefault="006A7938" w:rsidP="00B46471">
      <w:pPr>
        <w:rPr>
          <w:sz w:val="32"/>
          <w:szCs w:val="32"/>
        </w:rPr>
      </w:pPr>
    </w:p>
    <w:p w14:paraId="6524DEE1" w14:textId="77777777" w:rsidR="006A7938" w:rsidRDefault="006A7938" w:rsidP="00B46471">
      <w:pPr>
        <w:rPr>
          <w:sz w:val="32"/>
          <w:szCs w:val="32"/>
        </w:rPr>
      </w:pPr>
    </w:p>
    <w:p w14:paraId="2DC71CC0" w14:textId="77777777" w:rsidR="006A7938" w:rsidRDefault="006A7938" w:rsidP="00B46471">
      <w:pPr>
        <w:rPr>
          <w:sz w:val="32"/>
          <w:szCs w:val="32"/>
        </w:rPr>
      </w:pPr>
    </w:p>
    <w:p w14:paraId="3FFBA220" w14:textId="77777777" w:rsidR="006A7938" w:rsidRDefault="006A7938" w:rsidP="00B46471">
      <w:pPr>
        <w:rPr>
          <w:sz w:val="32"/>
          <w:szCs w:val="32"/>
        </w:rPr>
      </w:pPr>
    </w:p>
    <w:p w14:paraId="7A6A6235" w14:textId="77777777" w:rsidR="006A7938" w:rsidRDefault="006A7938" w:rsidP="00B46471">
      <w:pPr>
        <w:rPr>
          <w:sz w:val="32"/>
          <w:szCs w:val="32"/>
        </w:rPr>
      </w:pPr>
    </w:p>
    <w:p w14:paraId="527DC364" w14:textId="77777777" w:rsidR="006A7938" w:rsidRDefault="006A7938" w:rsidP="00B46471">
      <w:pPr>
        <w:rPr>
          <w:sz w:val="32"/>
          <w:szCs w:val="32"/>
        </w:rPr>
      </w:pPr>
    </w:p>
    <w:p w14:paraId="3141FBAB" w14:textId="18FD16A7" w:rsidR="00581AD6" w:rsidRPr="0083160D" w:rsidRDefault="00581AD6" w:rsidP="00581AD6">
      <w:pPr>
        <w:rPr>
          <w:rFonts w:ascii="Calibri" w:hAnsi="Calibri" w:cs="Calibri"/>
        </w:rPr>
      </w:pPr>
      <w:r w:rsidRPr="0083160D">
        <w:rPr>
          <w:rFonts w:ascii="Calibri" w:hAnsi="Calibri" w:cs="Calibri"/>
        </w:rPr>
        <w:lastRenderedPageBreak/>
        <w:t>Caso d’Uso</w:t>
      </w:r>
      <w:r>
        <w:rPr>
          <w:rFonts w:ascii="Calibri" w:hAnsi="Calibri" w:cs="Calibri"/>
        </w:rPr>
        <w:t xml:space="preserve"> 6</w:t>
      </w:r>
      <w:r w:rsidRPr="0083160D">
        <w:rPr>
          <w:rFonts w:ascii="Calibri" w:hAnsi="Calibri" w:cs="Calibri"/>
        </w:rPr>
        <w:t xml:space="preserve">: </w:t>
      </w:r>
      <w:r>
        <w:rPr>
          <w:rFonts w:ascii="Calibri" w:hAnsi="Calibri" w:cs="Calibri"/>
        </w:rPr>
        <w:t>Visualizza il carrello</w:t>
      </w:r>
    </w:p>
    <w:tbl>
      <w:tblPr>
        <w:tblW w:w="0" w:type="auto"/>
        <w:tblLook w:val="04A0" w:firstRow="1" w:lastRow="0" w:firstColumn="1" w:lastColumn="0" w:noHBand="0" w:noVBand="1"/>
      </w:tblPr>
      <w:tblGrid>
        <w:gridCol w:w="2971"/>
        <w:gridCol w:w="3328"/>
        <w:gridCol w:w="3328"/>
      </w:tblGrid>
      <w:tr w:rsidR="00581AD6" w:rsidRPr="00BC6E10" w14:paraId="6A4DCAB5"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4B60A9DC" w14:textId="77777777" w:rsidR="00581AD6" w:rsidRPr="0083160D" w:rsidRDefault="00581AD6">
            <w:pPr>
              <w:spacing w:line="256" w:lineRule="auto"/>
              <w:rPr>
                <w:rFonts w:ascii="Calibri" w:hAnsi="Calibri" w:cs="Calibri"/>
              </w:rPr>
            </w:pPr>
            <w:r w:rsidRPr="0083160D">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5661357C" w14:textId="6313A5B0" w:rsidR="00581AD6" w:rsidRPr="0083160D" w:rsidRDefault="00581AD6">
            <w:pPr>
              <w:spacing w:line="256" w:lineRule="auto"/>
              <w:rPr>
                <w:rFonts w:ascii="Calibri" w:hAnsi="Calibri" w:cs="Calibri"/>
              </w:rPr>
            </w:pPr>
            <w:r w:rsidRPr="0083160D">
              <w:rPr>
                <w:rFonts w:ascii="Calibri" w:hAnsi="Calibri" w:cs="Calibri"/>
              </w:rPr>
              <w:t xml:space="preserve">UC </w:t>
            </w:r>
            <w:r>
              <w:rPr>
                <w:rFonts w:ascii="Calibri" w:hAnsi="Calibri" w:cs="Calibri"/>
              </w:rPr>
              <w:t>6</w:t>
            </w:r>
            <w:r w:rsidRPr="0083160D">
              <w:rPr>
                <w:rFonts w:ascii="Calibri" w:hAnsi="Calibri" w:cs="Calibri"/>
              </w:rPr>
              <w:t xml:space="preserve"> – </w:t>
            </w:r>
            <w:r>
              <w:rPr>
                <w:rFonts w:ascii="Calibri" w:hAnsi="Calibri" w:cs="Calibri"/>
              </w:rPr>
              <w:t>Visualizza il carrello</w:t>
            </w:r>
          </w:p>
        </w:tc>
      </w:tr>
      <w:tr w:rsidR="00581AD6" w:rsidRPr="00BC6E10" w14:paraId="53EC2BA0"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45667AD7" w14:textId="77777777" w:rsidR="00581AD6" w:rsidRPr="0083160D" w:rsidRDefault="00581AD6">
            <w:pPr>
              <w:spacing w:line="256" w:lineRule="auto"/>
              <w:rPr>
                <w:rFonts w:ascii="Calibri" w:hAnsi="Calibri" w:cs="Calibri"/>
              </w:rPr>
            </w:pPr>
            <w:r w:rsidRPr="0083160D">
              <w:rPr>
                <w:rFonts w:ascii="Calibri" w:hAnsi="Calibri" w:cs="Calibr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078351F7" w14:textId="77777777" w:rsidR="00581AD6" w:rsidRPr="0083160D" w:rsidRDefault="00581AD6">
            <w:pPr>
              <w:spacing w:line="256" w:lineRule="auto"/>
              <w:rPr>
                <w:rFonts w:ascii="Calibri" w:hAnsi="Calibri" w:cs="Calibri"/>
              </w:rPr>
            </w:pPr>
            <w:r w:rsidRPr="0083160D">
              <w:rPr>
                <w:rFonts w:ascii="Calibri" w:hAnsi="Calibri" w:cs="Calibri"/>
              </w:rPr>
              <w:t>Utente</w:t>
            </w:r>
          </w:p>
        </w:tc>
      </w:tr>
      <w:tr w:rsidR="00581AD6" w:rsidRPr="00BC6E10" w14:paraId="10455CB6"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26526A20" w14:textId="77777777" w:rsidR="00581AD6" w:rsidRPr="0083160D" w:rsidRDefault="00581AD6">
            <w:pPr>
              <w:spacing w:line="256" w:lineRule="auto"/>
              <w:rPr>
                <w:rFonts w:ascii="Calibri" w:hAnsi="Calibri" w:cs="Calibri"/>
              </w:rPr>
            </w:pPr>
            <w:r w:rsidRPr="0083160D">
              <w:rPr>
                <w:rFonts w:ascii="Calibri" w:hAnsi="Calibri" w:cs="Calibri"/>
              </w:rPr>
              <w:t xml:space="preserve">Entry </w:t>
            </w:r>
            <w:proofErr w:type="spellStart"/>
            <w:r w:rsidRPr="0083160D">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42BE0EAA" w14:textId="2D689D48" w:rsidR="00581AD6" w:rsidRPr="0083160D" w:rsidRDefault="00581AD6">
            <w:pPr>
              <w:spacing w:line="256" w:lineRule="auto"/>
              <w:rPr>
                <w:rFonts w:ascii="Calibri" w:hAnsi="Calibri" w:cs="Calibri"/>
              </w:rPr>
            </w:pPr>
            <w:r>
              <w:rPr>
                <w:rFonts w:ascii="Calibri" w:hAnsi="Calibri" w:cs="Calibri"/>
              </w:rPr>
              <w:t>L’utente si trova sulla home del sito ed è autenticato</w:t>
            </w:r>
          </w:p>
        </w:tc>
      </w:tr>
      <w:tr w:rsidR="00581AD6" w:rsidRPr="00BC6E10" w14:paraId="3A0B6024" w14:textId="77777777" w:rsidTr="00A506B6">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FF0000"/>
            <w:hideMark/>
          </w:tcPr>
          <w:p w14:paraId="50027A7F" w14:textId="77777777" w:rsidR="00581AD6" w:rsidRPr="0083160D" w:rsidRDefault="00581AD6">
            <w:pPr>
              <w:spacing w:line="256" w:lineRule="auto"/>
              <w:rPr>
                <w:rFonts w:ascii="Calibri" w:hAnsi="Calibri" w:cs="Calibri"/>
              </w:rPr>
            </w:pPr>
            <w:r w:rsidRPr="0083160D">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0A2245D0" w14:textId="77777777" w:rsidR="00581AD6" w:rsidRPr="0083160D" w:rsidRDefault="00581AD6">
            <w:pPr>
              <w:spacing w:line="256" w:lineRule="auto"/>
              <w:jc w:val="center"/>
              <w:rPr>
                <w:rFonts w:ascii="Calibri" w:hAnsi="Calibri" w:cs="Calibri"/>
              </w:rPr>
            </w:pPr>
            <w:r w:rsidRPr="0083160D">
              <w:rPr>
                <w:rFonts w:ascii="Calibri" w:hAnsi="Calibri" w:cs="Calibri"/>
              </w:rPr>
              <w:t>Utente</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5FDCF0B6" w14:textId="77777777" w:rsidR="00581AD6" w:rsidRPr="0083160D" w:rsidRDefault="00581AD6">
            <w:pPr>
              <w:spacing w:line="256" w:lineRule="auto"/>
              <w:jc w:val="center"/>
              <w:rPr>
                <w:rFonts w:ascii="Calibri" w:hAnsi="Calibri" w:cs="Calibri"/>
              </w:rPr>
            </w:pPr>
            <w:r w:rsidRPr="0083160D">
              <w:rPr>
                <w:rFonts w:ascii="Calibri" w:hAnsi="Calibri" w:cs="Calibri"/>
              </w:rPr>
              <w:t>Sistema</w:t>
            </w:r>
          </w:p>
        </w:tc>
      </w:tr>
      <w:tr w:rsidR="00581AD6" w:rsidRPr="00BC6E10" w14:paraId="1991E06C" w14:textId="77777777" w:rsidTr="00A506B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61741FBD" w14:textId="77777777" w:rsidR="00581AD6" w:rsidRPr="0083160D" w:rsidRDefault="00581AD6">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3EF28D9F" w14:textId="1FAAF535" w:rsidR="00581AD6" w:rsidRPr="0083160D" w:rsidRDefault="00581AD6" w:rsidP="00581AD6">
            <w:pPr>
              <w:numPr>
                <w:ilvl w:val="0"/>
                <w:numId w:val="25"/>
              </w:numPr>
              <w:spacing w:line="256" w:lineRule="auto"/>
              <w:rPr>
                <w:rFonts w:ascii="Calibri" w:hAnsi="Calibri" w:cs="Calibri"/>
              </w:rPr>
            </w:pPr>
            <w:r>
              <w:rPr>
                <w:rFonts w:ascii="Calibri" w:hAnsi="Calibri" w:cs="Calibri"/>
              </w:rPr>
              <w:t xml:space="preserve">L’utente clicca </w:t>
            </w:r>
            <w:r w:rsidR="002B665C">
              <w:rPr>
                <w:rFonts w:ascii="Calibri" w:hAnsi="Calibri" w:cs="Calibri"/>
              </w:rPr>
              <w:t xml:space="preserve">sulla scritta </w:t>
            </w:r>
            <w:r w:rsidR="002455F2">
              <w:rPr>
                <w:rFonts w:ascii="Calibri" w:hAnsi="Calibri" w:cs="Calibri"/>
              </w:rPr>
              <w:t>“C</w:t>
            </w:r>
            <w:r w:rsidR="002B665C">
              <w:rPr>
                <w:rFonts w:ascii="Calibri" w:hAnsi="Calibri" w:cs="Calibri"/>
              </w:rPr>
              <w:t>arrello</w:t>
            </w:r>
            <w:r w:rsidR="002455F2">
              <w:rPr>
                <w:rFonts w:ascii="Calibri" w:hAnsi="Calibri" w:cs="Calibri"/>
              </w:rPr>
              <w:t>”</w:t>
            </w:r>
            <w:r w:rsidR="002B665C">
              <w:rPr>
                <w:rFonts w:ascii="Calibri" w:hAnsi="Calibri" w:cs="Calibri"/>
              </w:rPr>
              <w:t xml:space="preserve"> nella barra di navigazione</w:t>
            </w:r>
          </w:p>
        </w:tc>
        <w:tc>
          <w:tcPr>
            <w:tcW w:w="3328" w:type="dxa"/>
            <w:tcBorders>
              <w:top w:val="single" w:sz="4" w:space="0" w:color="auto"/>
              <w:left w:val="single" w:sz="4" w:space="0" w:color="auto"/>
              <w:bottom w:val="single" w:sz="4" w:space="0" w:color="auto"/>
              <w:right w:val="single" w:sz="4" w:space="0" w:color="auto"/>
            </w:tcBorders>
          </w:tcPr>
          <w:p w14:paraId="7A2FDF2E" w14:textId="77777777" w:rsidR="00581AD6" w:rsidRPr="0083160D" w:rsidRDefault="00581AD6">
            <w:pPr>
              <w:spacing w:line="256" w:lineRule="auto"/>
              <w:rPr>
                <w:rFonts w:ascii="Calibri" w:hAnsi="Calibri" w:cs="Calibri"/>
              </w:rPr>
            </w:pPr>
          </w:p>
        </w:tc>
      </w:tr>
      <w:tr w:rsidR="00581AD6" w:rsidRPr="00BC6E10" w14:paraId="0379FA0B" w14:textId="77777777" w:rsidTr="00A506B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0C5B5AB1" w14:textId="77777777" w:rsidR="00581AD6" w:rsidRPr="0083160D" w:rsidRDefault="00581AD6">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27B2E868" w14:textId="77777777" w:rsidR="00581AD6" w:rsidRPr="0083160D" w:rsidRDefault="00581AD6">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539B4D78" w14:textId="77777777" w:rsidR="00581AD6" w:rsidRDefault="002B665C" w:rsidP="00581AD6">
            <w:pPr>
              <w:numPr>
                <w:ilvl w:val="0"/>
                <w:numId w:val="25"/>
              </w:numPr>
              <w:spacing w:line="256" w:lineRule="auto"/>
              <w:rPr>
                <w:rFonts w:ascii="Calibri" w:hAnsi="Calibri" w:cs="Calibri"/>
              </w:rPr>
            </w:pPr>
            <w:r>
              <w:rPr>
                <w:rFonts w:ascii="Calibri" w:hAnsi="Calibri" w:cs="Calibri"/>
              </w:rPr>
              <w:t>Il sistema verifica che l’utente sia autenticato</w:t>
            </w:r>
          </w:p>
          <w:p w14:paraId="6E725A5D" w14:textId="33639CDE" w:rsidR="00C95C10" w:rsidRDefault="00C95C10" w:rsidP="00581AD6">
            <w:pPr>
              <w:numPr>
                <w:ilvl w:val="0"/>
                <w:numId w:val="25"/>
              </w:numPr>
              <w:spacing w:line="256" w:lineRule="auto"/>
              <w:rPr>
                <w:rFonts w:ascii="Calibri" w:hAnsi="Calibri" w:cs="Calibri"/>
              </w:rPr>
            </w:pPr>
            <w:r>
              <w:rPr>
                <w:rFonts w:ascii="Calibri" w:hAnsi="Calibri" w:cs="Calibri"/>
              </w:rPr>
              <w:t xml:space="preserve">Il sistema reindirizza nella pagina del </w:t>
            </w:r>
            <w:r w:rsidR="006A7938">
              <w:rPr>
                <w:rFonts w:ascii="Calibri" w:hAnsi="Calibri" w:cs="Calibri"/>
              </w:rPr>
              <w:t>C</w:t>
            </w:r>
            <w:r>
              <w:rPr>
                <w:rFonts w:ascii="Calibri" w:hAnsi="Calibri" w:cs="Calibri"/>
              </w:rPr>
              <w:t>arrello</w:t>
            </w:r>
          </w:p>
          <w:p w14:paraId="158AA8CA" w14:textId="286C5C15" w:rsidR="00C95C10" w:rsidRPr="0083160D" w:rsidRDefault="00C95C10" w:rsidP="00581AD6">
            <w:pPr>
              <w:numPr>
                <w:ilvl w:val="0"/>
                <w:numId w:val="25"/>
              </w:numPr>
              <w:spacing w:line="256" w:lineRule="auto"/>
              <w:rPr>
                <w:rFonts w:ascii="Calibri" w:hAnsi="Calibri" w:cs="Calibri"/>
              </w:rPr>
            </w:pPr>
            <w:r>
              <w:rPr>
                <w:rFonts w:ascii="Calibri" w:hAnsi="Calibri" w:cs="Calibri"/>
              </w:rPr>
              <w:t xml:space="preserve">Il sistema </w:t>
            </w:r>
            <w:r w:rsidR="00CD2160">
              <w:rPr>
                <w:rFonts w:ascii="Calibri" w:hAnsi="Calibri" w:cs="Calibri"/>
              </w:rPr>
              <w:t xml:space="preserve">mostra i prodotti </w:t>
            </w:r>
            <w:r w:rsidR="004F51F5">
              <w:rPr>
                <w:rFonts w:ascii="Calibri" w:hAnsi="Calibri" w:cs="Calibri"/>
              </w:rPr>
              <w:t xml:space="preserve">inseriti </w:t>
            </w:r>
            <w:r w:rsidR="00CD2160">
              <w:rPr>
                <w:rFonts w:ascii="Calibri" w:hAnsi="Calibri" w:cs="Calibri"/>
              </w:rPr>
              <w:t xml:space="preserve">nel </w:t>
            </w:r>
            <w:r w:rsidR="006A7938">
              <w:rPr>
                <w:rFonts w:ascii="Calibri" w:hAnsi="Calibri" w:cs="Calibri"/>
              </w:rPr>
              <w:t>C</w:t>
            </w:r>
            <w:r w:rsidR="00CD2160">
              <w:rPr>
                <w:rFonts w:ascii="Calibri" w:hAnsi="Calibri" w:cs="Calibri"/>
              </w:rPr>
              <w:t>arrello</w:t>
            </w:r>
            <w:r w:rsidR="004F51F5">
              <w:rPr>
                <w:rFonts w:ascii="Calibri" w:hAnsi="Calibri" w:cs="Calibri"/>
              </w:rPr>
              <w:t>, se vi sono inseriti</w:t>
            </w:r>
            <w:r w:rsidR="004E040E">
              <w:rPr>
                <w:rFonts w:ascii="Calibri" w:hAnsi="Calibri" w:cs="Calibri"/>
              </w:rPr>
              <w:t xml:space="preserve">; altrimenti, comparirà la scritta “Il </w:t>
            </w:r>
            <w:r w:rsidR="006A7938">
              <w:rPr>
                <w:rFonts w:ascii="Calibri" w:hAnsi="Calibri" w:cs="Calibri"/>
              </w:rPr>
              <w:t>C</w:t>
            </w:r>
            <w:r w:rsidR="004E040E">
              <w:rPr>
                <w:rFonts w:ascii="Calibri" w:hAnsi="Calibri" w:cs="Calibri"/>
              </w:rPr>
              <w:t>arrello è vuoto”</w:t>
            </w:r>
          </w:p>
        </w:tc>
      </w:tr>
      <w:tr w:rsidR="00581AD6" w:rsidRPr="00BC6E10" w14:paraId="116E9D99"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797A355C" w14:textId="77777777" w:rsidR="00581AD6" w:rsidRPr="0083160D" w:rsidRDefault="00581AD6">
            <w:pPr>
              <w:spacing w:line="256" w:lineRule="auto"/>
              <w:rPr>
                <w:rFonts w:ascii="Calibri" w:hAnsi="Calibri" w:cs="Calibri"/>
              </w:rPr>
            </w:pPr>
            <w:r w:rsidRPr="0083160D">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605E018E" w14:textId="5A4B08C7" w:rsidR="00581AD6" w:rsidRPr="0083160D" w:rsidRDefault="00CD2160">
            <w:pPr>
              <w:spacing w:line="256" w:lineRule="auto"/>
              <w:rPr>
                <w:rFonts w:ascii="Calibri" w:hAnsi="Calibri" w:cs="Calibri"/>
              </w:rPr>
            </w:pPr>
            <w:r>
              <w:rPr>
                <w:rFonts w:ascii="Calibri" w:hAnsi="Calibri" w:cs="Calibri"/>
              </w:rPr>
              <w:t xml:space="preserve">Se </w:t>
            </w:r>
            <w:r w:rsidR="00D310F1">
              <w:rPr>
                <w:rFonts w:ascii="Calibri" w:hAnsi="Calibri" w:cs="Calibri"/>
              </w:rPr>
              <w:t>al passo 2 il sistema verifica che l’utente non è autenticato viene reindirizzato alla pagina di login (UC 9 - Login)</w:t>
            </w:r>
          </w:p>
        </w:tc>
      </w:tr>
      <w:tr w:rsidR="00581AD6" w:rsidRPr="00BC6E10" w14:paraId="2BF43015"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5BA0B778" w14:textId="77777777" w:rsidR="00581AD6" w:rsidRPr="0083160D" w:rsidRDefault="00581AD6">
            <w:pPr>
              <w:spacing w:line="256" w:lineRule="auto"/>
              <w:rPr>
                <w:rFonts w:ascii="Calibri" w:hAnsi="Calibri" w:cs="Calibri"/>
              </w:rPr>
            </w:pPr>
            <w:r w:rsidRPr="0083160D">
              <w:rPr>
                <w:rFonts w:ascii="Calibri" w:hAnsi="Calibri" w:cs="Calibri"/>
              </w:rPr>
              <w:t xml:space="preserve">Exit </w:t>
            </w:r>
            <w:proofErr w:type="spellStart"/>
            <w:r w:rsidRPr="0083160D">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3FAB5BF9" w14:textId="2B50CB40" w:rsidR="00581AD6" w:rsidRPr="0083160D" w:rsidRDefault="00581AD6">
            <w:pPr>
              <w:spacing w:line="256" w:lineRule="auto"/>
              <w:rPr>
                <w:rFonts w:ascii="Calibri" w:hAnsi="Calibri" w:cs="Calibri"/>
              </w:rPr>
            </w:pPr>
            <w:r>
              <w:rPr>
                <w:rFonts w:ascii="Calibri" w:hAnsi="Calibri" w:cs="Calibri"/>
              </w:rPr>
              <w:t xml:space="preserve">L’utente si trova nella pagina del </w:t>
            </w:r>
            <w:r w:rsidR="006A7938">
              <w:rPr>
                <w:rFonts w:ascii="Calibri" w:hAnsi="Calibri" w:cs="Calibri"/>
              </w:rPr>
              <w:t>C</w:t>
            </w:r>
            <w:r w:rsidR="00D310F1">
              <w:rPr>
                <w:rFonts w:ascii="Calibri" w:hAnsi="Calibri" w:cs="Calibri"/>
              </w:rPr>
              <w:t>arrello</w:t>
            </w:r>
          </w:p>
        </w:tc>
      </w:tr>
    </w:tbl>
    <w:p w14:paraId="11A10947" w14:textId="77777777" w:rsidR="00FC4193" w:rsidRDefault="00FC4193" w:rsidP="00B46471">
      <w:pPr>
        <w:rPr>
          <w:sz w:val="32"/>
          <w:szCs w:val="32"/>
        </w:rPr>
      </w:pPr>
    </w:p>
    <w:p w14:paraId="1F00C887" w14:textId="77777777" w:rsidR="00FC4193" w:rsidRDefault="00FC4193" w:rsidP="00B46471">
      <w:pPr>
        <w:rPr>
          <w:sz w:val="32"/>
          <w:szCs w:val="32"/>
        </w:rPr>
      </w:pPr>
    </w:p>
    <w:p w14:paraId="7F149EF6" w14:textId="77777777" w:rsidR="006A7938" w:rsidRDefault="006A7938" w:rsidP="00B46471">
      <w:pPr>
        <w:rPr>
          <w:sz w:val="32"/>
          <w:szCs w:val="32"/>
        </w:rPr>
      </w:pPr>
    </w:p>
    <w:p w14:paraId="461A7BD2" w14:textId="77777777" w:rsidR="006A7938" w:rsidRDefault="006A7938" w:rsidP="00B46471">
      <w:pPr>
        <w:rPr>
          <w:sz w:val="32"/>
          <w:szCs w:val="32"/>
        </w:rPr>
      </w:pPr>
    </w:p>
    <w:p w14:paraId="6875DD3D" w14:textId="77777777" w:rsidR="006A7938" w:rsidRDefault="006A7938" w:rsidP="00B46471">
      <w:pPr>
        <w:rPr>
          <w:sz w:val="32"/>
          <w:szCs w:val="32"/>
        </w:rPr>
      </w:pPr>
    </w:p>
    <w:p w14:paraId="25A1D7E6" w14:textId="77777777" w:rsidR="006A7938" w:rsidRDefault="006A7938" w:rsidP="00B46471">
      <w:pPr>
        <w:rPr>
          <w:sz w:val="32"/>
          <w:szCs w:val="32"/>
        </w:rPr>
      </w:pPr>
    </w:p>
    <w:p w14:paraId="7075C380" w14:textId="77777777" w:rsidR="006A7938" w:rsidRDefault="006A7938" w:rsidP="00B46471">
      <w:pPr>
        <w:rPr>
          <w:sz w:val="32"/>
          <w:szCs w:val="32"/>
        </w:rPr>
      </w:pPr>
    </w:p>
    <w:p w14:paraId="7672E3A3" w14:textId="77777777" w:rsidR="006A7938" w:rsidRDefault="006A7938" w:rsidP="00B46471">
      <w:pPr>
        <w:rPr>
          <w:sz w:val="32"/>
          <w:szCs w:val="32"/>
        </w:rPr>
      </w:pPr>
    </w:p>
    <w:p w14:paraId="313F1631" w14:textId="77777777" w:rsidR="006A7938" w:rsidRDefault="006A7938" w:rsidP="00B46471">
      <w:pPr>
        <w:rPr>
          <w:sz w:val="32"/>
          <w:szCs w:val="32"/>
        </w:rPr>
      </w:pPr>
    </w:p>
    <w:p w14:paraId="5A23DE0F" w14:textId="77777777" w:rsidR="006A7938" w:rsidRDefault="006A7938" w:rsidP="00B46471">
      <w:pPr>
        <w:rPr>
          <w:sz w:val="32"/>
          <w:szCs w:val="32"/>
        </w:rPr>
      </w:pPr>
    </w:p>
    <w:p w14:paraId="6E1E01D3" w14:textId="77777777" w:rsidR="006A7938" w:rsidRDefault="006A7938" w:rsidP="00B46471">
      <w:pPr>
        <w:rPr>
          <w:sz w:val="32"/>
          <w:szCs w:val="32"/>
        </w:rPr>
      </w:pPr>
    </w:p>
    <w:p w14:paraId="1466FCDF" w14:textId="77777777" w:rsidR="006A7938" w:rsidRDefault="006A7938" w:rsidP="00B46471">
      <w:pPr>
        <w:rPr>
          <w:sz w:val="32"/>
          <w:szCs w:val="32"/>
        </w:rPr>
      </w:pPr>
    </w:p>
    <w:p w14:paraId="656FE13E" w14:textId="77777777" w:rsidR="006A7938" w:rsidRDefault="006A7938" w:rsidP="00B46471">
      <w:pPr>
        <w:rPr>
          <w:sz w:val="32"/>
          <w:szCs w:val="32"/>
        </w:rPr>
      </w:pPr>
    </w:p>
    <w:p w14:paraId="5B49BDBC" w14:textId="77777777" w:rsidR="006A7938" w:rsidRDefault="006A7938" w:rsidP="00B46471">
      <w:pPr>
        <w:rPr>
          <w:sz w:val="32"/>
          <w:szCs w:val="32"/>
        </w:rPr>
      </w:pPr>
    </w:p>
    <w:p w14:paraId="34F48DB8" w14:textId="77777777" w:rsidR="006A7938" w:rsidRDefault="006A7938" w:rsidP="00B46471">
      <w:pPr>
        <w:rPr>
          <w:sz w:val="32"/>
          <w:szCs w:val="32"/>
        </w:rPr>
      </w:pPr>
    </w:p>
    <w:p w14:paraId="3F1FA7DE" w14:textId="77777777" w:rsidR="00FC4193" w:rsidRDefault="00FC4193" w:rsidP="00B46471">
      <w:pPr>
        <w:rPr>
          <w:sz w:val="32"/>
          <w:szCs w:val="32"/>
        </w:rPr>
      </w:pPr>
    </w:p>
    <w:p w14:paraId="545BA07B" w14:textId="7A6A6B76" w:rsidR="00FC4193" w:rsidRPr="0083160D" w:rsidRDefault="00FC4193" w:rsidP="00FC4193">
      <w:pPr>
        <w:rPr>
          <w:rFonts w:ascii="Calibri" w:hAnsi="Calibri" w:cs="Calibri"/>
        </w:rPr>
      </w:pPr>
      <w:r w:rsidRPr="0083160D">
        <w:rPr>
          <w:rFonts w:ascii="Calibri" w:hAnsi="Calibri" w:cs="Calibri"/>
        </w:rPr>
        <w:lastRenderedPageBreak/>
        <w:t>Caso d’Uso</w:t>
      </w:r>
      <w:r>
        <w:rPr>
          <w:rFonts w:ascii="Calibri" w:hAnsi="Calibri" w:cs="Calibri"/>
        </w:rPr>
        <w:t xml:space="preserve"> 7: Effettua Ordine</w:t>
      </w:r>
      <w:r w:rsidR="00603E79">
        <w:rPr>
          <w:rFonts w:ascii="Calibri" w:hAnsi="Calibri" w:cs="Calibri"/>
        </w:rPr>
        <w:t xml:space="preserve"> (da rivedere)</w:t>
      </w:r>
    </w:p>
    <w:tbl>
      <w:tblPr>
        <w:tblW w:w="0" w:type="auto"/>
        <w:tblLook w:val="04A0" w:firstRow="1" w:lastRow="0" w:firstColumn="1" w:lastColumn="0" w:noHBand="0" w:noVBand="1"/>
      </w:tblPr>
      <w:tblGrid>
        <w:gridCol w:w="2971"/>
        <w:gridCol w:w="3328"/>
        <w:gridCol w:w="3328"/>
      </w:tblGrid>
      <w:tr w:rsidR="00FC4193" w:rsidRPr="00BC6E10" w14:paraId="729DB5E8"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5A287D34" w14:textId="77777777" w:rsidR="00FC4193" w:rsidRPr="0083160D" w:rsidRDefault="00FC4193">
            <w:pPr>
              <w:spacing w:line="256" w:lineRule="auto"/>
              <w:rPr>
                <w:rFonts w:ascii="Calibri" w:hAnsi="Calibri" w:cs="Calibri"/>
              </w:rPr>
            </w:pPr>
            <w:r w:rsidRPr="0083160D">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5E580AA8" w14:textId="5A52EA9E" w:rsidR="00FC4193" w:rsidRPr="0083160D" w:rsidRDefault="00FC4193">
            <w:pPr>
              <w:spacing w:line="256" w:lineRule="auto"/>
              <w:rPr>
                <w:rFonts w:ascii="Calibri" w:hAnsi="Calibri" w:cs="Calibri"/>
              </w:rPr>
            </w:pPr>
            <w:r w:rsidRPr="0083160D">
              <w:rPr>
                <w:rFonts w:ascii="Calibri" w:hAnsi="Calibri" w:cs="Calibri"/>
              </w:rPr>
              <w:t xml:space="preserve">UC </w:t>
            </w:r>
            <w:r>
              <w:rPr>
                <w:rFonts w:ascii="Calibri" w:hAnsi="Calibri" w:cs="Calibri"/>
              </w:rPr>
              <w:t>7</w:t>
            </w:r>
            <w:r w:rsidRPr="0083160D">
              <w:rPr>
                <w:rFonts w:ascii="Calibri" w:hAnsi="Calibri" w:cs="Calibri"/>
              </w:rPr>
              <w:t xml:space="preserve"> – </w:t>
            </w:r>
            <w:r>
              <w:rPr>
                <w:rFonts w:ascii="Calibri" w:hAnsi="Calibri" w:cs="Calibri"/>
              </w:rPr>
              <w:t>Effettua Ordine</w:t>
            </w:r>
          </w:p>
        </w:tc>
      </w:tr>
      <w:tr w:rsidR="00FC4193" w:rsidRPr="00BC6E10" w14:paraId="20DB433D"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27586E2F" w14:textId="77777777" w:rsidR="00FC4193" w:rsidRPr="0083160D" w:rsidRDefault="00FC4193">
            <w:pPr>
              <w:spacing w:line="256" w:lineRule="auto"/>
              <w:rPr>
                <w:rFonts w:ascii="Calibri" w:hAnsi="Calibri" w:cs="Calibri"/>
              </w:rPr>
            </w:pPr>
            <w:r w:rsidRPr="0083160D">
              <w:rPr>
                <w:rFonts w:ascii="Calibri" w:hAnsi="Calibri" w:cs="Calibr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0687BFF1" w14:textId="77777777" w:rsidR="00FC4193" w:rsidRPr="0083160D" w:rsidRDefault="00FC4193">
            <w:pPr>
              <w:spacing w:line="256" w:lineRule="auto"/>
              <w:rPr>
                <w:rFonts w:ascii="Calibri" w:hAnsi="Calibri" w:cs="Calibri"/>
              </w:rPr>
            </w:pPr>
            <w:r w:rsidRPr="0083160D">
              <w:rPr>
                <w:rFonts w:ascii="Calibri" w:hAnsi="Calibri" w:cs="Calibri"/>
              </w:rPr>
              <w:t>Utente</w:t>
            </w:r>
          </w:p>
        </w:tc>
      </w:tr>
      <w:tr w:rsidR="00FC4193" w:rsidRPr="00BC6E10" w14:paraId="0E6350E7"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16AF47F7" w14:textId="77777777" w:rsidR="00FC4193" w:rsidRPr="0083160D" w:rsidRDefault="00FC4193">
            <w:pPr>
              <w:spacing w:line="256" w:lineRule="auto"/>
              <w:rPr>
                <w:rFonts w:ascii="Calibri" w:hAnsi="Calibri" w:cs="Calibri"/>
              </w:rPr>
            </w:pPr>
            <w:r w:rsidRPr="0083160D">
              <w:rPr>
                <w:rFonts w:ascii="Calibri" w:hAnsi="Calibri" w:cs="Calibri"/>
              </w:rPr>
              <w:t xml:space="preserve">Entry </w:t>
            </w:r>
            <w:proofErr w:type="spellStart"/>
            <w:r w:rsidRPr="0083160D">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5D68892C" w14:textId="7662468A" w:rsidR="00FC4193" w:rsidRPr="0083160D" w:rsidRDefault="00FC4193">
            <w:pPr>
              <w:spacing w:line="256" w:lineRule="auto"/>
              <w:rPr>
                <w:rFonts w:ascii="Calibri" w:hAnsi="Calibri" w:cs="Calibri"/>
              </w:rPr>
            </w:pPr>
            <w:r>
              <w:rPr>
                <w:rFonts w:ascii="Calibri" w:hAnsi="Calibri" w:cs="Calibri"/>
              </w:rPr>
              <w:t xml:space="preserve">L’utente si trova </w:t>
            </w:r>
            <w:r w:rsidR="00C64AC7">
              <w:rPr>
                <w:rFonts w:ascii="Calibri" w:hAnsi="Calibri" w:cs="Calibri"/>
              </w:rPr>
              <w:t>nella pagina del carrello</w:t>
            </w:r>
            <w:r w:rsidR="001B4EA3">
              <w:rPr>
                <w:rFonts w:ascii="Calibri" w:hAnsi="Calibri" w:cs="Calibri"/>
              </w:rPr>
              <w:t>, con uno o più prodotti inseriti</w:t>
            </w:r>
          </w:p>
        </w:tc>
      </w:tr>
      <w:tr w:rsidR="00D24044" w:rsidRPr="00BC6E10" w14:paraId="58E7BA5E" w14:textId="77777777" w:rsidTr="00A506B6">
        <w:trPr>
          <w:trHeight w:val="135"/>
        </w:trPr>
        <w:tc>
          <w:tcPr>
            <w:tcW w:w="2972" w:type="dxa"/>
            <w:vMerge w:val="restart"/>
            <w:tcBorders>
              <w:top w:val="single" w:sz="4" w:space="0" w:color="auto"/>
              <w:left w:val="single" w:sz="4" w:space="0" w:color="auto"/>
              <w:right w:val="single" w:sz="4" w:space="0" w:color="auto"/>
            </w:tcBorders>
            <w:shd w:val="clear" w:color="auto" w:fill="FF0000"/>
            <w:hideMark/>
          </w:tcPr>
          <w:p w14:paraId="13236152" w14:textId="77777777" w:rsidR="00D24044" w:rsidRPr="0083160D" w:rsidRDefault="00D24044">
            <w:pPr>
              <w:spacing w:line="256" w:lineRule="auto"/>
              <w:rPr>
                <w:rFonts w:ascii="Calibri" w:hAnsi="Calibri" w:cs="Calibri"/>
              </w:rPr>
            </w:pPr>
            <w:r w:rsidRPr="0083160D">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4F59517E" w14:textId="77777777" w:rsidR="00D24044" w:rsidRPr="0083160D" w:rsidRDefault="00D24044">
            <w:pPr>
              <w:spacing w:line="256" w:lineRule="auto"/>
              <w:jc w:val="center"/>
              <w:rPr>
                <w:rFonts w:ascii="Calibri" w:hAnsi="Calibri" w:cs="Calibri"/>
              </w:rPr>
            </w:pPr>
            <w:r w:rsidRPr="0083160D">
              <w:rPr>
                <w:rFonts w:ascii="Calibri" w:hAnsi="Calibri" w:cs="Calibri"/>
              </w:rPr>
              <w:t>Utente</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30982C49" w14:textId="77777777" w:rsidR="00D24044" w:rsidRPr="0083160D" w:rsidRDefault="00D24044">
            <w:pPr>
              <w:spacing w:line="256" w:lineRule="auto"/>
              <w:jc w:val="center"/>
              <w:rPr>
                <w:rFonts w:ascii="Calibri" w:hAnsi="Calibri" w:cs="Calibri"/>
              </w:rPr>
            </w:pPr>
            <w:r w:rsidRPr="0083160D">
              <w:rPr>
                <w:rFonts w:ascii="Calibri" w:hAnsi="Calibri" w:cs="Calibri"/>
              </w:rPr>
              <w:t>Sistema</w:t>
            </w:r>
          </w:p>
        </w:tc>
      </w:tr>
      <w:tr w:rsidR="00D24044" w:rsidRPr="00BC6E10" w14:paraId="6B55A8C4" w14:textId="77777777" w:rsidTr="00A506B6">
        <w:trPr>
          <w:trHeight w:val="135"/>
        </w:trPr>
        <w:tc>
          <w:tcPr>
            <w:tcW w:w="0" w:type="auto"/>
            <w:vMerge/>
            <w:tcBorders>
              <w:left w:val="single" w:sz="4" w:space="0" w:color="auto"/>
              <w:right w:val="single" w:sz="4" w:space="0" w:color="auto"/>
            </w:tcBorders>
            <w:shd w:val="clear" w:color="auto" w:fill="FF0000"/>
            <w:vAlign w:val="center"/>
            <w:hideMark/>
          </w:tcPr>
          <w:p w14:paraId="4CE59DC9" w14:textId="77777777" w:rsidR="00D24044" w:rsidRPr="0083160D" w:rsidRDefault="00D24044">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1FE3089B" w14:textId="10C8959E" w:rsidR="00D24044" w:rsidRPr="0083160D" w:rsidRDefault="00D24044" w:rsidP="00FC4193">
            <w:pPr>
              <w:numPr>
                <w:ilvl w:val="0"/>
                <w:numId w:val="26"/>
              </w:numPr>
              <w:spacing w:line="256" w:lineRule="auto"/>
              <w:rPr>
                <w:rFonts w:ascii="Calibri" w:hAnsi="Calibri" w:cs="Calibri"/>
              </w:rPr>
            </w:pPr>
            <w:r>
              <w:rPr>
                <w:rFonts w:ascii="Calibri" w:hAnsi="Calibri" w:cs="Calibri"/>
              </w:rPr>
              <w:t xml:space="preserve">L’utente clicca su </w:t>
            </w:r>
            <w:r w:rsidR="001B4EA3">
              <w:rPr>
                <w:rFonts w:ascii="Calibri" w:hAnsi="Calibri" w:cs="Calibri"/>
              </w:rPr>
              <w:t>“P</w:t>
            </w:r>
            <w:r>
              <w:rPr>
                <w:rFonts w:ascii="Calibri" w:hAnsi="Calibri" w:cs="Calibri"/>
              </w:rPr>
              <w:t>rosegui al pagamento</w:t>
            </w:r>
            <w:r w:rsidR="001B4EA3">
              <w:rPr>
                <w:rFonts w:ascii="Calibri" w:hAnsi="Calibri" w:cs="Calibri"/>
              </w:rPr>
              <w:t>”</w:t>
            </w:r>
          </w:p>
        </w:tc>
        <w:tc>
          <w:tcPr>
            <w:tcW w:w="3328" w:type="dxa"/>
            <w:tcBorders>
              <w:top w:val="single" w:sz="4" w:space="0" w:color="auto"/>
              <w:left w:val="single" w:sz="4" w:space="0" w:color="auto"/>
              <w:bottom w:val="single" w:sz="4" w:space="0" w:color="auto"/>
              <w:right w:val="single" w:sz="4" w:space="0" w:color="auto"/>
            </w:tcBorders>
          </w:tcPr>
          <w:p w14:paraId="63CDDAF4" w14:textId="77777777" w:rsidR="00D24044" w:rsidRPr="0083160D" w:rsidRDefault="00D24044">
            <w:pPr>
              <w:spacing w:line="256" w:lineRule="auto"/>
              <w:rPr>
                <w:rFonts w:ascii="Calibri" w:hAnsi="Calibri" w:cs="Calibri"/>
              </w:rPr>
            </w:pPr>
          </w:p>
        </w:tc>
      </w:tr>
      <w:tr w:rsidR="00D24044" w:rsidRPr="00BC6E10" w14:paraId="23A5586A" w14:textId="77777777" w:rsidTr="00A506B6">
        <w:trPr>
          <w:trHeight w:val="135"/>
        </w:trPr>
        <w:tc>
          <w:tcPr>
            <w:tcW w:w="0" w:type="auto"/>
            <w:vMerge/>
            <w:tcBorders>
              <w:left w:val="single" w:sz="4" w:space="0" w:color="auto"/>
              <w:right w:val="single" w:sz="4" w:space="0" w:color="auto"/>
            </w:tcBorders>
            <w:shd w:val="clear" w:color="auto" w:fill="FF0000"/>
            <w:vAlign w:val="center"/>
            <w:hideMark/>
          </w:tcPr>
          <w:p w14:paraId="50385725" w14:textId="77777777" w:rsidR="00D24044" w:rsidRPr="0083160D" w:rsidRDefault="00D24044">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42EA7502" w14:textId="77777777" w:rsidR="00D24044" w:rsidRDefault="00D24044">
            <w:pPr>
              <w:spacing w:line="256" w:lineRule="auto"/>
              <w:rPr>
                <w:rFonts w:ascii="Calibri" w:hAnsi="Calibri" w:cs="Calibri"/>
              </w:rPr>
            </w:pPr>
          </w:p>
          <w:p w14:paraId="50FE4C18" w14:textId="77777777" w:rsidR="00D24044" w:rsidRDefault="00D24044">
            <w:pPr>
              <w:spacing w:line="256" w:lineRule="auto"/>
              <w:rPr>
                <w:rFonts w:ascii="Calibri" w:hAnsi="Calibri" w:cs="Calibri"/>
              </w:rPr>
            </w:pPr>
          </w:p>
          <w:p w14:paraId="6E7F0B12" w14:textId="77777777" w:rsidR="00D24044" w:rsidRDefault="00D24044">
            <w:pPr>
              <w:spacing w:line="256" w:lineRule="auto"/>
              <w:rPr>
                <w:rFonts w:ascii="Calibri" w:hAnsi="Calibri" w:cs="Calibri"/>
              </w:rPr>
            </w:pPr>
          </w:p>
          <w:p w14:paraId="1C740EAB" w14:textId="77777777" w:rsidR="00D24044" w:rsidRPr="0083160D" w:rsidRDefault="00D24044">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718D9652" w14:textId="66BA7224" w:rsidR="00D24044" w:rsidRDefault="00D24044" w:rsidP="00DB6339">
            <w:pPr>
              <w:numPr>
                <w:ilvl w:val="0"/>
                <w:numId w:val="26"/>
              </w:numPr>
              <w:spacing w:line="256" w:lineRule="auto"/>
              <w:rPr>
                <w:rFonts w:ascii="Calibri" w:hAnsi="Calibri" w:cs="Calibri"/>
              </w:rPr>
            </w:pPr>
            <w:r>
              <w:rPr>
                <w:rFonts w:ascii="Calibri" w:hAnsi="Calibri" w:cs="Calibri"/>
              </w:rPr>
              <w:t>Il sistema mostra una pagina di riepilogo dell’ordine e</w:t>
            </w:r>
            <w:r w:rsidR="001B4EA3">
              <w:rPr>
                <w:rFonts w:ascii="Calibri" w:hAnsi="Calibri" w:cs="Calibri"/>
              </w:rPr>
              <w:t xml:space="preserve">d un </w:t>
            </w:r>
            <w:proofErr w:type="spellStart"/>
            <w:r w:rsidR="001B4EA3">
              <w:rPr>
                <w:rFonts w:ascii="Calibri" w:hAnsi="Calibri" w:cs="Calibri"/>
              </w:rPr>
              <w:t>form</w:t>
            </w:r>
            <w:proofErr w:type="spellEnd"/>
            <w:r w:rsidR="001B4EA3">
              <w:rPr>
                <w:rFonts w:ascii="Calibri" w:hAnsi="Calibri" w:cs="Calibri"/>
              </w:rPr>
              <w:t xml:space="preserve"> con su scritto provvisoriamente</w:t>
            </w:r>
            <w:r>
              <w:rPr>
                <w:rFonts w:ascii="Calibri" w:hAnsi="Calibri" w:cs="Calibri"/>
              </w:rPr>
              <w:t xml:space="preserve"> l’indirizzo</w:t>
            </w:r>
            <w:r w:rsidR="001B4EA3">
              <w:rPr>
                <w:rFonts w:ascii="Calibri" w:hAnsi="Calibri" w:cs="Calibri"/>
              </w:rPr>
              <w:t xml:space="preserve"> di spedizione standard</w:t>
            </w:r>
            <w:r>
              <w:rPr>
                <w:rFonts w:ascii="Calibri" w:hAnsi="Calibri" w:cs="Calibri"/>
              </w:rPr>
              <w:t xml:space="preserve"> dell’utente</w:t>
            </w:r>
            <w:r w:rsidR="001B4EA3">
              <w:rPr>
                <w:rFonts w:ascii="Calibri" w:hAnsi="Calibri" w:cs="Calibri"/>
              </w:rPr>
              <w:t>, liberamente modificabile</w:t>
            </w:r>
          </w:p>
          <w:p w14:paraId="2B638300" w14:textId="231FF3B2" w:rsidR="00D24044" w:rsidRPr="00DB6339" w:rsidRDefault="00D24044" w:rsidP="00DB6339">
            <w:pPr>
              <w:numPr>
                <w:ilvl w:val="0"/>
                <w:numId w:val="26"/>
              </w:numPr>
              <w:spacing w:line="256" w:lineRule="auto"/>
              <w:rPr>
                <w:rFonts w:ascii="Calibri" w:hAnsi="Calibri" w:cs="Calibri"/>
              </w:rPr>
            </w:pPr>
            <w:r>
              <w:rPr>
                <w:rFonts w:ascii="Calibri" w:hAnsi="Calibri" w:cs="Calibri"/>
              </w:rPr>
              <w:t xml:space="preserve">Il sistema mostra un </w:t>
            </w:r>
            <w:r w:rsidR="001B4EA3">
              <w:rPr>
                <w:rFonts w:ascii="Calibri" w:hAnsi="Calibri" w:cs="Calibri"/>
              </w:rPr>
              <w:t>pulsante “Effettua il pagamento”</w:t>
            </w:r>
          </w:p>
        </w:tc>
      </w:tr>
      <w:tr w:rsidR="00D24044" w:rsidRPr="00BC6E10" w14:paraId="35479E5A" w14:textId="77777777" w:rsidTr="00A506B6">
        <w:trPr>
          <w:trHeight w:val="135"/>
        </w:trPr>
        <w:tc>
          <w:tcPr>
            <w:tcW w:w="0" w:type="auto"/>
            <w:vMerge/>
            <w:tcBorders>
              <w:left w:val="single" w:sz="4" w:space="0" w:color="auto"/>
              <w:right w:val="single" w:sz="4" w:space="0" w:color="auto"/>
            </w:tcBorders>
            <w:shd w:val="clear" w:color="auto" w:fill="FF0000"/>
            <w:vAlign w:val="center"/>
          </w:tcPr>
          <w:p w14:paraId="1122B123" w14:textId="77777777" w:rsidR="00D24044" w:rsidRPr="0083160D" w:rsidRDefault="00D24044">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7AF24EFF" w14:textId="7B30D7C8" w:rsidR="00D24044" w:rsidRDefault="00D24044" w:rsidP="00E051BA">
            <w:pPr>
              <w:numPr>
                <w:ilvl w:val="0"/>
                <w:numId w:val="26"/>
              </w:numPr>
              <w:spacing w:line="256" w:lineRule="auto"/>
              <w:rPr>
                <w:rFonts w:ascii="Calibri" w:hAnsi="Calibri" w:cs="Calibri"/>
              </w:rPr>
            </w:pPr>
            <w:r>
              <w:rPr>
                <w:rFonts w:ascii="Calibri" w:hAnsi="Calibri" w:cs="Calibri"/>
              </w:rPr>
              <w:t xml:space="preserve">L’utente </w:t>
            </w:r>
            <w:r w:rsidR="001B4EA3">
              <w:rPr>
                <w:rFonts w:ascii="Calibri" w:hAnsi="Calibri" w:cs="Calibri"/>
              </w:rPr>
              <w:t>clicca su “E</w:t>
            </w:r>
            <w:r>
              <w:rPr>
                <w:rFonts w:ascii="Calibri" w:hAnsi="Calibri" w:cs="Calibri"/>
              </w:rPr>
              <w:t>ffettua il pagamento</w:t>
            </w:r>
            <w:r w:rsidR="001B4EA3">
              <w:rPr>
                <w:rFonts w:ascii="Calibri" w:hAnsi="Calibri" w:cs="Calibri"/>
              </w:rPr>
              <w:t>” ed inserisce i dati PayPal</w:t>
            </w:r>
          </w:p>
        </w:tc>
        <w:tc>
          <w:tcPr>
            <w:tcW w:w="3328" w:type="dxa"/>
            <w:tcBorders>
              <w:top w:val="single" w:sz="4" w:space="0" w:color="auto"/>
              <w:left w:val="single" w:sz="4" w:space="0" w:color="auto"/>
              <w:bottom w:val="single" w:sz="4" w:space="0" w:color="auto"/>
              <w:right w:val="single" w:sz="4" w:space="0" w:color="auto"/>
            </w:tcBorders>
          </w:tcPr>
          <w:p w14:paraId="3CCD912F" w14:textId="77777777" w:rsidR="00D24044" w:rsidRDefault="00D24044" w:rsidP="00E051BA">
            <w:pPr>
              <w:spacing w:line="256" w:lineRule="auto"/>
              <w:ind w:left="720"/>
              <w:rPr>
                <w:rFonts w:ascii="Calibri" w:hAnsi="Calibri" w:cs="Calibri"/>
              </w:rPr>
            </w:pPr>
          </w:p>
        </w:tc>
      </w:tr>
      <w:tr w:rsidR="00D24044" w:rsidRPr="00BC6E10" w14:paraId="75A5231E" w14:textId="77777777" w:rsidTr="00A506B6">
        <w:trPr>
          <w:trHeight w:val="135"/>
        </w:trPr>
        <w:tc>
          <w:tcPr>
            <w:tcW w:w="0" w:type="auto"/>
            <w:vMerge/>
            <w:tcBorders>
              <w:left w:val="single" w:sz="4" w:space="0" w:color="auto"/>
              <w:bottom w:val="single" w:sz="4" w:space="0" w:color="auto"/>
              <w:right w:val="single" w:sz="4" w:space="0" w:color="auto"/>
            </w:tcBorders>
            <w:shd w:val="clear" w:color="auto" w:fill="FF0000"/>
            <w:vAlign w:val="center"/>
          </w:tcPr>
          <w:p w14:paraId="43021752" w14:textId="77777777" w:rsidR="00D24044" w:rsidRPr="0083160D" w:rsidRDefault="00D24044">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42457317" w14:textId="77777777" w:rsidR="00D24044" w:rsidRDefault="00D24044" w:rsidP="00E051BA">
            <w:pPr>
              <w:spacing w:line="256" w:lineRule="auto"/>
              <w:ind w:left="720"/>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4A89FBF3" w14:textId="6413C7CC" w:rsidR="00D24044" w:rsidRDefault="00D24044" w:rsidP="002427D7">
            <w:pPr>
              <w:numPr>
                <w:ilvl w:val="0"/>
                <w:numId w:val="26"/>
              </w:numPr>
              <w:spacing w:line="256" w:lineRule="auto"/>
              <w:rPr>
                <w:rFonts w:ascii="Calibri" w:hAnsi="Calibri" w:cs="Calibri"/>
              </w:rPr>
            </w:pPr>
            <w:r>
              <w:rPr>
                <w:rFonts w:ascii="Calibri" w:hAnsi="Calibri" w:cs="Calibri"/>
              </w:rPr>
              <w:t>Il sistema controlla</w:t>
            </w:r>
            <w:r w:rsidR="008D6F23">
              <w:rPr>
                <w:rFonts w:ascii="Calibri" w:hAnsi="Calibri" w:cs="Calibri"/>
              </w:rPr>
              <w:t xml:space="preserve"> se i dati inseriti sono corretti</w:t>
            </w:r>
          </w:p>
          <w:p w14:paraId="374B110D" w14:textId="77777777" w:rsidR="00D24044" w:rsidRDefault="00D24044" w:rsidP="002427D7">
            <w:pPr>
              <w:numPr>
                <w:ilvl w:val="0"/>
                <w:numId w:val="26"/>
              </w:numPr>
              <w:spacing w:line="256" w:lineRule="auto"/>
              <w:rPr>
                <w:rFonts w:ascii="Calibri" w:hAnsi="Calibri" w:cs="Calibri"/>
              </w:rPr>
            </w:pPr>
            <w:r>
              <w:rPr>
                <w:rFonts w:ascii="Calibri" w:hAnsi="Calibri" w:cs="Calibri"/>
              </w:rPr>
              <w:t>Il sistema aggiorna la quantità di prodotto nel magazzino</w:t>
            </w:r>
          </w:p>
          <w:p w14:paraId="4A74EC3C" w14:textId="77777777" w:rsidR="00D24044" w:rsidRDefault="00D24044" w:rsidP="002427D7">
            <w:pPr>
              <w:numPr>
                <w:ilvl w:val="0"/>
                <w:numId w:val="26"/>
              </w:numPr>
              <w:spacing w:line="256" w:lineRule="auto"/>
              <w:rPr>
                <w:rFonts w:ascii="Calibri" w:hAnsi="Calibri" w:cs="Calibri"/>
              </w:rPr>
            </w:pPr>
            <w:r>
              <w:rPr>
                <w:rFonts w:ascii="Calibri" w:hAnsi="Calibri" w:cs="Calibri"/>
              </w:rPr>
              <w:t xml:space="preserve">Il sistema crea un nuovo ordine </w:t>
            </w:r>
          </w:p>
          <w:p w14:paraId="3EDB4223" w14:textId="08E360D9" w:rsidR="00D24044" w:rsidRDefault="00D24044" w:rsidP="002427D7">
            <w:pPr>
              <w:numPr>
                <w:ilvl w:val="0"/>
                <w:numId w:val="26"/>
              </w:numPr>
              <w:spacing w:line="256" w:lineRule="auto"/>
              <w:rPr>
                <w:rFonts w:ascii="Calibri" w:hAnsi="Calibri" w:cs="Calibri"/>
              </w:rPr>
            </w:pPr>
            <w:r>
              <w:rPr>
                <w:rFonts w:ascii="Calibri" w:hAnsi="Calibri" w:cs="Calibri"/>
              </w:rPr>
              <w:t xml:space="preserve">Il sistema svuota il </w:t>
            </w:r>
            <w:r w:rsidR="001B4EA3">
              <w:rPr>
                <w:rFonts w:ascii="Calibri" w:hAnsi="Calibri" w:cs="Calibri"/>
              </w:rPr>
              <w:t>C</w:t>
            </w:r>
            <w:r>
              <w:rPr>
                <w:rFonts w:ascii="Calibri" w:hAnsi="Calibri" w:cs="Calibri"/>
              </w:rPr>
              <w:t xml:space="preserve">arrello </w:t>
            </w:r>
          </w:p>
          <w:p w14:paraId="7D5D0C13" w14:textId="207312D5" w:rsidR="00D24044" w:rsidRDefault="00D24044" w:rsidP="002427D7">
            <w:pPr>
              <w:numPr>
                <w:ilvl w:val="0"/>
                <w:numId w:val="26"/>
              </w:numPr>
              <w:spacing w:line="256" w:lineRule="auto"/>
              <w:rPr>
                <w:rFonts w:ascii="Calibri" w:hAnsi="Calibri" w:cs="Calibri"/>
              </w:rPr>
            </w:pPr>
            <w:r>
              <w:rPr>
                <w:rFonts w:ascii="Calibri" w:hAnsi="Calibri" w:cs="Calibri"/>
              </w:rPr>
              <w:t xml:space="preserve">Il sistema reindirizza il cliente </w:t>
            </w:r>
            <w:r w:rsidR="002A4D02">
              <w:rPr>
                <w:rFonts w:ascii="Calibri" w:hAnsi="Calibri" w:cs="Calibri"/>
              </w:rPr>
              <w:t>nella pagina degli ordini effettuati</w:t>
            </w:r>
          </w:p>
        </w:tc>
      </w:tr>
      <w:tr w:rsidR="00FC4193" w:rsidRPr="00BC6E10" w14:paraId="2A9745B3"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193DA3F1" w14:textId="77777777" w:rsidR="00FC4193" w:rsidRPr="0083160D" w:rsidRDefault="00FC4193">
            <w:pPr>
              <w:spacing w:line="256" w:lineRule="auto"/>
              <w:rPr>
                <w:rFonts w:ascii="Calibri" w:hAnsi="Calibri" w:cs="Calibri"/>
              </w:rPr>
            </w:pPr>
            <w:r w:rsidRPr="0083160D">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6CC70853" w14:textId="74990CCD" w:rsidR="00FC4193" w:rsidRPr="0083160D" w:rsidRDefault="008C4D10">
            <w:pPr>
              <w:spacing w:line="256" w:lineRule="auto"/>
              <w:rPr>
                <w:rFonts w:ascii="Calibri" w:hAnsi="Calibri" w:cs="Calibri"/>
              </w:rPr>
            </w:pPr>
            <w:r>
              <w:rPr>
                <w:rFonts w:ascii="Calibri" w:hAnsi="Calibri" w:cs="Calibri"/>
              </w:rPr>
              <w:t xml:space="preserve">Se il </w:t>
            </w:r>
            <w:r w:rsidR="001D5021">
              <w:rPr>
                <w:rFonts w:ascii="Calibri" w:hAnsi="Calibri" w:cs="Calibri"/>
              </w:rPr>
              <w:t>passaggio</w:t>
            </w:r>
            <w:r>
              <w:rPr>
                <w:rFonts w:ascii="Calibri" w:hAnsi="Calibri" w:cs="Calibri"/>
              </w:rPr>
              <w:t xml:space="preserve"> </w:t>
            </w:r>
            <w:proofErr w:type="gramStart"/>
            <w:r>
              <w:rPr>
                <w:rFonts w:ascii="Calibri" w:hAnsi="Calibri" w:cs="Calibri"/>
              </w:rPr>
              <w:t>5</w:t>
            </w:r>
            <w:proofErr w:type="gramEnd"/>
            <w:r>
              <w:rPr>
                <w:rFonts w:ascii="Calibri" w:hAnsi="Calibri" w:cs="Calibri"/>
              </w:rPr>
              <w:t xml:space="preserve"> rileva dei dati errati mostra </w:t>
            </w:r>
            <w:r w:rsidR="001D5021">
              <w:rPr>
                <w:rFonts w:ascii="Calibri" w:hAnsi="Calibri" w:cs="Calibri"/>
              </w:rPr>
              <w:t>a schermo un errore</w:t>
            </w:r>
          </w:p>
        </w:tc>
      </w:tr>
      <w:tr w:rsidR="00FC4193" w:rsidRPr="00BC6E10" w14:paraId="267CDEAC"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0859AD16" w14:textId="77777777" w:rsidR="00FC4193" w:rsidRPr="0083160D" w:rsidRDefault="00FC4193">
            <w:pPr>
              <w:spacing w:line="256" w:lineRule="auto"/>
              <w:rPr>
                <w:rFonts w:ascii="Calibri" w:hAnsi="Calibri" w:cs="Calibri"/>
              </w:rPr>
            </w:pPr>
            <w:r w:rsidRPr="0083160D">
              <w:rPr>
                <w:rFonts w:ascii="Calibri" w:hAnsi="Calibri" w:cs="Calibri"/>
              </w:rPr>
              <w:t xml:space="preserve">Exit </w:t>
            </w:r>
            <w:proofErr w:type="spellStart"/>
            <w:r w:rsidRPr="0083160D">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7351DC49" w14:textId="20382957" w:rsidR="00FC4193" w:rsidRPr="0083160D" w:rsidRDefault="00FC4193">
            <w:pPr>
              <w:spacing w:line="256" w:lineRule="auto"/>
              <w:rPr>
                <w:rFonts w:ascii="Calibri" w:hAnsi="Calibri" w:cs="Calibri"/>
              </w:rPr>
            </w:pPr>
            <w:r>
              <w:rPr>
                <w:rFonts w:ascii="Calibri" w:hAnsi="Calibri" w:cs="Calibri"/>
              </w:rPr>
              <w:t xml:space="preserve">L’utente si trova </w:t>
            </w:r>
            <w:r w:rsidR="001D5021">
              <w:rPr>
                <w:rFonts w:ascii="Calibri" w:hAnsi="Calibri" w:cs="Calibri"/>
              </w:rPr>
              <w:t>nella pagina degli ordini</w:t>
            </w:r>
          </w:p>
        </w:tc>
      </w:tr>
    </w:tbl>
    <w:p w14:paraId="2788EA1A" w14:textId="77777777" w:rsidR="00E9368F" w:rsidRDefault="00E9368F" w:rsidP="00B46471">
      <w:pPr>
        <w:rPr>
          <w:sz w:val="32"/>
          <w:szCs w:val="32"/>
        </w:rPr>
      </w:pPr>
      <w:bookmarkStart w:id="61" w:name="Consegne"/>
    </w:p>
    <w:p w14:paraId="2EA08586" w14:textId="17AAE593" w:rsidR="00E9368F" w:rsidRPr="0083160D" w:rsidRDefault="00E9368F" w:rsidP="00E9368F">
      <w:pPr>
        <w:rPr>
          <w:rFonts w:ascii="Calibri" w:hAnsi="Calibri" w:cs="Calibri"/>
        </w:rPr>
      </w:pPr>
      <w:r w:rsidRPr="0083160D">
        <w:rPr>
          <w:rFonts w:ascii="Calibri" w:hAnsi="Calibri" w:cs="Calibri"/>
        </w:rPr>
        <w:lastRenderedPageBreak/>
        <w:t>Caso d’Uso</w:t>
      </w:r>
      <w:r>
        <w:rPr>
          <w:rFonts w:ascii="Calibri" w:hAnsi="Calibri" w:cs="Calibri"/>
        </w:rPr>
        <w:t xml:space="preserve"> 8</w:t>
      </w:r>
      <w:r w:rsidRPr="0083160D">
        <w:rPr>
          <w:rFonts w:ascii="Calibri" w:hAnsi="Calibri" w:cs="Calibri"/>
        </w:rPr>
        <w:t xml:space="preserve">: </w:t>
      </w:r>
      <w:r w:rsidR="00234727">
        <w:rPr>
          <w:rFonts w:ascii="Calibri" w:hAnsi="Calibri" w:cs="Calibri"/>
        </w:rPr>
        <w:t>Registrazio</w:t>
      </w:r>
      <w:r w:rsidR="00F601D2">
        <w:rPr>
          <w:rFonts w:ascii="Calibri" w:hAnsi="Calibri" w:cs="Calibri"/>
        </w:rPr>
        <w:t>ne</w:t>
      </w:r>
    </w:p>
    <w:tbl>
      <w:tblPr>
        <w:tblW w:w="0" w:type="auto"/>
        <w:tblLook w:val="04A0" w:firstRow="1" w:lastRow="0" w:firstColumn="1" w:lastColumn="0" w:noHBand="0" w:noVBand="1"/>
      </w:tblPr>
      <w:tblGrid>
        <w:gridCol w:w="2971"/>
        <w:gridCol w:w="3328"/>
        <w:gridCol w:w="3328"/>
      </w:tblGrid>
      <w:tr w:rsidR="00E9368F" w:rsidRPr="00BC6E10" w14:paraId="1C98CE34"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5F2F36AD" w14:textId="77777777" w:rsidR="00E9368F" w:rsidRPr="0083160D" w:rsidRDefault="00E9368F">
            <w:pPr>
              <w:spacing w:line="256" w:lineRule="auto"/>
              <w:rPr>
                <w:rFonts w:ascii="Calibri" w:hAnsi="Calibri" w:cs="Calibri"/>
              </w:rPr>
            </w:pPr>
            <w:r w:rsidRPr="0083160D">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31517240" w14:textId="2F382EFF" w:rsidR="00E9368F" w:rsidRPr="0083160D" w:rsidRDefault="00E9368F">
            <w:pPr>
              <w:spacing w:line="256" w:lineRule="auto"/>
              <w:rPr>
                <w:rFonts w:ascii="Calibri" w:hAnsi="Calibri" w:cs="Calibri"/>
              </w:rPr>
            </w:pPr>
            <w:r w:rsidRPr="0083160D">
              <w:rPr>
                <w:rFonts w:ascii="Calibri" w:hAnsi="Calibri" w:cs="Calibri"/>
              </w:rPr>
              <w:t xml:space="preserve">UC </w:t>
            </w:r>
            <w:r w:rsidR="00F601D2">
              <w:rPr>
                <w:rFonts w:ascii="Calibri" w:hAnsi="Calibri" w:cs="Calibri"/>
              </w:rPr>
              <w:t>8</w:t>
            </w:r>
            <w:r w:rsidRPr="0083160D">
              <w:rPr>
                <w:rFonts w:ascii="Calibri" w:hAnsi="Calibri" w:cs="Calibri"/>
              </w:rPr>
              <w:t xml:space="preserve"> – </w:t>
            </w:r>
            <w:r w:rsidR="00F601D2">
              <w:rPr>
                <w:rFonts w:ascii="Calibri" w:hAnsi="Calibri" w:cs="Calibri"/>
              </w:rPr>
              <w:t>Registrazione</w:t>
            </w:r>
          </w:p>
        </w:tc>
      </w:tr>
      <w:tr w:rsidR="00E9368F" w:rsidRPr="00BC6E10" w14:paraId="4102982C"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2D2B6946" w14:textId="77777777" w:rsidR="00E9368F" w:rsidRPr="0083160D" w:rsidRDefault="00E9368F">
            <w:pPr>
              <w:spacing w:line="256" w:lineRule="auto"/>
              <w:rPr>
                <w:rFonts w:ascii="Calibri" w:hAnsi="Calibri" w:cs="Calibri"/>
              </w:rPr>
            </w:pPr>
            <w:r w:rsidRPr="0083160D">
              <w:rPr>
                <w:rFonts w:ascii="Calibri" w:hAnsi="Calibri" w:cs="Calibr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757267BC" w14:textId="77777777" w:rsidR="00E9368F" w:rsidRPr="0083160D" w:rsidRDefault="00E9368F">
            <w:pPr>
              <w:spacing w:line="256" w:lineRule="auto"/>
              <w:rPr>
                <w:rFonts w:ascii="Calibri" w:hAnsi="Calibri" w:cs="Calibri"/>
              </w:rPr>
            </w:pPr>
            <w:r w:rsidRPr="0083160D">
              <w:rPr>
                <w:rFonts w:ascii="Calibri" w:hAnsi="Calibri" w:cs="Calibri"/>
              </w:rPr>
              <w:t>Utente</w:t>
            </w:r>
          </w:p>
        </w:tc>
      </w:tr>
      <w:tr w:rsidR="00E9368F" w:rsidRPr="00BC6E10" w14:paraId="1DC502ED"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1B94BA03" w14:textId="77777777" w:rsidR="00E9368F" w:rsidRPr="0083160D" w:rsidRDefault="00E9368F">
            <w:pPr>
              <w:spacing w:line="256" w:lineRule="auto"/>
              <w:rPr>
                <w:rFonts w:ascii="Calibri" w:hAnsi="Calibri" w:cs="Calibri"/>
              </w:rPr>
            </w:pPr>
            <w:r w:rsidRPr="0083160D">
              <w:rPr>
                <w:rFonts w:ascii="Calibri" w:hAnsi="Calibri" w:cs="Calibri"/>
              </w:rPr>
              <w:t xml:space="preserve">Entry </w:t>
            </w:r>
            <w:proofErr w:type="spellStart"/>
            <w:r w:rsidRPr="0083160D">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33B0B964" w14:textId="07687AA7" w:rsidR="00E9368F" w:rsidRPr="0083160D" w:rsidRDefault="00E9368F">
            <w:pPr>
              <w:spacing w:line="256" w:lineRule="auto"/>
              <w:rPr>
                <w:rFonts w:ascii="Calibri" w:hAnsi="Calibri" w:cs="Calibri"/>
              </w:rPr>
            </w:pPr>
            <w:r>
              <w:rPr>
                <w:rFonts w:ascii="Calibri" w:hAnsi="Calibri" w:cs="Calibri"/>
              </w:rPr>
              <w:t xml:space="preserve">L’utente si trova </w:t>
            </w:r>
            <w:r w:rsidR="00F16B03">
              <w:rPr>
                <w:rFonts w:ascii="Calibri" w:hAnsi="Calibri" w:cs="Calibri"/>
              </w:rPr>
              <w:t xml:space="preserve">nella pagina </w:t>
            </w:r>
            <w:r w:rsidR="00491C72">
              <w:rPr>
                <w:rFonts w:ascii="Calibri" w:hAnsi="Calibri" w:cs="Calibri"/>
              </w:rPr>
              <w:t>L</w:t>
            </w:r>
            <w:r w:rsidR="00F16B03">
              <w:rPr>
                <w:rFonts w:ascii="Calibri" w:hAnsi="Calibri" w:cs="Calibri"/>
              </w:rPr>
              <w:t>ogin</w:t>
            </w:r>
          </w:p>
        </w:tc>
      </w:tr>
      <w:tr w:rsidR="00DC052B" w:rsidRPr="00BC6E10" w14:paraId="5F742F5D" w14:textId="77777777" w:rsidTr="00A506B6">
        <w:trPr>
          <w:trHeight w:val="135"/>
        </w:trPr>
        <w:tc>
          <w:tcPr>
            <w:tcW w:w="2972" w:type="dxa"/>
            <w:vMerge w:val="restart"/>
            <w:tcBorders>
              <w:top w:val="single" w:sz="4" w:space="0" w:color="auto"/>
              <w:left w:val="single" w:sz="4" w:space="0" w:color="auto"/>
              <w:right w:val="single" w:sz="4" w:space="0" w:color="auto"/>
            </w:tcBorders>
            <w:shd w:val="clear" w:color="auto" w:fill="FF0000"/>
            <w:hideMark/>
          </w:tcPr>
          <w:p w14:paraId="2A0E1085" w14:textId="77777777" w:rsidR="00DC052B" w:rsidRPr="0083160D" w:rsidRDefault="00DC052B">
            <w:pPr>
              <w:spacing w:line="256" w:lineRule="auto"/>
              <w:rPr>
                <w:rFonts w:ascii="Calibri" w:hAnsi="Calibri" w:cs="Calibri"/>
              </w:rPr>
            </w:pPr>
            <w:r w:rsidRPr="0083160D">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789C90A9" w14:textId="77777777" w:rsidR="00DC052B" w:rsidRPr="0083160D" w:rsidRDefault="00DC052B">
            <w:pPr>
              <w:spacing w:line="256" w:lineRule="auto"/>
              <w:jc w:val="center"/>
              <w:rPr>
                <w:rFonts w:ascii="Calibri" w:hAnsi="Calibri" w:cs="Calibri"/>
              </w:rPr>
            </w:pPr>
            <w:r w:rsidRPr="0083160D">
              <w:rPr>
                <w:rFonts w:ascii="Calibri" w:hAnsi="Calibri" w:cs="Calibri"/>
              </w:rPr>
              <w:t>Utente</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29669523" w14:textId="77777777" w:rsidR="00DC052B" w:rsidRPr="0083160D" w:rsidRDefault="00DC052B">
            <w:pPr>
              <w:spacing w:line="256" w:lineRule="auto"/>
              <w:jc w:val="center"/>
              <w:rPr>
                <w:rFonts w:ascii="Calibri" w:hAnsi="Calibri" w:cs="Calibri"/>
              </w:rPr>
            </w:pPr>
            <w:r w:rsidRPr="0083160D">
              <w:rPr>
                <w:rFonts w:ascii="Calibri" w:hAnsi="Calibri" w:cs="Calibri"/>
              </w:rPr>
              <w:t>Sistema</w:t>
            </w:r>
          </w:p>
        </w:tc>
      </w:tr>
      <w:tr w:rsidR="00DC052B" w:rsidRPr="00BC6E10" w14:paraId="14AD0372" w14:textId="77777777" w:rsidTr="00A506B6">
        <w:trPr>
          <w:trHeight w:val="135"/>
        </w:trPr>
        <w:tc>
          <w:tcPr>
            <w:tcW w:w="0" w:type="auto"/>
            <w:vMerge/>
            <w:tcBorders>
              <w:left w:val="single" w:sz="4" w:space="0" w:color="auto"/>
              <w:right w:val="single" w:sz="4" w:space="0" w:color="auto"/>
            </w:tcBorders>
            <w:shd w:val="clear" w:color="auto" w:fill="FF0000"/>
            <w:vAlign w:val="center"/>
            <w:hideMark/>
          </w:tcPr>
          <w:p w14:paraId="0749DFDA" w14:textId="77777777" w:rsidR="00DC052B" w:rsidRPr="0083160D" w:rsidRDefault="00DC052B">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381D523D" w14:textId="6D7BC9B5" w:rsidR="00DC052B" w:rsidRPr="0083160D" w:rsidRDefault="00DC052B" w:rsidP="00E9368F">
            <w:pPr>
              <w:numPr>
                <w:ilvl w:val="0"/>
                <w:numId w:val="27"/>
              </w:numPr>
              <w:spacing w:line="256" w:lineRule="auto"/>
              <w:rPr>
                <w:rFonts w:ascii="Calibri" w:hAnsi="Calibri" w:cs="Calibri"/>
              </w:rPr>
            </w:pPr>
            <w:r>
              <w:rPr>
                <w:rFonts w:ascii="Calibri" w:hAnsi="Calibri" w:cs="Calibri"/>
              </w:rPr>
              <w:t>L’utente clicca su “</w:t>
            </w:r>
            <w:r w:rsidR="00E8615C">
              <w:rPr>
                <w:rFonts w:ascii="Calibri" w:hAnsi="Calibri" w:cs="Calibri"/>
              </w:rPr>
              <w:t>R</w:t>
            </w:r>
            <w:r>
              <w:rPr>
                <w:rFonts w:ascii="Calibri" w:hAnsi="Calibri" w:cs="Calibri"/>
              </w:rPr>
              <w:t>egistrati”</w:t>
            </w:r>
          </w:p>
        </w:tc>
        <w:tc>
          <w:tcPr>
            <w:tcW w:w="3328" w:type="dxa"/>
            <w:tcBorders>
              <w:top w:val="single" w:sz="4" w:space="0" w:color="auto"/>
              <w:left w:val="single" w:sz="4" w:space="0" w:color="auto"/>
              <w:bottom w:val="single" w:sz="4" w:space="0" w:color="auto"/>
              <w:right w:val="single" w:sz="4" w:space="0" w:color="auto"/>
            </w:tcBorders>
          </w:tcPr>
          <w:p w14:paraId="57E8AFCC" w14:textId="77777777" w:rsidR="00DC052B" w:rsidRPr="0083160D" w:rsidRDefault="00DC052B">
            <w:pPr>
              <w:spacing w:line="256" w:lineRule="auto"/>
              <w:rPr>
                <w:rFonts w:ascii="Calibri" w:hAnsi="Calibri" w:cs="Calibri"/>
              </w:rPr>
            </w:pPr>
          </w:p>
        </w:tc>
      </w:tr>
      <w:tr w:rsidR="00DC052B" w:rsidRPr="00BC6E10" w14:paraId="49B6B239" w14:textId="77777777" w:rsidTr="00A506B6">
        <w:trPr>
          <w:trHeight w:val="135"/>
        </w:trPr>
        <w:tc>
          <w:tcPr>
            <w:tcW w:w="0" w:type="auto"/>
            <w:vMerge/>
            <w:tcBorders>
              <w:left w:val="single" w:sz="4" w:space="0" w:color="auto"/>
              <w:right w:val="single" w:sz="4" w:space="0" w:color="auto"/>
            </w:tcBorders>
            <w:shd w:val="clear" w:color="auto" w:fill="FF0000"/>
            <w:vAlign w:val="center"/>
            <w:hideMark/>
          </w:tcPr>
          <w:p w14:paraId="4C69FA30" w14:textId="77777777" w:rsidR="00DC052B" w:rsidRPr="0083160D" w:rsidRDefault="00DC052B">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18AFF21C" w14:textId="77777777" w:rsidR="00DC052B" w:rsidRPr="0083160D" w:rsidRDefault="00DC052B">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30E7DA83" w14:textId="3D64CDEF" w:rsidR="00DC052B" w:rsidRPr="0083160D" w:rsidRDefault="00DC052B" w:rsidP="00E9368F">
            <w:pPr>
              <w:numPr>
                <w:ilvl w:val="0"/>
                <w:numId w:val="27"/>
              </w:numPr>
              <w:spacing w:line="256" w:lineRule="auto"/>
              <w:rPr>
                <w:rFonts w:ascii="Calibri" w:hAnsi="Calibri" w:cs="Calibri"/>
              </w:rPr>
            </w:pPr>
            <w:r>
              <w:rPr>
                <w:rFonts w:ascii="Calibri" w:hAnsi="Calibri" w:cs="Calibri"/>
              </w:rPr>
              <w:t>Il sistema reindirizza l’utente verso la pagina di registrazione</w:t>
            </w:r>
          </w:p>
        </w:tc>
      </w:tr>
      <w:tr w:rsidR="00DC052B" w:rsidRPr="00BC6E10" w14:paraId="2A70F3C2" w14:textId="77777777" w:rsidTr="00A506B6">
        <w:trPr>
          <w:trHeight w:val="135"/>
        </w:trPr>
        <w:tc>
          <w:tcPr>
            <w:tcW w:w="0" w:type="auto"/>
            <w:vMerge/>
            <w:tcBorders>
              <w:left w:val="single" w:sz="4" w:space="0" w:color="auto"/>
              <w:right w:val="single" w:sz="4" w:space="0" w:color="auto"/>
            </w:tcBorders>
            <w:shd w:val="clear" w:color="auto" w:fill="FF0000"/>
            <w:vAlign w:val="center"/>
          </w:tcPr>
          <w:p w14:paraId="270E02CF" w14:textId="77777777" w:rsidR="00DC052B" w:rsidRPr="0083160D" w:rsidRDefault="00DC052B">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53271326" w14:textId="77777777" w:rsidR="00DC052B" w:rsidRDefault="00DC052B" w:rsidP="0009301F">
            <w:pPr>
              <w:numPr>
                <w:ilvl w:val="0"/>
                <w:numId w:val="27"/>
              </w:numPr>
              <w:spacing w:line="256" w:lineRule="auto"/>
              <w:rPr>
                <w:rFonts w:ascii="Calibri" w:hAnsi="Calibri" w:cs="Calibri"/>
              </w:rPr>
            </w:pPr>
            <w:r>
              <w:rPr>
                <w:rFonts w:ascii="Calibri" w:hAnsi="Calibri" w:cs="Calibri"/>
              </w:rPr>
              <w:t>L’utente inserisci i dati:</w:t>
            </w:r>
          </w:p>
          <w:p w14:paraId="0CF4C944" w14:textId="77777777" w:rsidR="00DC052B" w:rsidRDefault="00DC052B" w:rsidP="0009301F">
            <w:pPr>
              <w:numPr>
                <w:ilvl w:val="0"/>
                <w:numId w:val="28"/>
              </w:numPr>
              <w:spacing w:line="256" w:lineRule="auto"/>
              <w:rPr>
                <w:rFonts w:ascii="Calibri" w:hAnsi="Calibri" w:cs="Calibri"/>
              </w:rPr>
            </w:pPr>
            <w:r>
              <w:rPr>
                <w:rFonts w:ascii="Calibri" w:hAnsi="Calibri" w:cs="Calibri"/>
              </w:rPr>
              <w:t>E-mail</w:t>
            </w:r>
          </w:p>
          <w:p w14:paraId="7FAE849F" w14:textId="77777777" w:rsidR="00DC052B" w:rsidRDefault="00DC052B" w:rsidP="0009301F">
            <w:pPr>
              <w:numPr>
                <w:ilvl w:val="0"/>
                <w:numId w:val="28"/>
              </w:numPr>
              <w:spacing w:line="256" w:lineRule="auto"/>
              <w:rPr>
                <w:rFonts w:ascii="Calibri" w:hAnsi="Calibri" w:cs="Calibri"/>
              </w:rPr>
            </w:pPr>
            <w:r>
              <w:rPr>
                <w:rFonts w:ascii="Calibri" w:hAnsi="Calibri" w:cs="Calibri"/>
              </w:rPr>
              <w:t>Password</w:t>
            </w:r>
          </w:p>
          <w:p w14:paraId="0A8B1878" w14:textId="2A6FCF02" w:rsidR="00491C72" w:rsidRDefault="00491C72" w:rsidP="0009301F">
            <w:pPr>
              <w:numPr>
                <w:ilvl w:val="0"/>
                <w:numId w:val="28"/>
              </w:numPr>
              <w:spacing w:line="256" w:lineRule="auto"/>
              <w:rPr>
                <w:rFonts w:ascii="Calibri" w:hAnsi="Calibri" w:cs="Calibri"/>
              </w:rPr>
            </w:pPr>
            <w:r>
              <w:rPr>
                <w:rFonts w:ascii="Calibri" w:hAnsi="Calibri" w:cs="Calibri"/>
              </w:rPr>
              <w:t>Nome utente</w:t>
            </w:r>
          </w:p>
          <w:p w14:paraId="772FB007" w14:textId="77777777" w:rsidR="00DC052B" w:rsidRDefault="00DC052B" w:rsidP="0009301F">
            <w:pPr>
              <w:numPr>
                <w:ilvl w:val="0"/>
                <w:numId w:val="28"/>
              </w:numPr>
              <w:spacing w:line="256" w:lineRule="auto"/>
              <w:rPr>
                <w:rFonts w:ascii="Calibri" w:hAnsi="Calibri" w:cs="Calibri"/>
              </w:rPr>
            </w:pPr>
            <w:r>
              <w:rPr>
                <w:rFonts w:ascii="Calibri" w:hAnsi="Calibri" w:cs="Calibri"/>
              </w:rPr>
              <w:t>Nome</w:t>
            </w:r>
          </w:p>
          <w:p w14:paraId="4955F5E7" w14:textId="77777777" w:rsidR="00DC052B" w:rsidRDefault="00DC052B" w:rsidP="0009301F">
            <w:pPr>
              <w:numPr>
                <w:ilvl w:val="0"/>
                <w:numId w:val="28"/>
              </w:numPr>
              <w:spacing w:line="256" w:lineRule="auto"/>
              <w:rPr>
                <w:rFonts w:ascii="Calibri" w:hAnsi="Calibri" w:cs="Calibri"/>
              </w:rPr>
            </w:pPr>
            <w:r>
              <w:rPr>
                <w:rFonts w:ascii="Calibri" w:hAnsi="Calibri" w:cs="Calibri"/>
              </w:rPr>
              <w:t xml:space="preserve">Cognome </w:t>
            </w:r>
          </w:p>
          <w:p w14:paraId="12B0D564" w14:textId="77777777" w:rsidR="00DC052B" w:rsidRDefault="00DC052B" w:rsidP="00371EE6">
            <w:pPr>
              <w:numPr>
                <w:ilvl w:val="0"/>
                <w:numId w:val="28"/>
              </w:numPr>
              <w:spacing w:line="256" w:lineRule="auto"/>
              <w:rPr>
                <w:rFonts w:ascii="Calibri" w:hAnsi="Calibri" w:cs="Calibri"/>
              </w:rPr>
            </w:pPr>
            <w:r>
              <w:rPr>
                <w:rFonts w:ascii="Calibri" w:hAnsi="Calibri" w:cs="Calibri"/>
              </w:rPr>
              <w:t>Sesso</w:t>
            </w:r>
          </w:p>
          <w:p w14:paraId="5F8E797E" w14:textId="19A1697B" w:rsidR="00DC052B" w:rsidRPr="00371EE6" w:rsidRDefault="00DC052B" w:rsidP="00371EE6">
            <w:pPr>
              <w:numPr>
                <w:ilvl w:val="0"/>
                <w:numId w:val="28"/>
              </w:numPr>
              <w:spacing w:line="256" w:lineRule="auto"/>
              <w:rPr>
                <w:rFonts w:ascii="Calibri" w:hAnsi="Calibri" w:cs="Calibri"/>
              </w:rPr>
            </w:pPr>
            <w:r>
              <w:rPr>
                <w:rFonts w:ascii="Calibri" w:hAnsi="Calibri" w:cs="Calibri"/>
              </w:rPr>
              <w:t>Nome Utente</w:t>
            </w:r>
          </w:p>
        </w:tc>
        <w:tc>
          <w:tcPr>
            <w:tcW w:w="3328" w:type="dxa"/>
            <w:tcBorders>
              <w:top w:val="single" w:sz="4" w:space="0" w:color="auto"/>
              <w:left w:val="single" w:sz="4" w:space="0" w:color="auto"/>
              <w:bottom w:val="single" w:sz="4" w:space="0" w:color="auto"/>
              <w:right w:val="single" w:sz="4" w:space="0" w:color="auto"/>
            </w:tcBorders>
          </w:tcPr>
          <w:p w14:paraId="77D7BCBF" w14:textId="77777777" w:rsidR="00DC052B" w:rsidRDefault="00DC052B" w:rsidP="00F16B03">
            <w:pPr>
              <w:spacing w:line="256" w:lineRule="auto"/>
              <w:ind w:left="720"/>
              <w:rPr>
                <w:rFonts w:ascii="Calibri" w:hAnsi="Calibri" w:cs="Calibri"/>
              </w:rPr>
            </w:pPr>
          </w:p>
        </w:tc>
      </w:tr>
      <w:tr w:rsidR="00DC052B" w:rsidRPr="00BC6E10" w14:paraId="4742B0C8" w14:textId="77777777" w:rsidTr="00A506B6">
        <w:trPr>
          <w:trHeight w:val="135"/>
        </w:trPr>
        <w:tc>
          <w:tcPr>
            <w:tcW w:w="0" w:type="auto"/>
            <w:vMerge/>
            <w:tcBorders>
              <w:left w:val="single" w:sz="4" w:space="0" w:color="auto"/>
              <w:bottom w:val="single" w:sz="4" w:space="0" w:color="auto"/>
              <w:right w:val="single" w:sz="4" w:space="0" w:color="auto"/>
            </w:tcBorders>
            <w:shd w:val="clear" w:color="auto" w:fill="FF0000"/>
            <w:vAlign w:val="center"/>
          </w:tcPr>
          <w:p w14:paraId="63B9C8AC" w14:textId="77777777" w:rsidR="00DC052B" w:rsidRPr="0083160D" w:rsidRDefault="00DC052B">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695454D6" w14:textId="77777777" w:rsidR="00DC052B" w:rsidRDefault="00DC052B" w:rsidP="00371EE6">
            <w:pPr>
              <w:spacing w:line="256" w:lineRule="auto"/>
              <w:ind w:left="720"/>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500E3C9E" w14:textId="77777777" w:rsidR="00DC052B" w:rsidRDefault="00DC052B" w:rsidP="00371EE6">
            <w:pPr>
              <w:numPr>
                <w:ilvl w:val="0"/>
                <w:numId w:val="27"/>
              </w:numPr>
              <w:spacing w:line="256" w:lineRule="auto"/>
              <w:rPr>
                <w:rFonts w:ascii="Calibri" w:hAnsi="Calibri" w:cs="Calibri"/>
              </w:rPr>
            </w:pPr>
            <w:r>
              <w:rPr>
                <w:rFonts w:ascii="Calibri" w:hAnsi="Calibri" w:cs="Calibri"/>
              </w:rPr>
              <w:t>Il sistema controlla se i dati sono formattati correttamente e i dati inseriti sono in un formato valido</w:t>
            </w:r>
          </w:p>
          <w:p w14:paraId="3A468162" w14:textId="77777777" w:rsidR="00DC052B" w:rsidRDefault="00DC052B" w:rsidP="00371EE6">
            <w:pPr>
              <w:numPr>
                <w:ilvl w:val="0"/>
                <w:numId w:val="27"/>
              </w:numPr>
              <w:spacing w:line="256" w:lineRule="auto"/>
              <w:rPr>
                <w:rFonts w:ascii="Calibri" w:hAnsi="Calibri" w:cs="Calibri"/>
              </w:rPr>
            </w:pPr>
            <w:r>
              <w:rPr>
                <w:rFonts w:ascii="Calibri" w:hAnsi="Calibri" w:cs="Calibri"/>
              </w:rPr>
              <w:t>Il sistema controlla se l’e-mail è già stata utilizzata</w:t>
            </w:r>
          </w:p>
          <w:p w14:paraId="6347743A" w14:textId="01517A20" w:rsidR="00DC052B" w:rsidRDefault="00DC052B" w:rsidP="00371EE6">
            <w:pPr>
              <w:numPr>
                <w:ilvl w:val="0"/>
                <w:numId w:val="27"/>
              </w:numPr>
              <w:spacing w:line="256" w:lineRule="auto"/>
              <w:rPr>
                <w:rFonts w:ascii="Calibri" w:hAnsi="Calibri" w:cs="Calibri"/>
              </w:rPr>
            </w:pPr>
            <w:r>
              <w:rPr>
                <w:rFonts w:ascii="Calibri" w:hAnsi="Calibri" w:cs="Calibri"/>
              </w:rPr>
              <w:t>Il sistema crea un nuovo utente e reindirizza l’utente alla pagina di dati personali</w:t>
            </w:r>
          </w:p>
        </w:tc>
      </w:tr>
      <w:tr w:rsidR="00E9368F" w:rsidRPr="00BC6E10" w14:paraId="6AFA9BB9"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00E01E5C" w14:textId="77777777" w:rsidR="00E9368F" w:rsidRPr="0083160D" w:rsidRDefault="00E9368F">
            <w:pPr>
              <w:spacing w:line="256" w:lineRule="auto"/>
              <w:rPr>
                <w:rFonts w:ascii="Calibri" w:hAnsi="Calibri" w:cs="Calibri"/>
              </w:rPr>
            </w:pPr>
            <w:r w:rsidRPr="0083160D">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037AA76B" w14:textId="77777777" w:rsidR="00E9368F" w:rsidRDefault="00C66EF4">
            <w:pPr>
              <w:spacing w:line="256" w:lineRule="auto"/>
              <w:rPr>
                <w:rFonts w:ascii="Calibri" w:hAnsi="Calibri" w:cs="Calibri"/>
              </w:rPr>
            </w:pPr>
            <w:r>
              <w:rPr>
                <w:rFonts w:ascii="Calibri" w:hAnsi="Calibri" w:cs="Calibri"/>
              </w:rPr>
              <w:t xml:space="preserve">Se al punto 4 </w:t>
            </w:r>
            <w:r w:rsidR="0043734E">
              <w:rPr>
                <w:rFonts w:ascii="Calibri" w:hAnsi="Calibri" w:cs="Calibri"/>
              </w:rPr>
              <w:t>il sistema rileva dei dati in un formato non valido allora mostrerà un errore</w:t>
            </w:r>
          </w:p>
          <w:p w14:paraId="30F9673F" w14:textId="653E70E4" w:rsidR="004567DA" w:rsidRPr="0083160D" w:rsidRDefault="004567DA">
            <w:pPr>
              <w:spacing w:line="256" w:lineRule="auto"/>
              <w:rPr>
                <w:rFonts w:ascii="Calibri" w:hAnsi="Calibri" w:cs="Calibri"/>
              </w:rPr>
            </w:pPr>
            <w:r>
              <w:rPr>
                <w:rFonts w:ascii="Calibri" w:hAnsi="Calibri" w:cs="Calibri"/>
              </w:rPr>
              <w:t xml:space="preserve">Se al punto 5 il sistema rileva </w:t>
            </w:r>
            <w:r w:rsidR="00447F0D">
              <w:rPr>
                <w:rFonts w:ascii="Calibri" w:hAnsi="Calibri" w:cs="Calibri"/>
              </w:rPr>
              <w:t>una mail</w:t>
            </w:r>
            <w:r>
              <w:rPr>
                <w:rFonts w:ascii="Calibri" w:hAnsi="Calibri" w:cs="Calibri"/>
              </w:rPr>
              <w:t xml:space="preserve"> già utilizzata</w:t>
            </w:r>
            <w:r w:rsidR="005112B2">
              <w:rPr>
                <w:rFonts w:ascii="Calibri" w:hAnsi="Calibri" w:cs="Calibri"/>
              </w:rPr>
              <w:t>, l’utente</w:t>
            </w:r>
            <w:r>
              <w:rPr>
                <w:rFonts w:ascii="Calibri" w:hAnsi="Calibri" w:cs="Calibri"/>
              </w:rPr>
              <w:t xml:space="preserve"> viene </w:t>
            </w:r>
            <w:r w:rsidR="00447F0D">
              <w:rPr>
                <w:rFonts w:ascii="Calibri" w:hAnsi="Calibri" w:cs="Calibri"/>
              </w:rPr>
              <w:t>reindirizzato in una pagina di errore</w:t>
            </w:r>
          </w:p>
        </w:tc>
      </w:tr>
      <w:tr w:rsidR="00E9368F" w:rsidRPr="00BC6E10" w14:paraId="72262FE5"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2B350A9F" w14:textId="77777777" w:rsidR="00E9368F" w:rsidRPr="0083160D" w:rsidRDefault="00E9368F">
            <w:pPr>
              <w:spacing w:line="256" w:lineRule="auto"/>
              <w:rPr>
                <w:rFonts w:ascii="Calibri" w:hAnsi="Calibri" w:cs="Calibri"/>
              </w:rPr>
            </w:pPr>
            <w:r w:rsidRPr="0083160D">
              <w:rPr>
                <w:rFonts w:ascii="Calibri" w:hAnsi="Calibri" w:cs="Calibri"/>
              </w:rPr>
              <w:t xml:space="preserve">Exit </w:t>
            </w:r>
            <w:proofErr w:type="spellStart"/>
            <w:r w:rsidRPr="0083160D">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2CE5421D" w14:textId="3FDB63E5" w:rsidR="00E9368F" w:rsidRPr="0083160D" w:rsidRDefault="00E9368F">
            <w:pPr>
              <w:spacing w:line="256" w:lineRule="auto"/>
              <w:rPr>
                <w:rFonts w:ascii="Calibri" w:hAnsi="Calibri" w:cs="Calibri"/>
              </w:rPr>
            </w:pPr>
            <w:r>
              <w:rPr>
                <w:rFonts w:ascii="Calibri" w:hAnsi="Calibri" w:cs="Calibri"/>
              </w:rPr>
              <w:t xml:space="preserve">L’utente si trova nella pagina </w:t>
            </w:r>
            <w:r w:rsidR="00447F0D">
              <w:rPr>
                <w:rFonts w:ascii="Calibri" w:hAnsi="Calibri" w:cs="Calibri"/>
              </w:rPr>
              <w:t>dati personali</w:t>
            </w:r>
          </w:p>
        </w:tc>
      </w:tr>
    </w:tbl>
    <w:p w14:paraId="1F05BF02" w14:textId="77777777" w:rsidR="00E9368F" w:rsidRDefault="00E9368F" w:rsidP="00B46471">
      <w:pPr>
        <w:rPr>
          <w:sz w:val="32"/>
          <w:szCs w:val="32"/>
        </w:rPr>
      </w:pPr>
    </w:p>
    <w:p w14:paraId="2BA7872C" w14:textId="77777777" w:rsidR="00B37B83" w:rsidRDefault="00B37B83" w:rsidP="00B46471">
      <w:pPr>
        <w:rPr>
          <w:sz w:val="32"/>
          <w:szCs w:val="32"/>
        </w:rPr>
      </w:pPr>
    </w:p>
    <w:p w14:paraId="1EFD7C47" w14:textId="77777777" w:rsidR="00B37B83" w:rsidRDefault="00B37B83" w:rsidP="00B46471">
      <w:pPr>
        <w:rPr>
          <w:sz w:val="32"/>
          <w:szCs w:val="32"/>
        </w:rPr>
      </w:pPr>
    </w:p>
    <w:p w14:paraId="30102E06" w14:textId="77777777" w:rsidR="00491C72" w:rsidRDefault="00491C72" w:rsidP="00B46471">
      <w:pPr>
        <w:rPr>
          <w:sz w:val="32"/>
          <w:szCs w:val="32"/>
        </w:rPr>
      </w:pPr>
    </w:p>
    <w:p w14:paraId="7A9645EF" w14:textId="50744681" w:rsidR="002075C3" w:rsidRPr="0083160D" w:rsidRDefault="002075C3" w:rsidP="002075C3">
      <w:pPr>
        <w:rPr>
          <w:rFonts w:ascii="Calibri" w:hAnsi="Calibri" w:cs="Calibri"/>
        </w:rPr>
      </w:pPr>
      <w:r w:rsidRPr="0083160D">
        <w:rPr>
          <w:rFonts w:ascii="Calibri" w:hAnsi="Calibri" w:cs="Calibri"/>
        </w:rPr>
        <w:lastRenderedPageBreak/>
        <w:t>Caso d’Uso</w:t>
      </w:r>
      <w:r>
        <w:rPr>
          <w:rFonts w:ascii="Calibri" w:hAnsi="Calibri" w:cs="Calibri"/>
        </w:rPr>
        <w:t xml:space="preserve"> </w:t>
      </w:r>
      <w:r w:rsidR="00DA4256">
        <w:rPr>
          <w:rFonts w:ascii="Calibri" w:hAnsi="Calibri" w:cs="Calibri"/>
        </w:rPr>
        <w:t>8.1</w:t>
      </w:r>
      <w:r w:rsidRPr="0083160D">
        <w:rPr>
          <w:rFonts w:ascii="Calibri" w:hAnsi="Calibri" w:cs="Calibri"/>
        </w:rPr>
        <w:t xml:space="preserve">: </w:t>
      </w:r>
      <w:r w:rsidR="00DA4256">
        <w:rPr>
          <w:rFonts w:ascii="Calibri" w:hAnsi="Calibri" w:cs="Calibri"/>
        </w:rPr>
        <w:t>For</w:t>
      </w:r>
      <w:r w:rsidR="009F094E">
        <w:rPr>
          <w:rFonts w:ascii="Calibri" w:hAnsi="Calibri" w:cs="Calibri"/>
        </w:rPr>
        <w:t>mato non valido</w:t>
      </w:r>
    </w:p>
    <w:tbl>
      <w:tblPr>
        <w:tblW w:w="0" w:type="auto"/>
        <w:tblLook w:val="04A0" w:firstRow="1" w:lastRow="0" w:firstColumn="1" w:lastColumn="0" w:noHBand="0" w:noVBand="1"/>
      </w:tblPr>
      <w:tblGrid>
        <w:gridCol w:w="2971"/>
        <w:gridCol w:w="3328"/>
        <w:gridCol w:w="3328"/>
      </w:tblGrid>
      <w:tr w:rsidR="002075C3" w:rsidRPr="00BC6E10" w14:paraId="3056632E"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7205C973" w14:textId="77777777" w:rsidR="002075C3" w:rsidRPr="0083160D" w:rsidRDefault="002075C3">
            <w:pPr>
              <w:spacing w:line="256" w:lineRule="auto"/>
              <w:rPr>
                <w:rFonts w:ascii="Calibri" w:hAnsi="Calibri" w:cs="Calibri"/>
              </w:rPr>
            </w:pPr>
            <w:r w:rsidRPr="0083160D">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630E22B5" w14:textId="43A454A2" w:rsidR="002075C3" w:rsidRPr="0083160D" w:rsidRDefault="002075C3">
            <w:pPr>
              <w:spacing w:line="256" w:lineRule="auto"/>
              <w:rPr>
                <w:rFonts w:ascii="Calibri" w:hAnsi="Calibri" w:cs="Calibri"/>
              </w:rPr>
            </w:pPr>
            <w:r w:rsidRPr="0083160D">
              <w:rPr>
                <w:rFonts w:ascii="Calibri" w:hAnsi="Calibri" w:cs="Calibri"/>
              </w:rPr>
              <w:t xml:space="preserve">UC </w:t>
            </w:r>
            <w:r w:rsidR="00E900DC">
              <w:rPr>
                <w:rFonts w:ascii="Calibri" w:hAnsi="Calibri" w:cs="Calibri"/>
              </w:rPr>
              <w:t>8.1</w:t>
            </w:r>
            <w:r w:rsidRPr="0083160D">
              <w:rPr>
                <w:rFonts w:ascii="Calibri" w:hAnsi="Calibri" w:cs="Calibri"/>
              </w:rPr>
              <w:t xml:space="preserve"> – </w:t>
            </w:r>
            <w:r w:rsidR="00E900DC">
              <w:rPr>
                <w:rFonts w:ascii="Calibri" w:hAnsi="Calibri" w:cs="Calibri"/>
              </w:rPr>
              <w:t xml:space="preserve">Formato non valido </w:t>
            </w:r>
          </w:p>
        </w:tc>
      </w:tr>
      <w:tr w:rsidR="002075C3" w:rsidRPr="00BC6E10" w14:paraId="6D74C7D1"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7D27A4FD" w14:textId="77777777" w:rsidR="002075C3" w:rsidRPr="0083160D" w:rsidRDefault="002075C3">
            <w:pPr>
              <w:spacing w:line="256" w:lineRule="auto"/>
              <w:rPr>
                <w:rFonts w:ascii="Calibri" w:hAnsi="Calibri" w:cs="Calibri"/>
              </w:rPr>
            </w:pPr>
            <w:r w:rsidRPr="0083160D">
              <w:rPr>
                <w:rFonts w:ascii="Calibri" w:hAnsi="Calibri" w:cs="Calibr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74F17079" w14:textId="77777777" w:rsidR="002075C3" w:rsidRPr="0083160D" w:rsidRDefault="002075C3">
            <w:pPr>
              <w:spacing w:line="256" w:lineRule="auto"/>
              <w:rPr>
                <w:rFonts w:ascii="Calibri" w:hAnsi="Calibri" w:cs="Calibri"/>
              </w:rPr>
            </w:pPr>
            <w:r w:rsidRPr="0083160D">
              <w:rPr>
                <w:rFonts w:ascii="Calibri" w:hAnsi="Calibri" w:cs="Calibri"/>
              </w:rPr>
              <w:t>Utente</w:t>
            </w:r>
          </w:p>
        </w:tc>
      </w:tr>
      <w:tr w:rsidR="002075C3" w:rsidRPr="00BC6E10" w14:paraId="08966C2F"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3422927D" w14:textId="77777777" w:rsidR="002075C3" w:rsidRPr="0083160D" w:rsidRDefault="002075C3">
            <w:pPr>
              <w:spacing w:line="256" w:lineRule="auto"/>
              <w:rPr>
                <w:rFonts w:ascii="Calibri" w:hAnsi="Calibri" w:cs="Calibri"/>
              </w:rPr>
            </w:pPr>
            <w:r w:rsidRPr="0083160D">
              <w:rPr>
                <w:rFonts w:ascii="Calibri" w:hAnsi="Calibri" w:cs="Calibri"/>
              </w:rPr>
              <w:t xml:space="preserve">Entry </w:t>
            </w:r>
            <w:proofErr w:type="spellStart"/>
            <w:r w:rsidRPr="0083160D">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2D5A9F1A" w14:textId="726286B9" w:rsidR="002075C3" w:rsidRPr="0083160D" w:rsidRDefault="000421EB">
            <w:pPr>
              <w:spacing w:line="256" w:lineRule="auto"/>
              <w:rPr>
                <w:rFonts w:ascii="Calibri" w:hAnsi="Calibri" w:cs="Calibri"/>
              </w:rPr>
            </w:pPr>
            <w:r w:rsidRPr="000421EB">
              <w:rPr>
                <w:rFonts w:ascii="Calibri" w:hAnsi="Calibri" w:cs="Calibri"/>
              </w:rPr>
              <w:t>L’utente ha provato a registrarsi con dati formattati non correttamente</w:t>
            </w:r>
          </w:p>
        </w:tc>
      </w:tr>
      <w:tr w:rsidR="002075C3" w:rsidRPr="00BC6E10" w14:paraId="53E7DD71" w14:textId="77777777" w:rsidTr="00A506B6">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FF0000"/>
            <w:hideMark/>
          </w:tcPr>
          <w:p w14:paraId="0DC10259" w14:textId="77777777" w:rsidR="002075C3" w:rsidRPr="0083160D" w:rsidRDefault="002075C3">
            <w:pPr>
              <w:spacing w:line="256" w:lineRule="auto"/>
              <w:rPr>
                <w:rFonts w:ascii="Calibri" w:hAnsi="Calibri" w:cs="Calibri"/>
              </w:rPr>
            </w:pPr>
            <w:r w:rsidRPr="0083160D">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4083B772" w14:textId="77777777" w:rsidR="002075C3" w:rsidRPr="0083160D" w:rsidRDefault="002075C3">
            <w:pPr>
              <w:spacing w:line="256" w:lineRule="auto"/>
              <w:jc w:val="center"/>
              <w:rPr>
                <w:rFonts w:ascii="Calibri" w:hAnsi="Calibri" w:cs="Calibri"/>
              </w:rPr>
            </w:pPr>
            <w:r w:rsidRPr="0083160D">
              <w:rPr>
                <w:rFonts w:ascii="Calibri" w:hAnsi="Calibri" w:cs="Calibri"/>
              </w:rPr>
              <w:t>Utente</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18216336" w14:textId="77777777" w:rsidR="002075C3" w:rsidRPr="0083160D" w:rsidRDefault="002075C3">
            <w:pPr>
              <w:spacing w:line="256" w:lineRule="auto"/>
              <w:jc w:val="center"/>
              <w:rPr>
                <w:rFonts w:ascii="Calibri" w:hAnsi="Calibri" w:cs="Calibri"/>
              </w:rPr>
            </w:pPr>
            <w:r w:rsidRPr="0083160D">
              <w:rPr>
                <w:rFonts w:ascii="Calibri" w:hAnsi="Calibri" w:cs="Calibri"/>
              </w:rPr>
              <w:t>Sistema</w:t>
            </w:r>
          </w:p>
        </w:tc>
      </w:tr>
      <w:tr w:rsidR="002075C3" w:rsidRPr="00BC6E10" w14:paraId="61F48970" w14:textId="77777777" w:rsidTr="00A506B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01271531" w14:textId="77777777" w:rsidR="002075C3" w:rsidRPr="0083160D" w:rsidRDefault="002075C3">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5364A3CF" w14:textId="1AD32311" w:rsidR="002075C3" w:rsidRPr="0083160D" w:rsidRDefault="002075C3" w:rsidP="00B029F8">
            <w:pPr>
              <w:spacing w:line="256" w:lineRule="auto"/>
              <w:ind w:left="720"/>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3FD27FE9" w14:textId="77777777" w:rsidR="00B029F8" w:rsidRPr="00B029F8" w:rsidRDefault="00B029F8" w:rsidP="00B029F8">
            <w:pPr>
              <w:numPr>
                <w:ilvl w:val="0"/>
                <w:numId w:val="30"/>
              </w:numPr>
              <w:spacing w:line="256" w:lineRule="auto"/>
              <w:rPr>
                <w:rFonts w:ascii="Calibri" w:hAnsi="Calibri" w:cs="Calibri"/>
              </w:rPr>
            </w:pPr>
            <w:r w:rsidRPr="00B029F8">
              <w:rPr>
                <w:rFonts w:ascii="Calibri" w:hAnsi="Calibri" w:cs="Calibri"/>
              </w:rPr>
              <w:t xml:space="preserve">Il sistema mostra il </w:t>
            </w:r>
            <w:proofErr w:type="spellStart"/>
            <w:r w:rsidRPr="00B029F8">
              <w:rPr>
                <w:rFonts w:ascii="Calibri" w:hAnsi="Calibri" w:cs="Calibri"/>
              </w:rPr>
              <w:t>form</w:t>
            </w:r>
            <w:proofErr w:type="spellEnd"/>
            <w:r w:rsidRPr="00B029F8">
              <w:rPr>
                <w:rFonts w:ascii="Calibri" w:hAnsi="Calibri" w:cs="Calibri"/>
              </w:rPr>
              <w:t xml:space="preserve"> di registrazione</w:t>
            </w:r>
          </w:p>
          <w:p w14:paraId="56ED2014" w14:textId="7CDAEC75" w:rsidR="002075C3" w:rsidRPr="0083160D" w:rsidRDefault="00B029F8" w:rsidP="00B029F8">
            <w:pPr>
              <w:spacing w:line="256" w:lineRule="auto"/>
              <w:rPr>
                <w:rFonts w:ascii="Calibri" w:hAnsi="Calibri" w:cs="Calibri"/>
              </w:rPr>
            </w:pPr>
            <w:r w:rsidRPr="00B029F8">
              <w:rPr>
                <w:rFonts w:ascii="Calibri" w:hAnsi="Calibri" w:cs="Calibri"/>
              </w:rPr>
              <w:t xml:space="preserve">Il sistema mostra dei messaggi d’errore nei campi che contengono dati non formattati correttamente (Vedi tabella </w:t>
            </w:r>
            <w:r w:rsidR="00C25E5A">
              <w:rPr>
                <w:rFonts w:ascii="Calibri" w:hAnsi="Calibri" w:cs="Calibri"/>
              </w:rPr>
              <w:t>8</w:t>
            </w:r>
            <w:r w:rsidRPr="00B029F8">
              <w:rPr>
                <w:rFonts w:ascii="Calibri" w:hAnsi="Calibri" w:cs="Calibri"/>
              </w:rPr>
              <w:t>.1.1)</w:t>
            </w:r>
          </w:p>
        </w:tc>
      </w:tr>
      <w:tr w:rsidR="002075C3" w:rsidRPr="00BC6E10" w14:paraId="26D78A3A"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56554A7F" w14:textId="77777777" w:rsidR="002075C3" w:rsidRPr="0083160D" w:rsidRDefault="002075C3">
            <w:pPr>
              <w:spacing w:line="256" w:lineRule="auto"/>
              <w:rPr>
                <w:rFonts w:ascii="Calibri" w:hAnsi="Calibri" w:cs="Calibri"/>
              </w:rPr>
            </w:pPr>
            <w:r w:rsidRPr="0083160D">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2117BDC2" w14:textId="77777777" w:rsidR="002075C3" w:rsidRPr="0083160D" w:rsidRDefault="002075C3">
            <w:pPr>
              <w:spacing w:line="256" w:lineRule="auto"/>
              <w:rPr>
                <w:rFonts w:ascii="Calibri" w:hAnsi="Calibri" w:cs="Calibri"/>
              </w:rPr>
            </w:pPr>
          </w:p>
        </w:tc>
      </w:tr>
      <w:tr w:rsidR="002075C3" w:rsidRPr="00BC6E10" w14:paraId="7AAF102B"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35DEA93D" w14:textId="77777777" w:rsidR="002075C3" w:rsidRPr="0083160D" w:rsidRDefault="002075C3">
            <w:pPr>
              <w:spacing w:line="256" w:lineRule="auto"/>
              <w:rPr>
                <w:rFonts w:ascii="Calibri" w:hAnsi="Calibri" w:cs="Calibri"/>
              </w:rPr>
            </w:pPr>
            <w:r w:rsidRPr="0083160D">
              <w:rPr>
                <w:rFonts w:ascii="Calibri" w:hAnsi="Calibri" w:cs="Calibri"/>
              </w:rPr>
              <w:t xml:space="preserve">Exit </w:t>
            </w:r>
            <w:proofErr w:type="spellStart"/>
            <w:r w:rsidRPr="0083160D">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3A0F5EA7" w14:textId="32F126B0" w:rsidR="002075C3" w:rsidRPr="0083160D" w:rsidRDefault="002075C3">
            <w:pPr>
              <w:spacing w:line="256" w:lineRule="auto"/>
              <w:rPr>
                <w:rFonts w:ascii="Calibri" w:hAnsi="Calibri" w:cs="Calibri"/>
              </w:rPr>
            </w:pPr>
            <w:r>
              <w:rPr>
                <w:rFonts w:ascii="Calibri" w:hAnsi="Calibri" w:cs="Calibri"/>
              </w:rPr>
              <w:t>L’utente si trova nella pagina d</w:t>
            </w:r>
            <w:r w:rsidR="00F64E1C">
              <w:rPr>
                <w:rFonts w:ascii="Calibri" w:hAnsi="Calibri" w:cs="Calibri"/>
              </w:rPr>
              <w:t>i errore</w:t>
            </w:r>
          </w:p>
        </w:tc>
      </w:tr>
    </w:tbl>
    <w:p w14:paraId="183336A7" w14:textId="77777777" w:rsidR="0055197C" w:rsidRDefault="0055197C" w:rsidP="00B46471">
      <w:pPr>
        <w:rPr>
          <w:sz w:val="32"/>
          <w:szCs w:val="32"/>
        </w:rPr>
      </w:pPr>
    </w:p>
    <w:p w14:paraId="5E466F1A" w14:textId="30BBAB3C" w:rsidR="00C25E5A" w:rsidRPr="0083160D" w:rsidRDefault="00C25E5A" w:rsidP="00C25E5A">
      <w:pPr>
        <w:rPr>
          <w:rFonts w:ascii="Calibri" w:hAnsi="Calibri" w:cs="Calibri"/>
        </w:rPr>
      </w:pPr>
      <w:r w:rsidRPr="0083160D">
        <w:rPr>
          <w:rFonts w:ascii="Calibri" w:hAnsi="Calibri" w:cs="Calibri"/>
        </w:rPr>
        <w:t>Caso d’Uso</w:t>
      </w:r>
      <w:r>
        <w:rPr>
          <w:rFonts w:ascii="Calibri" w:hAnsi="Calibri" w:cs="Calibri"/>
        </w:rPr>
        <w:t xml:space="preserve"> 8.1.1</w:t>
      </w:r>
      <w:r w:rsidRPr="0083160D">
        <w:rPr>
          <w:rFonts w:ascii="Calibri" w:hAnsi="Calibri" w:cs="Calibri"/>
        </w:rPr>
        <w:t xml:space="preserve">: </w:t>
      </w:r>
      <w:r w:rsidR="002C76FC" w:rsidRPr="002C76FC">
        <w:rPr>
          <w:rFonts w:ascii="Calibri" w:hAnsi="Calibri" w:cs="Calibri"/>
        </w:rPr>
        <w:t>formati e messaggi d’errore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08"/>
        <w:gridCol w:w="3209"/>
        <w:gridCol w:w="3210"/>
      </w:tblGrid>
      <w:tr w:rsidR="00920033" w:rsidRPr="00BC6E10" w14:paraId="33A9B71D" w14:textId="77777777" w:rsidTr="00A506B6">
        <w:tc>
          <w:tcPr>
            <w:tcW w:w="3209" w:type="dxa"/>
            <w:tcBorders>
              <w:top w:val="single" w:sz="4" w:space="0" w:color="auto"/>
              <w:left w:val="single" w:sz="4" w:space="0" w:color="auto"/>
              <w:bottom w:val="single" w:sz="4" w:space="0" w:color="auto"/>
              <w:right w:val="single" w:sz="4" w:space="0" w:color="auto"/>
            </w:tcBorders>
            <w:shd w:val="clear" w:color="auto" w:fill="FF0000"/>
            <w:hideMark/>
          </w:tcPr>
          <w:p w14:paraId="1CEC00AF" w14:textId="77777777" w:rsidR="00920033" w:rsidRPr="00920033" w:rsidRDefault="00920033">
            <w:pPr>
              <w:rPr>
                <w:rFonts w:ascii="Calibri" w:hAnsi="Calibri" w:cs="Calibri"/>
              </w:rPr>
            </w:pPr>
            <w:r w:rsidRPr="00920033">
              <w:rPr>
                <w:rFonts w:ascii="Calibri" w:hAnsi="Calibri" w:cs="Calibri"/>
              </w:rPr>
              <w:t>Campo</w:t>
            </w:r>
          </w:p>
        </w:tc>
        <w:tc>
          <w:tcPr>
            <w:tcW w:w="3209" w:type="dxa"/>
            <w:tcBorders>
              <w:top w:val="single" w:sz="4" w:space="0" w:color="auto"/>
              <w:left w:val="single" w:sz="4" w:space="0" w:color="auto"/>
              <w:bottom w:val="single" w:sz="4" w:space="0" w:color="auto"/>
              <w:right w:val="single" w:sz="4" w:space="0" w:color="auto"/>
            </w:tcBorders>
            <w:shd w:val="clear" w:color="auto" w:fill="FF0000"/>
            <w:hideMark/>
          </w:tcPr>
          <w:p w14:paraId="24E2EE67" w14:textId="77777777" w:rsidR="00920033" w:rsidRPr="00920033" w:rsidRDefault="00920033">
            <w:pPr>
              <w:rPr>
                <w:rFonts w:ascii="Calibri" w:hAnsi="Calibri" w:cs="Calibri"/>
              </w:rPr>
            </w:pPr>
            <w:r w:rsidRPr="00920033">
              <w:rPr>
                <w:rFonts w:ascii="Calibri" w:hAnsi="Calibri" w:cs="Calibri"/>
              </w:rPr>
              <w:t>Formato</w:t>
            </w:r>
          </w:p>
        </w:tc>
        <w:tc>
          <w:tcPr>
            <w:tcW w:w="3210" w:type="dxa"/>
            <w:tcBorders>
              <w:top w:val="single" w:sz="4" w:space="0" w:color="auto"/>
              <w:left w:val="single" w:sz="4" w:space="0" w:color="auto"/>
              <w:bottom w:val="single" w:sz="4" w:space="0" w:color="auto"/>
              <w:right w:val="single" w:sz="4" w:space="0" w:color="auto"/>
            </w:tcBorders>
            <w:shd w:val="clear" w:color="auto" w:fill="FF0000"/>
            <w:hideMark/>
          </w:tcPr>
          <w:p w14:paraId="30E09B11" w14:textId="77777777" w:rsidR="00920033" w:rsidRPr="00920033" w:rsidRDefault="00920033">
            <w:pPr>
              <w:rPr>
                <w:rFonts w:ascii="Calibri" w:hAnsi="Calibri" w:cs="Calibri"/>
              </w:rPr>
            </w:pPr>
            <w:r w:rsidRPr="00920033">
              <w:rPr>
                <w:rFonts w:ascii="Calibri" w:hAnsi="Calibri" w:cs="Calibri"/>
              </w:rPr>
              <w:t>Messaggio d’errore</w:t>
            </w:r>
          </w:p>
        </w:tc>
      </w:tr>
      <w:tr w:rsidR="00920033" w:rsidRPr="00BC6E10" w14:paraId="51CD414B" w14:textId="77777777" w:rsidTr="00A506B6">
        <w:tc>
          <w:tcPr>
            <w:tcW w:w="3209" w:type="dxa"/>
            <w:tcBorders>
              <w:top w:val="single" w:sz="4" w:space="0" w:color="auto"/>
              <w:left w:val="single" w:sz="4" w:space="0" w:color="auto"/>
              <w:bottom w:val="single" w:sz="4" w:space="0" w:color="auto"/>
              <w:right w:val="single" w:sz="4" w:space="0" w:color="auto"/>
            </w:tcBorders>
            <w:shd w:val="clear" w:color="auto" w:fill="FF0000"/>
            <w:hideMark/>
          </w:tcPr>
          <w:p w14:paraId="10E2A882" w14:textId="77777777" w:rsidR="00920033" w:rsidRPr="00920033" w:rsidRDefault="00920033">
            <w:pPr>
              <w:rPr>
                <w:rFonts w:ascii="Calibri" w:hAnsi="Calibri" w:cs="Calibri"/>
              </w:rPr>
            </w:pPr>
            <w:r w:rsidRPr="00920033">
              <w:rPr>
                <w:rFonts w:ascii="Calibri" w:hAnsi="Calibri" w:cs="Calibri"/>
              </w:rPr>
              <w:t>E-mail</w:t>
            </w:r>
          </w:p>
        </w:tc>
        <w:tc>
          <w:tcPr>
            <w:tcW w:w="3209" w:type="dxa"/>
            <w:tcBorders>
              <w:top w:val="single" w:sz="4" w:space="0" w:color="auto"/>
              <w:left w:val="single" w:sz="4" w:space="0" w:color="auto"/>
              <w:bottom w:val="single" w:sz="4" w:space="0" w:color="auto"/>
              <w:right w:val="single" w:sz="4" w:space="0" w:color="auto"/>
            </w:tcBorders>
            <w:shd w:val="clear" w:color="auto" w:fill="auto"/>
            <w:hideMark/>
          </w:tcPr>
          <w:p w14:paraId="626735F4" w14:textId="447266C8" w:rsidR="00920033" w:rsidRPr="00920033" w:rsidRDefault="00096E30">
            <w:pPr>
              <w:rPr>
                <w:rFonts w:ascii="Calibri" w:hAnsi="Calibri" w:cs="Calibri"/>
              </w:rPr>
            </w:pPr>
            <w:hyperlink r:id="rId33" w:history="1">
              <w:r w:rsidR="00920033" w:rsidRPr="00920033">
                <w:rPr>
                  <w:rStyle w:val="Collegamentoipertestuale"/>
                  <w:rFonts w:ascii="Calibri" w:hAnsi="Calibri" w:cs="Calibri"/>
                </w:rPr>
                <w:t>***@**.**</w:t>
              </w:r>
            </w:hyperlink>
            <w:r w:rsidR="00920033" w:rsidRPr="00920033">
              <w:rPr>
                <w:rFonts w:ascii="Calibri" w:hAnsi="Calibri" w:cs="Calibri"/>
              </w:rPr>
              <w:t xml:space="preserve"> </w:t>
            </w:r>
            <w:r w:rsidR="009658A6">
              <w:rPr>
                <w:rFonts w:ascii="Calibri" w:hAnsi="Calibri" w:cs="Calibri"/>
              </w:rPr>
              <w:t>-</w:t>
            </w:r>
            <w:r w:rsidR="00920033" w:rsidRPr="00920033">
              <w:rPr>
                <w:rFonts w:ascii="Calibri" w:hAnsi="Calibri" w:cs="Calibri"/>
              </w:rPr>
              <w:t xml:space="preserve"> non vuoto</w:t>
            </w:r>
          </w:p>
        </w:tc>
        <w:tc>
          <w:tcPr>
            <w:tcW w:w="3210" w:type="dxa"/>
            <w:tcBorders>
              <w:top w:val="single" w:sz="4" w:space="0" w:color="auto"/>
              <w:left w:val="single" w:sz="4" w:space="0" w:color="auto"/>
              <w:bottom w:val="single" w:sz="4" w:space="0" w:color="auto"/>
              <w:right w:val="single" w:sz="4" w:space="0" w:color="auto"/>
            </w:tcBorders>
            <w:shd w:val="clear" w:color="auto" w:fill="auto"/>
            <w:hideMark/>
          </w:tcPr>
          <w:p w14:paraId="2C8DAA5B" w14:textId="77777777" w:rsidR="00920033" w:rsidRPr="00920033" w:rsidRDefault="00920033">
            <w:pPr>
              <w:rPr>
                <w:rFonts w:ascii="Calibri" w:hAnsi="Calibri" w:cs="Calibri"/>
              </w:rPr>
            </w:pPr>
            <w:r w:rsidRPr="00920033">
              <w:rPr>
                <w:rFonts w:ascii="Calibri" w:hAnsi="Calibri" w:cs="Calibri"/>
              </w:rPr>
              <w:t>E-mail non formattata correttamente</w:t>
            </w:r>
          </w:p>
        </w:tc>
      </w:tr>
      <w:tr w:rsidR="00920033" w:rsidRPr="00BC6E10" w14:paraId="310E1E48" w14:textId="77777777" w:rsidTr="00A506B6">
        <w:tc>
          <w:tcPr>
            <w:tcW w:w="3209" w:type="dxa"/>
            <w:tcBorders>
              <w:top w:val="single" w:sz="4" w:space="0" w:color="auto"/>
              <w:left w:val="single" w:sz="4" w:space="0" w:color="auto"/>
              <w:bottom w:val="single" w:sz="4" w:space="0" w:color="auto"/>
              <w:right w:val="single" w:sz="4" w:space="0" w:color="auto"/>
            </w:tcBorders>
            <w:shd w:val="clear" w:color="auto" w:fill="FF0000"/>
            <w:hideMark/>
          </w:tcPr>
          <w:p w14:paraId="4A4ECB16" w14:textId="77777777" w:rsidR="00920033" w:rsidRPr="00920033" w:rsidRDefault="00920033">
            <w:pPr>
              <w:rPr>
                <w:rFonts w:ascii="Calibri" w:hAnsi="Calibri" w:cs="Calibri"/>
              </w:rPr>
            </w:pPr>
            <w:r w:rsidRPr="00920033">
              <w:rPr>
                <w:rFonts w:ascii="Calibri" w:hAnsi="Calibri" w:cs="Calibri"/>
              </w:rPr>
              <w:t>Password</w:t>
            </w:r>
          </w:p>
        </w:tc>
        <w:tc>
          <w:tcPr>
            <w:tcW w:w="3209" w:type="dxa"/>
            <w:tcBorders>
              <w:top w:val="single" w:sz="4" w:space="0" w:color="auto"/>
              <w:left w:val="single" w:sz="4" w:space="0" w:color="auto"/>
              <w:bottom w:val="single" w:sz="4" w:space="0" w:color="auto"/>
              <w:right w:val="single" w:sz="4" w:space="0" w:color="auto"/>
            </w:tcBorders>
            <w:shd w:val="clear" w:color="auto" w:fill="auto"/>
            <w:hideMark/>
          </w:tcPr>
          <w:p w14:paraId="4BD1F9F6" w14:textId="1DFF0B6A" w:rsidR="00920033" w:rsidRPr="00920033" w:rsidRDefault="00920033">
            <w:pPr>
              <w:rPr>
                <w:rFonts w:ascii="Calibri" w:hAnsi="Calibri" w:cs="Calibri"/>
              </w:rPr>
            </w:pPr>
            <w:r w:rsidRPr="00920033">
              <w:rPr>
                <w:rFonts w:ascii="Calibri" w:hAnsi="Calibri" w:cs="Calibri"/>
              </w:rPr>
              <w:t>Deve avere almeno dieci caratteri</w:t>
            </w:r>
            <w:r w:rsidR="009658A6">
              <w:rPr>
                <w:rFonts w:ascii="Calibri" w:hAnsi="Calibri" w:cs="Calibri"/>
              </w:rPr>
              <w:t>;</w:t>
            </w:r>
            <w:r w:rsidRPr="00920033">
              <w:rPr>
                <w:rFonts w:ascii="Calibri" w:hAnsi="Calibri" w:cs="Calibri"/>
              </w:rPr>
              <w:t xml:space="preserve"> non vuoto</w:t>
            </w:r>
          </w:p>
        </w:tc>
        <w:tc>
          <w:tcPr>
            <w:tcW w:w="3210" w:type="dxa"/>
            <w:tcBorders>
              <w:top w:val="single" w:sz="4" w:space="0" w:color="auto"/>
              <w:left w:val="single" w:sz="4" w:space="0" w:color="auto"/>
              <w:bottom w:val="single" w:sz="4" w:space="0" w:color="auto"/>
              <w:right w:val="single" w:sz="4" w:space="0" w:color="auto"/>
            </w:tcBorders>
            <w:shd w:val="clear" w:color="auto" w:fill="auto"/>
            <w:hideMark/>
          </w:tcPr>
          <w:p w14:paraId="516F2C95" w14:textId="77777777" w:rsidR="00920033" w:rsidRPr="00920033" w:rsidRDefault="00920033">
            <w:pPr>
              <w:rPr>
                <w:rFonts w:ascii="Calibri" w:hAnsi="Calibri" w:cs="Calibri"/>
              </w:rPr>
            </w:pPr>
            <w:r w:rsidRPr="00920033">
              <w:rPr>
                <w:rFonts w:ascii="Calibri" w:hAnsi="Calibri" w:cs="Calibri"/>
              </w:rPr>
              <w:t>La password deve contenere almeno dieci caratteri</w:t>
            </w:r>
          </w:p>
        </w:tc>
      </w:tr>
      <w:tr w:rsidR="00920033" w:rsidRPr="00BC6E10" w14:paraId="50C41C9A" w14:textId="77777777" w:rsidTr="00A506B6">
        <w:tc>
          <w:tcPr>
            <w:tcW w:w="3209" w:type="dxa"/>
            <w:tcBorders>
              <w:top w:val="single" w:sz="4" w:space="0" w:color="auto"/>
              <w:left w:val="single" w:sz="4" w:space="0" w:color="auto"/>
              <w:bottom w:val="single" w:sz="4" w:space="0" w:color="auto"/>
              <w:right w:val="single" w:sz="4" w:space="0" w:color="auto"/>
            </w:tcBorders>
            <w:shd w:val="clear" w:color="auto" w:fill="FF0000"/>
            <w:hideMark/>
          </w:tcPr>
          <w:p w14:paraId="05AC74F2" w14:textId="77777777" w:rsidR="00920033" w:rsidRPr="00920033" w:rsidRDefault="00920033">
            <w:pPr>
              <w:rPr>
                <w:rFonts w:ascii="Calibri" w:hAnsi="Calibri" w:cs="Calibri"/>
              </w:rPr>
            </w:pPr>
            <w:r w:rsidRPr="00920033">
              <w:rPr>
                <w:rFonts w:ascii="Calibri" w:hAnsi="Calibri" w:cs="Calibri"/>
              </w:rPr>
              <w:t>Nome</w:t>
            </w:r>
          </w:p>
        </w:tc>
        <w:tc>
          <w:tcPr>
            <w:tcW w:w="3209" w:type="dxa"/>
            <w:tcBorders>
              <w:top w:val="single" w:sz="4" w:space="0" w:color="auto"/>
              <w:left w:val="single" w:sz="4" w:space="0" w:color="auto"/>
              <w:bottom w:val="single" w:sz="4" w:space="0" w:color="auto"/>
              <w:right w:val="single" w:sz="4" w:space="0" w:color="auto"/>
            </w:tcBorders>
            <w:shd w:val="clear" w:color="auto" w:fill="auto"/>
            <w:hideMark/>
          </w:tcPr>
          <w:p w14:paraId="440F11A6" w14:textId="77777777" w:rsidR="00920033" w:rsidRPr="00920033" w:rsidRDefault="00920033">
            <w:pPr>
              <w:rPr>
                <w:rFonts w:ascii="Calibri" w:hAnsi="Calibri" w:cs="Calibri"/>
              </w:rPr>
            </w:pPr>
            <w:r w:rsidRPr="00920033">
              <w:rPr>
                <w:rFonts w:ascii="Calibri" w:hAnsi="Calibri" w:cs="Calibri"/>
              </w:rPr>
              <w:t>Non vuoto</w:t>
            </w:r>
          </w:p>
        </w:tc>
        <w:tc>
          <w:tcPr>
            <w:tcW w:w="3210" w:type="dxa"/>
            <w:tcBorders>
              <w:top w:val="single" w:sz="4" w:space="0" w:color="auto"/>
              <w:left w:val="single" w:sz="4" w:space="0" w:color="auto"/>
              <w:bottom w:val="single" w:sz="4" w:space="0" w:color="auto"/>
              <w:right w:val="single" w:sz="4" w:space="0" w:color="auto"/>
            </w:tcBorders>
            <w:shd w:val="clear" w:color="auto" w:fill="auto"/>
            <w:hideMark/>
          </w:tcPr>
          <w:p w14:paraId="1124EDD1" w14:textId="77777777" w:rsidR="00920033" w:rsidRPr="00920033" w:rsidRDefault="00920033">
            <w:pPr>
              <w:rPr>
                <w:rFonts w:ascii="Calibri" w:hAnsi="Calibri" w:cs="Calibri"/>
              </w:rPr>
            </w:pPr>
            <w:r w:rsidRPr="00920033">
              <w:rPr>
                <w:rFonts w:ascii="Calibri" w:hAnsi="Calibri" w:cs="Calibri"/>
              </w:rPr>
              <w:t>Il nome non può essere vuoto</w:t>
            </w:r>
          </w:p>
        </w:tc>
      </w:tr>
      <w:tr w:rsidR="00920033" w:rsidRPr="00BC6E10" w14:paraId="01F860F0" w14:textId="77777777" w:rsidTr="00A506B6">
        <w:tc>
          <w:tcPr>
            <w:tcW w:w="3209" w:type="dxa"/>
            <w:tcBorders>
              <w:top w:val="single" w:sz="4" w:space="0" w:color="auto"/>
              <w:left w:val="single" w:sz="4" w:space="0" w:color="auto"/>
              <w:bottom w:val="single" w:sz="4" w:space="0" w:color="auto"/>
              <w:right w:val="single" w:sz="4" w:space="0" w:color="auto"/>
            </w:tcBorders>
            <w:shd w:val="clear" w:color="auto" w:fill="FF0000"/>
            <w:hideMark/>
          </w:tcPr>
          <w:p w14:paraId="0E8A2A32" w14:textId="77777777" w:rsidR="00920033" w:rsidRPr="00920033" w:rsidRDefault="00920033">
            <w:pPr>
              <w:rPr>
                <w:rFonts w:ascii="Calibri" w:hAnsi="Calibri" w:cs="Calibri"/>
              </w:rPr>
            </w:pPr>
            <w:r w:rsidRPr="00920033">
              <w:rPr>
                <w:rFonts w:ascii="Calibri" w:hAnsi="Calibri" w:cs="Calibri"/>
              </w:rPr>
              <w:t>Cognome</w:t>
            </w:r>
          </w:p>
        </w:tc>
        <w:tc>
          <w:tcPr>
            <w:tcW w:w="3209" w:type="dxa"/>
            <w:tcBorders>
              <w:top w:val="single" w:sz="4" w:space="0" w:color="auto"/>
              <w:left w:val="single" w:sz="4" w:space="0" w:color="auto"/>
              <w:bottom w:val="single" w:sz="4" w:space="0" w:color="auto"/>
              <w:right w:val="single" w:sz="4" w:space="0" w:color="auto"/>
            </w:tcBorders>
            <w:shd w:val="clear" w:color="auto" w:fill="auto"/>
            <w:hideMark/>
          </w:tcPr>
          <w:p w14:paraId="6581895E" w14:textId="77777777" w:rsidR="00920033" w:rsidRPr="00920033" w:rsidRDefault="00920033">
            <w:pPr>
              <w:rPr>
                <w:rFonts w:ascii="Calibri" w:hAnsi="Calibri" w:cs="Calibri"/>
              </w:rPr>
            </w:pPr>
            <w:r w:rsidRPr="00920033">
              <w:rPr>
                <w:rFonts w:ascii="Calibri" w:hAnsi="Calibri" w:cs="Calibri"/>
              </w:rPr>
              <w:t>Non vuoto</w:t>
            </w:r>
          </w:p>
        </w:tc>
        <w:tc>
          <w:tcPr>
            <w:tcW w:w="3210" w:type="dxa"/>
            <w:tcBorders>
              <w:top w:val="single" w:sz="4" w:space="0" w:color="auto"/>
              <w:left w:val="single" w:sz="4" w:space="0" w:color="auto"/>
              <w:bottom w:val="single" w:sz="4" w:space="0" w:color="auto"/>
              <w:right w:val="single" w:sz="4" w:space="0" w:color="auto"/>
            </w:tcBorders>
            <w:shd w:val="clear" w:color="auto" w:fill="auto"/>
            <w:hideMark/>
          </w:tcPr>
          <w:p w14:paraId="357FC6BF" w14:textId="77777777" w:rsidR="00920033" w:rsidRPr="00920033" w:rsidRDefault="00920033">
            <w:pPr>
              <w:rPr>
                <w:rFonts w:ascii="Calibri" w:hAnsi="Calibri" w:cs="Calibri"/>
              </w:rPr>
            </w:pPr>
            <w:r w:rsidRPr="00920033">
              <w:rPr>
                <w:rFonts w:ascii="Calibri" w:hAnsi="Calibri" w:cs="Calibri"/>
              </w:rPr>
              <w:t>Il cognome non può essere vuoto</w:t>
            </w:r>
          </w:p>
        </w:tc>
      </w:tr>
      <w:tr w:rsidR="00920033" w:rsidRPr="00BC6E10" w14:paraId="7894B859" w14:textId="77777777" w:rsidTr="00A506B6">
        <w:tc>
          <w:tcPr>
            <w:tcW w:w="3209" w:type="dxa"/>
            <w:tcBorders>
              <w:top w:val="single" w:sz="4" w:space="0" w:color="auto"/>
              <w:left w:val="single" w:sz="4" w:space="0" w:color="auto"/>
              <w:bottom w:val="single" w:sz="4" w:space="0" w:color="auto"/>
              <w:right w:val="single" w:sz="4" w:space="0" w:color="auto"/>
            </w:tcBorders>
            <w:shd w:val="clear" w:color="auto" w:fill="FF0000"/>
          </w:tcPr>
          <w:p w14:paraId="30AB789B" w14:textId="1EFA46BA" w:rsidR="00920033" w:rsidRPr="00920033" w:rsidRDefault="00CA2DA1">
            <w:pPr>
              <w:rPr>
                <w:rFonts w:ascii="Calibri" w:hAnsi="Calibri" w:cs="Calibri"/>
              </w:rPr>
            </w:pPr>
            <w:r>
              <w:rPr>
                <w:rFonts w:ascii="Calibri" w:hAnsi="Calibri" w:cs="Calibri"/>
              </w:rPr>
              <w:t>Nome Utente</w:t>
            </w:r>
          </w:p>
        </w:tc>
        <w:tc>
          <w:tcPr>
            <w:tcW w:w="3209" w:type="dxa"/>
            <w:tcBorders>
              <w:top w:val="single" w:sz="4" w:space="0" w:color="auto"/>
              <w:left w:val="single" w:sz="4" w:space="0" w:color="auto"/>
              <w:bottom w:val="single" w:sz="4" w:space="0" w:color="auto"/>
              <w:right w:val="single" w:sz="4" w:space="0" w:color="auto"/>
            </w:tcBorders>
            <w:shd w:val="clear" w:color="auto" w:fill="auto"/>
          </w:tcPr>
          <w:p w14:paraId="3D3EAC9A" w14:textId="77777777" w:rsidR="00920033" w:rsidRPr="00920033" w:rsidRDefault="00920033">
            <w:pPr>
              <w:rPr>
                <w:rFonts w:ascii="Calibri" w:hAnsi="Calibri" w:cs="Calibri"/>
              </w:rPr>
            </w:pPr>
            <w:r w:rsidRPr="00920033">
              <w:rPr>
                <w:rFonts w:ascii="Calibri" w:hAnsi="Calibri" w:cs="Calibri"/>
              </w:rPr>
              <w:t>Non vuoto</w:t>
            </w:r>
          </w:p>
        </w:tc>
        <w:tc>
          <w:tcPr>
            <w:tcW w:w="3210" w:type="dxa"/>
            <w:tcBorders>
              <w:top w:val="single" w:sz="4" w:space="0" w:color="auto"/>
              <w:left w:val="single" w:sz="4" w:space="0" w:color="auto"/>
              <w:bottom w:val="single" w:sz="4" w:space="0" w:color="auto"/>
              <w:right w:val="single" w:sz="4" w:space="0" w:color="auto"/>
            </w:tcBorders>
            <w:shd w:val="clear" w:color="auto" w:fill="auto"/>
          </w:tcPr>
          <w:p w14:paraId="287055B5" w14:textId="519A3601" w:rsidR="00920033" w:rsidRPr="00920033" w:rsidRDefault="00CA2DA1">
            <w:pPr>
              <w:rPr>
                <w:rFonts w:ascii="Calibri" w:hAnsi="Calibri" w:cs="Calibri"/>
              </w:rPr>
            </w:pPr>
            <w:r>
              <w:rPr>
                <w:rFonts w:ascii="Calibri" w:hAnsi="Calibri" w:cs="Calibri"/>
              </w:rPr>
              <w:t>Nome Utente</w:t>
            </w:r>
            <w:r w:rsidR="00920033" w:rsidRPr="00920033">
              <w:rPr>
                <w:rFonts w:ascii="Calibri" w:hAnsi="Calibri" w:cs="Calibri"/>
              </w:rPr>
              <w:t xml:space="preserve"> non può essere vuoto</w:t>
            </w:r>
          </w:p>
        </w:tc>
      </w:tr>
    </w:tbl>
    <w:p w14:paraId="5FB28287" w14:textId="77777777" w:rsidR="00C25E5A" w:rsidRDefault="00C25E5A" w:rsidP="00B46471">
      <w:pPr>
        <w:rPr>
          <w:sz w:val="32"/>
          <w:szCs w:val="32"/>
        </w:rPr>
      </w:pPr>
    </w:p>
    <w:p w14:paraId="5625D6F7" w14:textId="77777777" w:rsidR="00427EC0" w:rsidRDefault="00427EC0" w:rsidP="00B46471">
      <w:pPr>
        <w:rPr>
          <w:sz w:val="32"/>
          <w:szCs w:val="32"/>
        </w:rPr>
      </w:pPr>
    </w:p>
    <w:p w14:paraId="2347991B" w14:textId="77777777" w:rsidR="00427EC0" w:rsidRDefault="00427EC0" w:rsidP="00B46471">
      <w:pPr>
        <w:rPr>
          <w:sz w:val="32"/>
          <w:szCs w:val="32"/>
        </w:rPr>
      </w:pPr>
    </w:p>
    <w:p w14:paraId="242EB51F" w14:textId="77777777" w:rsidR="00427EC0" w:rsidRDefault="00427EC0" w:rsidP="00B46471">
      <w:pPr>
        <w:rPr>
          <w:sz w:val="32"/>
          <w:szCs w:val="32"/>
        </w:rPr>
      </w:pPr>
    </w:p>
    <w:p w14:paraId="777943CA" w14:textId="77777777" w:rsidR="00427EC0" w:rsidRDefault="00427EC0" w:rsidP="00B46471">
      <w:pPr>
        <w:rPr>
          <w:sz w:val="32"/>
          <w:szCs w:val="32"/>
        </w:rPr>
      </w:pPr>
    </w:p>
    <w:p w14:paraId="34FD1850" w14:textId="77777777" w:rsidR="00427EC0" w:rsidRDefault="00427EC0" w:rsidP="00B46471">
      <w:pPr>
        <w:rPr>
          <w:sz w:val="32"/>
          <w:szCs w:val="32"/>
        </w:rPr>
      </w:pPr>
    </w:p>
    <w:p w14:paraId="7F524922" w14:textId="77777777" w:rsidR="00427EC0" w:rsidRDefault="00427EC0" w:rsidP="00B46471">
      <w:pPr>
        <w:rPr>
          <w:sz w:val="32"/>
          <w:szCs w:val="32"/>
        </w:rPr>
      </w:pPr>
    </w:p>
    <w:p w14:paraId="4FC216F4" w14:textId="77777777" w:rsidR="00427EC0" w:rsidRDefault="00427EC0" w:rsidP="00B46471">
      <w:pPr>
        <w:rPr>
          <w:sz w:val="32"/>
          <w:szCs w:val="32"/>
        </w:rPr>
      </w:pPr>
    </w:p>
    <w:p w14:paraId="23CF3B1C" w14:textId="77777777" w:rsidR="00427EC0" w:rsidRDefault="00427EC0" w:rsidP="00B46471">
      <w:pPr>
        <w:rPr>
          <w:sz w:val="32"/>
          <w:szCs w:val="32"/>
        </w:rPr>
      </w:pPr>
    </w:p>
    <w:p w14:paraId="16C9F09B" w14:textId="77777777" w:rsidR="00427EC0" w:rsidRDefault="00427EC0" w:rsidP="00B46471">
      <w:pPr>
        <w:rPr>
          <w:sz w:val="32"/>
          <w:szCs w:val="32"/>
        </w:rPr>
      </w:pPr>
    </w:p>
    <w:p w14:paraId="56D01D71" w14:textId="77777777" w:rsidR="00427EC0" w:rsidRDefault="00427EC0" w:rsidP="00B46471">
      <w:pPr>
        <w:rPr>
          <w:sz w:val="32"/>
          <w:szCs w:val="32"/>
        </w:rPr>
      </w:pPr>
    </w:p>
    <w:p w14:paraId="67121446" w14:textId="4A158D93" w:rsidR="00DB0156" w:rsidRPr="00DB0156" w:rsidRDefault="00DB0156" w:rsidP="00DB0156">
      <w:pPr>
        <w:rPr>
          <w:rFonts w:ascii="Calibri" w:hAnsi="Calibri" w:cs="Calibri"/>
        </w:rPr>
      </w:pPr>
      <w:r w:rsidRPr="00DB0156">
        <w:rPr>
          <w:rFonts w:ascii="Calibri" w:hAnsi="Calibri" w:cs="Calibri"/>
        </w:rPr>
        <w:lastRenderedPageBreak/>
        <w:t xml:space="preserve">Caso d’uso </w:t>
      </w:r>
      <w:r>
        <w:rPr>
          <w:rFonts w:ascii="Calibri" w:hAnsi="Calibri" w:cs="Calibri"/>
        </w:rPr>
        <w:t>8</w:t>
      </w:r>
      <w:r w:rsidRPr="00DB0156">
        <w:rPr>
          <w:rFonts w:ascii="Calibri" w:hAnsi="Calibri" w:cs="Calibri"/>
        </w:rPr>
        <w:t>.2: E-mail esistente</w:t>
      </w:r>
    </w:p>
    <w:tbl>
      <w:tblPr>
        <w:tblW w:w="0" w:type="auto"/>
        <w:tblLook w:val="04A0" w:firstRow="1" w:lastRow="0" w:firstColumn="1" w:lastColumn="0" w:noHBand="0" w:noVBand="1"/>
      </w:tblPr>
      <w:tblGrid>
        <w:gridCol w:w="2971"/>
        <w:gridCol w:w="3328"/>
        <w:gridCol w:w="3328"/>
      </w:tblGrid>
      <w:tr w:rsidR="00DB0156" w:rsidRPr="00BC6E10" w14:paraId="651880A4" w14:textId="77777777" w:rsidTr="00427EC0">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3BA09CEB" w14:textId="77777777" w:rsidR="00DB0156" w:rsidRPr="00DB0156" w:rsidRDefault="00DB0156">
            <w:pPr>
              <w:spacing w:line="256" w:lineRule="auto"/>
              <w:rPr>
                <w:rFonts w:ascii="Calibri" w:hAnsi="Calibri" w:cs="Calibri"/>
              </w:rPr>
            </w:pPr>
            <w:r w:rsidRPr="00DB0156">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1BB0B4E5" w14:textId="0E47A6E5" w:rsidR="00DB0156" w:rsidRPr="00DB0156" w:rsidRDefault="00DB0156">
            <w:pPr>
              <w:spacing w:line="256" w:lineRule="auto"/>
              <w:rPr>
                <w:rFonts w:ascii="Calibri" w:hAnsi="Calibri" w:cs="Calibri"/>
              </w:rPr>
            </w:pPr>
            <w:r w:rsidRPr="00DB0156">
              <w:rPr>
                <w:rFonts w:ascii="Calibri" w:hAnsi="Calibri" w:cs="Calibri"/>
              </w:rPr>
              <w:t xml:space="preserve">UC </w:t>
            </w:r>
            <w:r w:rsidR="00DE597E">
              <w:rPr>
                <w:rFonts w:ascii="Calibri" w:hAnsi="Calibri" w:cs="Calibri"/>
              </w:rPr>
              <w:t>8</w:t>
            </w:r>
            <w:r w:rsidRPr="00DB0156">
              <w:rPr>
                <w:rFonts w:ascii="Calibri" w:hAnsi="Calibri" w:cs="Calibri"/>
              </w:rPr>
              <w:t>.2 – E-mail esistente</w:t>
            </w:r>
          </w:p>
        </w:tc>
      </w:tr>
      <w:tr w:rsidR="00DB0156" w:rsidRPr="00BC6E10" w14:paraId="49C21FE6" w14:textId="77777777" w:rsidTr="00427EC0">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780C1068" w14:textId="77777777" w:rsidR="00DB0156" w:rsidRPr="00DB0156" w:rsidRDefault="00DB0156">
            <w:pPr>
              <w:spacing w:line="256" w:lineRule="auto"/>
              <w:rPr>
                <w:rFonts w:ascii="Calibri" w:hAnsi="Calibri" w:cs="Calibri"/>
              </w:rPr>
            </w:pPr>
            <w:r w:rsidRPr="00DB0156">
              <w:rPr>
                <w:rFonts w:ascii="Calibri" w:hAnsi="Calibri" w:cs="Calibr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01DE5727" w14:textId="77777777" w:rsidR="00DB0156" w:rsidRPr="00DB0156" w:rsidRDefault="00DB0156">
            <w:pPr>
              <w:spacing w:line="256" w:lineRule="auto"/>
              <w:rPr>
                <w:rFonts w:ascii="Calibri" w:hAnsi="Calibri" w:cs="Calibri"/>
              </w:rPr>
            </w:pPr>
            <w:r w:rsidRPr="00DB0156">
              <w:rPr>
                <w:rFonts w:ascii="Calibri" w:hAnsi="Calibri" w:cs="Calibri"/>
              </w:rPr>
              <w:t>Utente</w:t>
            </w:r>
          </w:p>
        </w:tc>
      </w:tr>
      <w:tr w:rsidR="00DB0156" w:rsidRPr="00BC6E10" w14:paraId="65C62ADE" w14:textId="77777777" w:rsidTr="00427EC0">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374EA541" w14:textId="77777777" w:rsidR="00DB0156" w:rsidRPr="00DB0156" w:rsidRDefault="00DB0156">
            <w:pPr>
              <w:spacing w:line="256" w:lineRule="auto"/>
              <w:rPr>
                <w:rFonts w:ascii="Calibri" w:hAnsi="Calibri" w:cs="Calibri"/>
              </w:rPr>
            </w:pPr>
            <w:r w:rsidRPr="00DB0156">
              <w:rPr>
                <w:rFonts w:ascii="Calibri" w:hAnsi="Calibri" w:cs="Calibri"/>
              </w:rPr>
              <w:t xml:space="preserve">Entry </w:t>
            </w:r>
            <w:proofErr w:type="spellStart"/>
            <w:r w:rsidRPr="00DB0156">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5F269244" w14:textId="77777777" w:rsidR="00DB0156" w:rsidRPr="00DB0156" w:rsidRDefault="00DB0156">
            <w:pPr>
              <w:spacing w:line="256" w:lineRule="auto"/>
              <w:rPr>
                <w:rFonts w:ascii="Calibri" w:hAnsi="Calibri" w:cs="Calibri"/>
              </w:rPr>
            </w:pPr>
            <w:r w:rsidRPr="00DB0156">
              <w:rPr>
                <w:rFonts w:ascii="Calibri" w:hAnsi="Calibri" w:cs="Calibri"/>
              </w:rPr>
              <w:t>L’utente si trova nella pagina di registrazione e inserisce una mail già presente all’interno del database</w:t>
            </w:r>
          </w:p>
        </w:tc>
      </w:tr>
      <w:tr w:rsidR="00DB0156" w:rsidRPr="00BC6E10" w14:paraId="7F6C9502" w14:textId="77777777" w:rsidTr="00427EC0">
        <w:trPr>
          <w:trHeight w:val="135"/>
        </w:trPr>
        <w:tc>
          <w:tcPr>
            <w:tcW w:w="2971" w:type="dxa"/>
            <w:vMerge w:val="restart"/>
            <w:tcBorders>
              <w:top w:val="single" w:sz="4" w:space="0" w:color="auto"/>
              <w:left w:val="single" w:sz="4" w:space="0" w:color="auto"/>
              <w:bottom w:val="single" w:sz="4" w:space="0" w:color="auto"/>
              <w:right w:val="single" w:sz="4" w:space="0" w:color="auto"/>
            </w:tcBorders>
            <w:shd w:val="clear" w:color="auto" w:fill="FF0000"/>
            <w:hideMark/>
          </w:tcPr>
          <w:p w14:paraId="7E6783A0" w14:textId="77777777" w:rsidR="00DB0156" w:rsidRPr="00DB0156" w:rsidRDefault="00DB0156">
            <w:pPr>
              <w:spacing w:line="256" w:lineRule="auto"/>
              <w:rPr>
                <w:rFonts w:ascii="Calibri" w:hAnsi="Calibri" w:cs="Calibri"/>
              </w:rPr>
            </w:pPr>
            <w:r w:rsidRPr="00DB0156">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6431906D" w14:textId="77777777" w:rsidR="00DB0156" w:rsidRPr="00DB0156" w:rsidRDefault="00DB0156">
            <w:pPr>
              <w:spacing w:line="256" w:lineRule="auto"/>
              <w:jc w:val="center"/>
              <w:rPr>
                <w:rFonts w:ascii="Calibri" w:hAnsi="Calibri" w:cs="Calibri"/>
              </w:rPr>
            </w:pPr>
            <w:r w:rsidRPr="00DB0156">
              <w:rPr>
                <w:rFonts w:ascii="Calibri" w:hAnsi="Calibri" w:cs="Calibri"/>
              </w:rPr>
              <w:t>Utente</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5C7E96D0" w14:textId="77777777" w:rsidR="00DB0156" w:rsidRPr="00DB0156" w:rsidRDefault="00DB0156">
            <w:pPr>
              <w:spacing w:line="256" w:lineRule="auto"/>
              <w:jc w:val="center"/>
              <w:rPr>
                <w:rFonts w:ascii="Calibri" w:hAnsi="Calibri" w:cs="Calibri"/>
              </w:rPr>
            </w:pPr>
            <w:r w:rsidRPr="00DB0156">
              <w:rPr>
                <w:rFonts w:ascii="Calibri" w:hAnsi="Calibri" w:cs="Calibri"/>
              </w:rPr>
              <w:t>Sistema</w:t>
            </w:r>
          </w:p>
        </w:tc>
      </w:tr>
      <w:tr w:rsidR="00DB0156" w:rsidRPr="00BC6E10" w14:paraId="235FC8F9" w14:textId="77777777" w:rsidTr="00A506B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039D59B4" w14:textId="77777777" w:rsidR="00DB0156" w:rsidRPr="00DB0156" w:rsidRDefault="00DB0156">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4686F820" w14:textId="77777777" w:rsidR="00DB0156" w:rsidRPr="00DB0156" w:rsidRDefault="00DB0156">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42E9C422" w14:textId="008E495C" w:rsidR="00DB0156" w:rsidRPr="00DB0156" w:rsidRDefault="00DB0156" w:rsidP="00DB0156">
            <w:pPr>
              <w:numPr>
                <w:ilvl w:val="0"/>
                <w:numId w:val="31"/>
              </w:numPr>
              <w:spacing w:line="256" w:lineRule="auto"/>
              <w:rPr>
                <w:rFonts w:ascii="Calibri" w:hAnsi="Calibri" w:cs="Calibri"/>
              </w:rPr>
            </w:pPr>
            <w:r w:rsidRPr="00DB0156">
              <w:rPr>
                <w:rFonts w:ascii="Calibri" w:hAnsi="Calibri" w:cs="Calibri"/>
              </w:rPr>
              <w:t xml:space="preserve">Il sistema </w:t>
            </w:r>
            <w:r w:rsidR="00427EC0">
              <w:rPr>
                <w:rFonts w:ascii="Calibri" w:hAnsi="Calibri" w:cs="Calibri"/>
              </w:rPr>
              <w:t xml:space="preserve">riconosce che l’e-mail inserita è già usata per un altro </w:t>
            </w:r>
            <w:proofErr w:type="spellStart"/>
            <w:r w:rsidR="00427EC0">
              <w:rPr>
                <w:rFonts w:ascii="Calibri" w:hAnsi="Calibri" w:cs="Calibri"/>
              </w:rPr>
              <w:t>accunt</w:t>
            </w:r>
            <w:proofErr w:type="spellEnd"/>
          </w:p>
          <w:p w14:paraId="1D162465" w14:textId="5F63CC7A" w:rsidR="00DB0156" w:rsidRPr="00DB0156" w:rsidRDefault="00DB0156" w:rsidP="00DB0156">
            <w:pPr>
              <w:numPr>
                <w:ilvl w:val="0"/>
                <w:numId w:val="31"/>
              </w:numPr>
              <w:spacing w:line="256" w:lineRule="auto"/>
              <w:rPr>
                <w:rFonts w:ascii="Calibri" w:hAnsi="Calibri" w:cs="Calibri"/>
              </w:rPr>
            </w:pPr>
            <w:r w:rsidRPr="00DB0156">
              <w:rPr>
                <w:rFonts w:ascii="Calibri" w:hAnsi="Calibri" w:cs="Calibri"/>
              </w:rPr>
              <w:t xml:space="preserve">Il sistema </w:t>
            </w:r>
            <w:r w:rsidR="003936B8">
              <w:rPr>
                <w:rFonts w:ascii="Calibri" w:hAnsi="Calibri" w:cs="Calibri"/>
              </w:rPr>
              <w:t>ti reindirizza nella pagina e mostra l’errore</w:t>
            </w:r>
          </w:p>
          <w:p w14:paraId="757EFA93" w14:textId="77777777" w:rsidR="00DB0156" w:rsidRPr="00DB0156" w:rsidRDefault="00DB0156">
            <w:pPr>
              <w:spacing w:line="256" w:lineRule="auto"/>
              <w:ind w:left="720"/>
              <w:rPr>
                <w:rFonts w:ascii="Calibri" w:hAnsi="Calibri" w:cs="Calibri"/>
              </w:rPr>
            </w:pPr>
          </w:p>
        </w:tc>
      </w:tr>
      <w:tr w:rsidR="00DB0156" w:rsidRPr="00BC6E10" w14:paraId="19E77082" w14:textId="77777777" w:rsidTr="00427EC0">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2CADBDC4" w14:textId="77777777" w:rsidR="00DB0156" w:rsidRPr="00DB0156" w:rsidRDefault="00DB0156">
            <w:pPr>
              <w:spacing w:line="256" w:lineRule="auto"/>
              <w:rPr>
                <w:rFonts w:ascii="Calibri" w:hAnsi="Calibri" w:cs="Calibri"/>
              </w:rPr>
            </w:pPr>
            <w:r w:rsidRPr="00DB0156">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2055E2B8" w14:textId="77777777" w:rsidR="00DB0156" w:rsidRPr="00DB0156" w:rsidRDefault="00DB0156">
            <w:pPr>
              <w:spacing w:line="256" w:lineRule="auto"/>
              <w:rPr>
                <w:rFonts w:ascii="Calibri" w:hAnsi="Calibri" w:cs="Calibri"/>
              </w:rPr>
            </w:pPr>
          </w:p>
        </w:tc>
      </w:tr>
      <w:tr w:rsidR="00DB0156" w:rsidRPr="00BC6E10" w14:paraId="1EEBD900" w14:textId="77777777" w:rsidTr="00427EC0">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5ED3DF86" w14:textId="77777777" w:rsidR="00DB0156" w:rsidRPr="00DB0156" w:rsidRDefault="00DB0156">
            <w:pPr>
              <w:spacing w:line="256" w:lineRule="auto"/>
              <w:rPr>
                <w:rFonts w:ascii="Calibri" w:hAnsi="Calibri" w:cs="Calibri"/>
              </w:rPr>
            </w:pPr>
            <w:r w:rsidRPr="00DB0156">
              <w:rPr>
                <w:rFonts w:ascii="Calibri" w:hAnsi="Calibri" w:cs="Calibri"/>
              </w:rPr>
              <w:t xml:space="preserve">Exit </w:t>
            </w:r>
            <w:proofErr w:type="spellStart"/>
            <w:r w:rsidRPr="00DB0156">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01330FA5" w14:textId="77777777" w:rsidR="00DB0156" w:rsidRPr="00DB0156" w:rsidRDefault="00DB0156">
            <w:pPr>
              <w:spacing w:line="256" w:lineRule="auto"/>
              <w:rPr>
                <w:rFonts w:ascii="Calibri" w:hAnsi="Calibri" w:cs="Calibri"/>
              </w:rPr>
            </w:pPr>
            <w:r w:rsidRPr="00DB0156">
              <w:rPr>
                <w:rFonts w:ascii="Calibri" w:hAnsi="Calibri" w:cs="Calibri"/>
              </w:rPr>
              <w:t>L’utente si trova nella pagina di registrazione</w:t>
            </w:r>
          </w:p>
        </w:tc>
      </w:tr>
    </w:tbl>
    <w:p w14:paraId="55007996" w14:textId="77777777" w:rsidR="00427EC0" w:rsidRDefault="00427EC0" w:rsidP="003F31FD">
      <w:pPr>
        <w:rPr>
          <w:rFonts w:ascii="Calibri" w:hAnsi="Calibri" w:cs="Calibri"/>
        </w:rPr>
      </w:pPr>
    </w:p>
    <w:p w14:paraId="1D36BDD4" w14:textId="667FEEFE" w:rsidR="003F31FD" w:rsidRPr="003F31FD" w:rsidRDefault="003F31FD" w:rsidP="003F31FD">
      <w:pPr>
        <w:rPr>
          <w:rFonts w:ascii="Calibri" w:hAnsi="Calibri" w:cs="Calibri"/>
        </w:rPr>
      </w:pPr>
      <w:r w:rsidRPr="003F31FD">
        <w:rPr>
          <w:rFonts w:ascii="Calibri" w:hAnsi="Calibri" w:cs="Calibri"/>
        </w:rPr>
        <w:t xml:space="preserve">Caso d’Uso </w:t>
      </w:r>
      <w:r>
        <w:rPr>
          <w:rFonts w:ascii="Calibri" w:hAnsi="Calibri" w:cs="Calibri"/>
        </w:rPr>
        <w:t>9</w:t>
      </w:r>
      <w:r w:rsidRPr="003F31FD">
        <w:rPr>
          <w:rFonts w:ascii="Calibri" w:hAnsi="Calibri" w:cs="Calibri"/>
        </w:rPr>
        <w:t>: Login</w:t>
      </w:r>
    </w:p>
    <w:tbl>
      <w:tblPr>
        <w:tblW w:w="0" w:type="auto"/>
        <w:tblLook w:val="04A0" w:firstRow="1" w:lastRow="0" w:firstColumn="1" w:lastColumn="0" w:noHBand="0" w:noVBand="1"/>
      </w:tblPr>
      <w:tblGrid>
        <w:gridCol w:w="2971"/>
        <w:gridCol w:w="3328"/>
        <w:gridCol w:w="3328"/>
      </w:tblGrid>
      <w:tr w:rsidR="003F31FD" w:rsidRPr="00BC6E10" w14:paraId="5D9842D7"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581D2C6E" w14:textId="77777777" w:rsidR="003F31FD" w:rsidRPr="003F31FD" w:rsidRDefault="003F31FD">
            <w:pPr>
              <w:spacing w:line="256" w:lineRule="auto"/>
              <w:rPr>
                <w:rFonts w:ascii="Calibri" w:hAnsi="Calibri" w:cs="Calibri"/>
              </w:rPr>
            </w:pPr>
            <w:r w:rsidRPr="003F31FD">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723E5D90" w14:textId="64BEA46B" w:rsidR="003F31FD" w:rsidRPr="003F31FD" w:rsidRDefault="003F31FD">
            <w:pPr>
              <w:spacing w:line="256" w:lineRule="auto"/>
              <w:rPr>
                <w:rFonts w:ascii="Calibri" w:hAnsi="Calibri" w:cs="Calibri"/>
              </w:rPr>
            </w:pPr>
            <w:r w:rsidRPr="003F31FD">
              <w:rPr>
                <w:rFonts w:ascii="Calibri" w:hAnsi="Calibri" w:cs="Calibri"/>
              </w:rPr>
              <w:t xml:space="preserve">UC </w:t>
            </w:r>
            <w:r w:rsidR="004F4ECC">
              <w:rPr>
                <w:rFonts w:ascii="Calibri" w:hAnsi="Calibri" w:cs="Calibri"/>
              </w:rPr>
              <w:t>9</w:t>
            </w:r>
            <w:r w:rsidRPr="003F31FD">
              <w:rPr>
                <w:rFonts w:ascii="Calibri" w:hAnsi="Calibri" w:cs="Calibri"/>
              </w:rPr>
              <w:t xml:space="preserve"> – Login</w:t>
            </w:r>
          </w:p>
        </w:tc>
      </w:tr>
      <w:tr w:rsidR="003F31FD" w:rsidRPr="00BC6E10" w14:paraId="4F2910E2"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354910BE" w14:textId="77777777" w:rsidR="003F31FD" w:rsidRPr="003F31FD" w:rsidRDefault="003F31FD">
            <w:pPr>
              <w:spacing w:line="256" w:lineRule="auto"/>
              <w:rPr>
                <w:rFonts w:ascii="Calibri" w:hAnsi="Calibri" w:cs="Calibri"/>
              </w:rPr>
            </w:pPr>
            <w:r w:rsidRPr="003F31FD">
              <w:rPr>
                <w:rFonts w:ascii="Calibri" w:hAnsi="Calibri" w:cs="Calibri"/>
              </w:rPr>
              <w:t>Attori</w:t>
            </w:r>
          </w:p>
        </w:tc>
        <w:tc>
          <w:tcPr>
            <w:tcW w:w="6656" w:type="dxa"/>
            <w:gridSpan w:val="2"/>
            <w:tcBorders>
              <w:top w:val="single" w:sz="4" w:space="0" w:color="auto"/>
              <w:left w:val="single" w:sz="4" w:space="0" w:color="auto"/>
              <w:bottom w:val="single" w:sz="4" w:space="0" w:color="auto"/>
              <w:right w:val="single" w:sz="4" w:space="0" w:color="auto"/>
            </w:tcBorders>
            <w:hideMark/>
          </w:tcPr>
          <w:p w14:paraId="4F140C4F" w14:textId="77777777" w:rsidR="003F31FD" w:rsidRPr="003F31FD" w:rsidRDefault="003F31FD">
            <w:pPr>
              <w:spacing w:line="256" w:lineRule="auto"/>
              <w:rPr>
                <w:rFonts w:ascii="Calibri" w:hAnsi="Calibri" w:cs="Calibri"/>
              </w:rPr>
            </w:pPr>
            <w:r w:rsidRPr="003F31FD">
              <w:rPr>
                <w:rFonts w:ascii="Calibri" w:hAnsi="Calibri" w:cs="Calibri"/>
              </w:rPr>
              <w:t>Utente</w:t>
            </w:r>
          </w:p>
        </w:tc>
      </w:tr>
      <w:tr w:rsidR="003F31FD" w:rsidRPr="00BC6E10" w14:paraId="00CE7623"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7579944D" w14:textId="77777777" w:rsidR="003F31FD" w:rsidRPr="003F31FD" w:rsidRDefault="003F31FD">
            <w:pPr>
              <w:spacing w:line="256" w:lineRule="auto"/>
              <w:rPr>
                <w:rFonts w:ascii="Calibri" w:hAnsi="Calibri" w:cs="Calibri"/>
              </w:rPr>
            </w:pPr>
            <w:r w:rsidRPr="003F31FD">
              <w:rPr>
                <w:rFonts w:ascii="Calibri" w:hAnsi="Calibri" w:cs="Calibri"/>
              </w:rPr>
              <w:t xml:space="preserve">Entry </w:t>
            </w:r>
            <w:proofErr w:type="spellStart"/>
            <w:r w:rsidRPr="003F31FD">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543B44E2" w14:textId="3752E632" w:rsidR="003F31FD" w:rsidRPr="003F31FD" w:rsidRDefault="00585357">
            <w:pPr>
              <w:spacing w:line="256" w:lineRule="auto"/>
              <w:rPr>
                <w:rFonts w:ascii="Calibri" w:hAnsi="Calibri" w:cs="Calibri"/>
              </w:rPr>
            </w:pPr>
            <w:r w:rsidRPr="00585357">
              <w:rPr>
                <w:rFonts w:ascii="Calibri" w:hAnsi="Calibri" w:cs="Calibri"/>
              </w:rPr>
              <w:t>L’utente si trova su qualsiasi pagina del sito</w:t>
            </w:r>
          </w:p>
        </w:tc>
      </w:tr>
      <w:tr w:rsidR="003F31FD" w:rsidRPr="00BC6E10" w14:paraId="6C140BC8" w14:textId="77777777" w:rsidTr="00A506B6">
        <w:trPr>
          <w:trHeight w:val="135"/>
        </w:trPr>
        <w:tc>
          <w:tcPr>
            <w:tcW w:w="2972" w:type="dxa"/>
            <w:vMerge w:val="restart"/>
            <w:tcBorders>
              <w:top w:val="single" w:sz="4" w:space="0" w:color="auto"/>
              <w:left w:val="single" w:sz="4" w:space="0" w:color="auto"/>
              <w:bottom w:val="nil"/>
              <w:right w:val="single" w:sz="4" w:space="0" w:color="auto"/>
            </w:tcBorders>
            <w:shd w:val="clear" w:color="auto" w:fill="FF0000"/>
            <w:hideMark/>
          </w:tcPr>
          <w:p w14:paraId="0B96BCA3" w14:textId="77777777" w:rsidR="003F31FD" w:rsidRPr="003F31FD" w:rsidRDefault="003F31FD">
            <w:pPr>
              <w:spacing w:line="256" w:lineRule="auto"/>
              <w:rPr>
                <w:rFonts w:ascii="Calibri" w:hAnsi="Calibri" w:cs="Calibri"/>
              </w:rPr>
            </w:pPr>
            <w:r w:rsidRPr="003F31FD">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30CF7B3B" w14:textId="77777777" w:rsidR="003F31FD" w:rsidRPr="003F31FD" w:rsidRDefault="003F31FD">
            <w:pPr>
              <w:spacing w:line="256" w:lineRule="auto"/>
              <w:jc w:val="center"/>
              <w:rPr>
                <w:rFonts w:ascii="Calibri" w:hAnsi="Calibri" w:cs="Calibri"/>
              </w:rPr>
            </w:pPr>
            <w:r w:rsidRPr="003F31FD">
              <w:rPr>
                <w:rFonts w:ascii="Calibri" w:hAnsi="Calibri" w:cs="Calibri"/>
              </w:rPr>
              <w:t>Utente</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22B74663" w14:textId="77777777" w:rsidR="003F31FD" w:rsidRPr="003F31FD" w:rsidRDefault="003F31FD">
            <w:pPr>
              <w:spacing w:line="256" w:lineRule="auto"/>
              <w:jc w:val="center"/>
              <w:rPr>
                <w:rFonts w:ascii="Calibri" w:hAnsi="Calibri" w:cs="Calibri"/>
              </w:rPr>
            </w:pPr>
            <w:r w:rsidRPr="003F31FD">
              <w:rPr>
                <w:rFonts w:ascii="Calibri" w:hAnsi="Calibri" w:cs="Calibri"/>
              </w:rPr>
              <w:t>Sistema</w:t>
            </w:r>
          </w:p>
        </w:tc>
      </w:tr>
      <w:tr w:rsidR="003F31FD" w:rsidRPr="00BC6E10" w14:paraId="62876694" w14:textId="77777777" w:rsidTr="00A506B6">
        <w:trPr>
          <w:trHeight w:val="135"/>
        </w:trPr>
        <w:tc>
          <w:tcPr>
            <w:tcW w:w="0" w:type="auto"/>
            <w:vMerge/>
            <w:tcBorders>
              <w:top w:val="single" w:sz="4" w:space="0" w:color="auto"/>
              <w:left w:val="single" w:sz="4" w:space="0" w:color="auto"/>
              <w:bottom w:val="nil"/>
              <w:right w:val="single" w:sz="4" w:space="0" w:color="auto"/>
            </w:tcBorders>
            <w:shd w:val="clear" w:color="auto" w:fill="FF0000"/>
            <w:vAlign w:val="center"/>
            <w:hideMark/>
          </w:tcPr>
          <w:p w14:paraId="5814E89C" w14:textId="77777777" w:rsidR="003F31FD" w:rsidRPr="003F31FD" w:rsidRDefault="003F31FD">
            <w:pPr>
              <w:widowControl/>
              <w:suppressAutoHyphens w:val="0"/>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352C8EF3" w14:textId="7672656B" w:rsidR="003F31FD" w:rsidRPr="003F31FD" w:rsidRDefault="003F31FD" w:rsidP="003F31FD">
            <w:pPr>
              <w:pStyle w:val="Paragrafoelenco"/>
              <w:numPr>
                <w:ilvl w:val="0"/>
                <w:numId w:val="34"/>
              </w:numPr>
              <w:rPr>
                <w:rFonts w:cs="Calibri"/>
              </w:rPr>
            </w:pPr>
            <w:r w:rsidRPr="003F31FD">
              <w:rPr>
                <w:rFonts w:cs="Calibri"/>
              </w:rPr>
              <w:t xml:space="preserve">L’utente naviga verso la pagina di </w:t>
            </w:r>
            <w:r w:rsidR="00427EC0">
              <w:rPr>
                <w:rFonts w:cs="Calibri"/>
              </w:rPr>
              <w:t>L</w:t>
            </w:r>
            <w:r w:rsidRPr="003F31FD">
              <w:rPr>
                <w:rFonts w:cs="Calibri"/>
              </w:rPr>
              <w:t xml:space="preserve">ogin </w:t>
            </w:r>
            <w:r w:rsidR="00427EC0">
              <w:rPr>
                <w:rFonts w:cs="Calibri"/>
              </w:rPr>
              <w:t>cliccando l’omonimo pulsante</w:t>
            </w:r>
            <w:r w:rsidRPr="003F31FD">
              <w:rPr>
                <w:rFonts w:cs="Calibri"/>
              </w:rPr>
              <w:t xml:space="preserve"> presente sulla barra di navigazione</w:t>
            </w:r>
          </w:p>
        </w:tc>
        <w:tc>
          <w:tcPr>
            <w:tcW w:w="3328" w:type="dxa"/>
            <w:tcBorders>
              <w:top w:val="single" w:sz="4" w:space="0" w:color="auto"/>
              <w:left w:val="single" w:sz="4" w:space="0" w:color="auto"/>
              <w:bottom w:val="single" w:sz="4" w:space="0" w:color="auto"/>
              <w:right w:val="single" w:sz="4" w:space="0" w:color="auto"/>
            </w:tcBorders>
          </w:tcPr>
          <w:p w14:paraId="0974D7CC" w14:textId="77777777" w:rsidR="003F31FD" w:rsidRPr="003F31FD" w:rsidRDefault="003F31FD">
            <w:pPr>
              <w:spacing w:line="256" w:lineRule="auto"/>
              <w:jc w:val="center"/>
              <w:rPr>
                <w:rFonts w:ascii="Calibri" w:hAnsi="Calibri" w:cs="Calibri"/>
              </w:rPr>
            </w:pPr>
          </w:p>
        </w:tc>
      </w:tr>
      <w:tr w:rsidR="003F31FD" w:rsidRPr="00BC6E10" w14:paraId="08BCB08E" w14:textId="77777777" w:rsidTr="00A506B6">
        <w:trPr>
          <w:trHeight w:val="135"/>
        </w:trPr>
        <w:tc>
          <w:tcPr>
            <w:tcW w:w="0" w:type="auto"/>
            <w:vMerge/>
            <w:tcBorders>
              <w:top w:val="single" w:sz="4" w:space="0" w:color="auto"/>
              <w:left w:val="single" w:sz="4" w:space="0" w:color="auto"/>
              <w:bottom w:val="nil"/>
              <w:right w:val="single" w:sz="4" w:space="0" w:color="auto"/>
            </w:tcBorders>
            <w:shd w:val="clear" w:color="auto" w:fill="FF0000"/>
            <w:vAlign w:val="center"/>
            <w:hideMark/>
          </w:tcPr>
          <w:p w14:paraId="7F7721D0" w14:textId="77777777" w:rsidR="003F31FD" w:rsidRPr="003F31FD" w:rsidRDefault="003F31FD">
            <w:pPr>
              <w:widowControl/>
              <w:suppressAutoHyphens w:val="0"/>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185937E7" w14:textId="77777777" w:rsidR="003F31FD" w:rsidRPr="003F31FD" w:rsidRDefault="003F31FD">
            <w:pPr>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31C25ED4" w14:textId="77777777" w:rsidR="003F31FD" w:rsidRPr="003F31FD" w:rsidRDefault="003F31FD" w:rsidP="003F31FD">
            <w:pPr>
              <w:numPr>
                <w:ilvl w:val="0"/>
                <w:numId w:val="32"/>
              </w:numPr>
              <w:spacing w:line="256" w:lineRule="auto"/>
              <w:rPr>
                <w:rFonts w:ascii="Calibri" w:hAnsi="Calibri" w:cs="Calibri"/>
              </w:rPr>
            </w:pPr>
            <w:r w:rsidRPr="003F31FD">
              <w:rPr>
                <w:rFonts w:ascii="Calibri" w:hAnsi="Calibri" w:cs="Calibri"/>
              </w:rPr>
              <w:t xml:space="preserve">Il sistema mostra il </w:t>
            </w:r>
            <w:proofErr w:type="spellStart"/>
            <w:r w:rsidRPr="003F31FD">
              <w:rPr>
                <w:rFonts w:ascii="Calibri" w:hAnsi="Calibri" w:cs="Calibri"/>
              </w:rPr>
              <w:t>form</w:t>
            </w:r>
            <w:proofErr w:type="spellEnd"/>
            <w:r w:rsidRPr="003F31FD">
              <w:rPr>
                <w:rFonts w:ascii="Calibri" w:hAnsi="Calibri" w:cs="Calibri"/>
              </w:rPr>
              <w:t xml:space="preserve"> di autenticazione</w:t>
            </w:r>
          </w:p>
        </w:tc>
      </w:tr>
      <w:tr w:rsidR="003F31FD" w:rsidRPr="00BC6E10" w14:paraId="534A48AB" w14:textId="77777777" w:rsidTr="00A506B6">
        <w:trPr>
          <w:trHeight w:val="313"/>
        </w:trPr>
        <w:tc>
          <w:tcPr>
            <w:tcW w:w="0" w:type="auto"/>
            <w:vMerge/>
            <w:tcBorders>
              <w:top w:val="single" w:sz="4" w:space="0" w:color="auto"/>
              <w:left w:val="single" w:sz="4" w:space="0" w:color="auto"/>
              <w:bottom w:val="nil"/>
              <w:right w:val="single" w:sz="4" w:space="0" w:color="auto"/>
            </w:tcBorders>
            <w:shd w:val="clear" w:color="auto" w:fill="FF0000"/>
            <w:vAlign w:val="center"/>
            <w:hideMark/>
          </w:tcPr>
          <w:p w14:paraId="49CDDA47" w14:textId="77777777" w:rsidR="003F31FD" w:rsidRPr="003F31FD" w:rsidRDefault="003F31FD">
            <w:pPr>
              <w:widowControl/>
              <w:suppressAutoHyphens w:val="0"/>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793BB373" w14:textId="77777777" w:rsidR="003F31FD" w:rsidRPr="003F31FD" w:rsidRDefault="003F31FD" w:rsidP="003F31FD">
            <w:pPr>
              <w:numPr>
                <w:ilvl w:val="0"/>
                <w:numId w:val="32"/>
              </w:numPr>
              <w:spacing w:line="256" w:lineRule="auto"/>
              <w:rPr>
                <w:rFonts w:ascii="Calibri" w:hAnsi="Calibri" w:cs="Calibri"/>
              </w:rPr>
            </w:pPr>
            <w:r w:rsidRPr="003F31FD">
              <w:rPr>
                <w:rFonts w:ascii="Calibri" w:hAnsi="Calibri" w:cs="Calibri"/>
              </w:rPr>
              <w:t>L’utente inserisce i dati:</w:t>
            </w:r>
          </w:p>
          <w:p w14:paraId="026044EF" w14:textId="0F6239F6" w:rsidR="003F31FD" w:rsidRPr="003F31FD" w:rsidRDefault="00092CD3" w:rsidP="003F31FD">
            <w:pPr>
              <w:pStyle w:val="Paragrafoelenco"/>
              <w:widowControl/>
              <w:numPr>
                <w:ilvl w:val="0"/>
                <w:numId w:val="33"/>
              </w:numPr>
              <w:suppressAutoHyphens w:val="0"/>
              <w:ind w:left="397"/>
              <w:rPr>
                <w:rFonts w:cs="Calibri"/>
              </w:rPr>
            </w:pPr>
            <w:r>
              <w:rPr>
                <w:rFonts w:cs="Calibri"/>
              </w:rPr>
              <w:t>Nome Utente</w:t>
            </w:r>
          </w:p>
          <w:p w14:paraId="42412591" w14:textId="77777777" w:rsidR="003F31FD" w:rsidRPr="003F31FD" w:rsidRDefault="003F31FD" w:rsidP="003F31FD">
            <w:pPr>
              <w:pStyle w:val="Paragrafoelenco"/>
              <w:widowControl/>
              <w:numPr>
                <w:ilvl w:val="0"/>
                <w:numId w:val="33"/>
              </w:numPr>
              <w:suppressAutoHyphens w:val="0"/>
              <w:ind w:left="397"/>
              <w:rPr>
                <w:rFonts w:cs="Calibri"/>
              </w:rPr>
            </w:pPr>
            <w:r w:rsidRPr="003F31FD">
              <w:rPr>
                <w:rFonts w:cs="Calibri"/>
              </w:rPr>
              <w:t>Password</w:t>
            </w:r>
          </w:p>
        </w:tc>
        <w:tc>
          <w:tcPr>
            <w:tcW w:w="3328" w:type="dxa"/>
            <w:tcBorders>
              <w:top w:val="single" w:sz="4" w:space="0" w:color="auto"/>
              <w:left w:val="single" w:sz="4" w:space="0" w:color="auto"/>
              <w:bottom w:val="single" w:sz="4" w:space="0" w:color="auto"/>
              <w:right w:val="single" w:sz="4" w:space="0" w:color="auto"/>
            </w:tcBorders>
          </w:tcPr>
          <w:p w14:paraId="584B13FA" w14:textId="77777777" w:rsidR="003F31FD" w:rsidRPr="003F31FD" w:rsidRDefault="003F31FD">
            <w:pPr>
              <w:spacing w:line="256" w:lineRule="auto"/>
              <w:rPr>
                <w:rFonts w:ascii="Calibri" w:hAnsi="Calibri" w:cs="Calibri"/>
              </w:rPr>
            </w:pPr>
          </w:p>
        </w:tc>
      </w:tr>
      <w:tr w:rsidR="003F31FD" w:rsidRPr="00BC6E10" w14:paraId="6A7CEC39" w14:textId="77777777" w:rsidTr="00A506B6">
        <w:trPr>
          <w:trHeight w:val="135"/>
        </w:trPr>
        <w:tc>
          <w:tcPr>
            <w:tcW w:w="0" w:type="auto"/>
            <w:vMerge/>
            <w:tcBorders>
              <w:top w:val="single" w:sz="4" w:space="0" w:color="auto"/>
              <w:left w:val="single" w:sz="4" w:space="0" w:color="auto"/>
              <w:bottom w:val="nil"/>
              <w:right w:val="single" w:sz="4" w:space="0" w:color="auto"/>
            </w:tcBorders>
            <w:shd w:val="clear" w:color="auto" w:fill="FF0000"/>
            <w:vAlign w:val="center"/>
            <w:hideMark/>
          </w:tcPr>
          <w:p w14:paraId="63D2A2B5" w14:textId="77777777" w:rsidR="003F31FD" w:rsidRPr="003F31FD" w:rsidRDefault="003F31FD">
            <w:pPr>
              <w:widowControl/>
              <w:suppressAutoHyphens w:val="0"/>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22B8EABF" w14:textId="77777777" w:rsidR="003F31FD" w:rsidRPr="003F31FD" w:rsidRDefault="003F31FD">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2B1277EE" w14:textId="164269AE" w:rsidR="003F31FD" w:rsidRPr="003F31FD" w:rsidRDefault="003F31FD" w:rsidP="003F31FD">
            <w:pPr>
              <w:numPr>
                <w:ilvl w:val="0"/>
                <w:numId w:val="32"/>
              </w:numPr>
              <w:spacing w:line="256" w:lineRule="auto"/>
              <w:rPr>
                <w:rFonts w:ascii="Calibri" w:hAnsi="Calibri" w:cs="Calibri"/>
              </w:rPr>
            </w:pPr>
            <w:r w:rsidRPr="003F31FD">
              <w:rPr>
                <w:rFonts w:ascii="Calibri" w:hAnsi="Calibri" w:cs="Calibri"/>
              </w:rPr>
              <w:t>Il sistema controlla la correttezza dei dati e</w:t>
            </w:r>
            <w:r w:rsidR="00E97828">
              <w:rPr>
                <w:rFonts w:ascii="Calibri" w:hAnsi="Calibri" w:cs="Calibri"/>
              </w:rPr>
              <w:t xml:space="preserve"> se</w:t>
            </w:r>
            <w:r w:rsidRPr="003F31FD">
              <w:rPr>
                <w:rFonts w:ascii="Calibri" w:hAnsi="Calibri" w:cs="Calibri"/>
              </w:rPr>
              <w:t xml:space="preserve"> i dati </w:t>
            </w:r>
            <w:r w:rsidR="00E97828">
              <w:rPr>
                <w:rFonts w:ascii="Calibri" w:hAnsi="Calibri" w:cs="Calibri"/>
              </w:rPr>
              <w:t>combaciano con uno degli account disponibili nel server</w:t>
            </w:r>
          </w:p>
          <w:p w14:paraId="7E8FB76E" w14:textId="77777777" w:rsidR="003F31FD" w:rsidRPr="003F31FD" w:rsidRDefault="003F31FD" w:rsidP="003F31FD">
            <w:pPr>
              <w:numPr>
                <w:ilvl w:val="0"/>
                <w:numId w:val="32"/>
              </w:numPr>
              <w:spacing w:line="256" w:lineRule="auto"/>
              <w:rPr>
                <w:rFonts w:ascii="Calibri" w:hAnsi="Calibri" w:cs="Calibri"/>
              </w:rPr>
            </w:pPr>
            <w:r w:rsidRPr="003F31FD">
              <w:rPr>
                <w:rFonts w:ascii="Calibri" w:hAnsi="Calibri" w:cs="Calibri"/>
              </w:rPr>
              <w:t>Il sistema reindirizza l’utente alla home page</w:t>
            </w:r>
          </w:p>
        </w:tc>
      </w:tr>
      <w:tr w:rsidR="003F31FD" w:rsidRPr="00BC6E10" w14:paraId="48158BB5"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557F2AE3" w14:textId="77777777" w:rsidR="003F31FD" w:rsidRPr="003F31FD" w:rsidRDefault="003F31FD">
            <w:pPr>
              <w:spacing w:line="256" w:lineRule="auto"/>
              <w:rPr>
                <w:rFonts w:ascii="Calibri" w:hAnsi="Calibri" w:cs="Calibri"/>
              </w:rPr>
            </w:pPr>
            <w:r w:rsidRPr="003F31FD">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0A9D1AB0" w14:textId="1DB52548" w:rsidR="003F31FD" w:rsidRPr="003F31FD" w:rsidRDefault="003F31FD">
            <w:pPr>
              <w:spacing w:line="256" w:lineRule="auto"/>
              <w:rPr>
                <w:rFonts w:ascii="Calibri" w:hAnsi="Calibri" w:cs="Calibri"/>
              </w:rPr>
            </w:pPr>
            <w:r w:rsidRPr="003F31FD">
              <w:rPr>
                <w:rFonts w:ascii="Calibri" w:hAnsi="Calibri" w:cs="Calibri"/>
              </w:rPr>
              <w:t xml:space="preserve">Se il sistema rileva dati non corretti al passo 4 viene </w:t>
            </w:r>
            <w:r w:rsidR="007A1113">
              <w:rPr>
                <w:rFonts w:ascii="Calibri" w:hAnsi="Calibri" w:cs="Calibri"/>
              </w:rPr>
              <w:t xml:space="preserve">reindirizzato nella pagina </w:t>
            </w:r>
            <w:r w:rsidR="00977496">
              <w:rPr>
                <w:rFonts w:ascii="Calibri" w:hAnsi="Calibri" w:cs="Calibri"/>
              </w:rPr>
              <w:t xml:space="preserve">di </w:t>
            </w:r>
            <w:r w:rsidR="00977496" w:rsidRPr="003F31FD">
              <w:rPr>
                <w:rFonts w:ascii="Calibri" w:hAnsi="Calibri" w:cs="Calibri"/>
              </w:rPr>
              <w:t>errore</w:t>
            </w:r>
            <w:r w:rsidRPr="003F31FD">
              <w:rPr>
                <w:rFonts w:ascii="Calibri" w:hAnsi="Calibri" w:cs="Calibri"/>
              </w:rPr>
              <w:t xml:space="preserve"> (UC </w:t>
            </w:r>
            <w:r w:rsidR="00313BC5">
              <w:rPr>
                <w:rFonts w:ascii="Calibri" w:hAnsi="Calibri" w:cs="Calibri"/>
              </w:rPr>
              <w:t>9</w:t>
            </w:r>
            <w:r w:rsidRPr="003F31FD">
              <w:rPr>
                <w:rFonts w:ascii="Calibri" w:hAnsi="Calibri" w:cs="Calibri"/>
              </w:rPr>
              <w:t>.1 Dati errati)</w:t>
            </w:r>
          </w:p>
        </w:tc>
      </w:tr>
      <w:tr w:rsidR="003F31FD" w:rsidRPr="00BC6E10" w14:paraId="123BF7C8"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7D9D7A50" w14:textId="77777777" w:rsidR="003F31FD" w:rsidRPr="003F31FD" w:rsidRDefault="003F31FD">
            <w:pPr>
              <w:spacing w:line="256" w:lineRule="auto"/>
              <w:rPr>
                <w:rFonts w:ascii="Calibri" w:hAnsi="Calibri" w:cs="Calibri"/>
              </w:rPr>
            </w:pPr>
            <w:r w:rsidRPr="003F31FD">
              <w:rPr>
                <w:rFonts w:ascii="Calibri" w:hAnsi="Calibri" w:cs="Calibri"/>
              </w:rPr>
              <w:t xml:space="preserve">Exit </w:t>
            </w:r>
            <w:proofErr w:type="spellStart"/>
            <w:r w:rsidRPr="003F31FD">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1D6A4DEB" w14:textId="62F7C46A" w:rsidR="003F31FD" w:rsidRPr="003F31FD" w:rsidRDefault="003F31FD">
            <w:pPr>
              <w:spacing w:line="256" w:lineRule="auto"/>
              <w:rPr>
                <w:rFonts w:ascii="Calibri" w:hAnsi="Calibri" w:cs="Calibri"/>
              </w:rPr>
            </w:pPr>
            <w:r w:rsidRPr="003F31FD">
              <w:rPr>
                <w:rFonts w:ascii="Calibri" w:hAnsi="Calibri" w:cs="Calibri"/>
              </w:rPr>
              <w:t>L’utente si trova</w:t>
            </w:r>
            <w:r w:rsidR="00E77C9D">
              <w:rPr>
                <w:rFonts w:ascii="Calibri" w:hAnsi="Calibri" w:cs="Calibri"/>
              </w:rPr>
              <w:t xml:space="preserve"> sulla pagina dati personali</w:t>
            </w:r>
          </w:p>
        </w:tc>
      </w:tr>
    </w:tbl>
    <w:p w14:paraId="1B780986" w14:textId="77777777" w:rsidR="00DB0156" w:rsidRDefault="00DB0156" w:rsidP="00B46471">
      <w:pPr>
        <w:rPr>
          <w:sz w:val="32"/>
          <w:szCs w:val="32"/>
        </w:rPr>
      </w:pPr>
    </w:p>
    <w:p w14:paraId="6AD24DE6" w14:textId="29F371FA" w:rsidR="00C60B0E" w:rsidRPr="00C60B0E" w:rsidRDefault="00C60B0E" w:rsidP="00C60B0E">
      <w:pPr>
        <w:rPr>
          <w:rFonts w:ascii="Calibri" w:hAnsi="Calibri" w:cs="Calibri"/>
        </w:rPr>
      </w:pPr>
      <w:r w:rsidRPr="00C60B0E">
        <w:rPr>
          <w:rFonts w:ascii="Calibri" w:hAnsi="Calibri" w:cs="Calibri"/>
        </w:rPr>
        <w:t xml:space="preserve">Caso d’uso </w:t>
      </w:r>
      <w:r>
        <w:rPr>
          <w:rFonts w:ascii="Calibri" w:hAnsi="Calibri" w:cs="Calibri"/>
        </w:rPr>
        <w:t>9</w:t>
      </w:r>
      <w:r w:rsidRPr="00C60B0E">
        <w:rPr>
          <w:rFonts w:ascii="Calibri" w:hAnsi="Calibri" w:cs="Calibri"/>
        </w:rPr>
        <w:t>.1: Dati errati</w:t>
      </w:r>
    </w:p>
    <w:tbl>
      <w:tblPr>
        <w:tblW w:w="0" w:type="auto"/>
        <w:tblLook w:val="04A0" w:firstRow="1" w:lastRow="0" w:firstColumn="1" w:lastColumn="0" w:noHBand="0" w:noVBand="1"/>
      </w:tblPr>
      <w:tblGrid>
        <w:gridCol w:w="2971"/>
        <w:gridCol w:w="3328"/>
        <w:gridCol w:w="3328"/>
      </w:tblGrid>
      <w:tr w:rsidR="00C60B0E" w:rsidRPr="00BC6E10" w14:paraId="7078C281" w14:textId="77777777" w:rsidTr="004B605E">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21034EF7" w14:textId="77777777" w:rsidR="00C60B0E" w:rsidRPr="00C60B0E" w:rsidRDefault="00C60B0E">
            <w:pPr>
              <w:spacing w:line="256" w:lineRule="auto"/>
              <w:rPr>
                <w:rFonts w:ascii="Calibri" w:hAnsi="Calibri" w:cs="Calibri"/>
              </w:rPr>
            </w:pPr>
            <w:r w:rsidRPr="00C60B0E">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16F92E7A" w14:textId="7644B7D7" w:rsidR="00C60B0E" w:rsidRPr="00C60B0E" w:rsidRDefault="00C60B0E">
            <w:pPr>
              <w:spacing w:line="256" w:lineRule="auto"/>
              <w:rPr>
                <w:rFonts w:ascii="Calibri" w:hAnsi="Calibri" w:cs="Calibri"/>
              </w:rPr>
            </w:pPr>
            <w:r w:rsidRPr="00C60B0E">
              <w:rPr>
                <w:rFonts w:ascii="Calibri" w:hAnsi="Calibri" w:cs="Calibri"/>
              </w:rPr>
              <w:t xml:space="preserve">UC </w:t>
            </w:r>
            <w:r w:rsidR="00F71F18">
              <w:rPr>
                <w:rFonts w:ascii="Calibri" w:hAnsi="Calibri" w:cs="Calibri"/>
              </w:rPr>
              <w:t>9</w:t>
            </w:r>
            <w:r w:rsidRPr="00C60B0E">
              <w:rPr>
                <w:rFonts w:ascii="Calibri" w:hAnsi="Calibri" w:cs="Calibri"/>
              </w:rPr>
              <w:t>.1 – Dati errati</w:t>
            </w:r>
          </w:p>
        </w:tc>
      </w:tr>
      <w:tr w:rsidR="00C60B0E" w:rsidRPr="00BC6E10" w14:paraId="4E10D1AC" w14:textId="77777777" w:rsidTr="004B605E">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63CAB3F1" w14:textId="77777777" w:rsidR="00C60B0E" w:rsidRPr="00C60B0E" w:rsidRDefault="00C60B0E">
            <w:pPr>
              <w:spacing w:line="256" w:lineRule="auto"/>
              <w:rPr>
                <w:rFonts w:ascii="Calibri" w:hAnsi="Calibri" w:cs="Calibri"/>
              </w:rPr>
            </w:pPr>
            <w:r w:rsidRPr="00C60B0E">
              <w:rPr>
                <w:rFonts w:ascii="Calibri" w:hAnsi="Calibri" w:cs="Calibri"/>
              </w:rPr>
              <w:t>Attori</w:t>
            </w:r>
          </w:p>
        </w:tc>
        <w:tc>
          <w:tcPr>
            <w:tcW w:w="6656" w:type="dxa"/>
            <w:gridSpan w:val="2"/>
            <w:tcBorders>
              <w:top w:val="single" w:sz="4" w:space="0" w:color="auto"/>
              <w:left w:val="single" w:sz="4" w:space="0" w:color="auto"/>
              <w:bottom w:val="single" w:sz="4" w:space="0" w:color="auto"/>
              <w:right w:val="single" w:sz="4" w:space="0" w:color="auto"/>
            </w:tcBorders>
            <w:hideMark/>
          </w:tcPr>
          <w:p w14:paraId="7265FFBC" w14:textId="77777777" w:rsidR="00C60B0E" w:rsidRPr="00C60B0E" w:rsidRDefault="00C60B0E">
            <w:pPr>
              <w:spacing w:line="256" w:lineRule="auto"/>
              <w:rPr>
                <w:rFonts w:ascii="Calibri" w:hAnsi="Calibri" w:cs="Calibri"/>
              </w:rPr>
            </w:pPr>
            <w:r w:rsidRPr="00C60B0E">
              <w:rPr>
                <w:rFonts w:ascii="Calibri" w:hAnsi="Calibri" w:cs="Calibri"/>
              </w:rPr>
              <w:t>Utente</w:t>
            </w:r>
          </w:p>
        </w:tc>
      </w:tr>
      <w:tr w:rsidR="00C60B0E" w:rsidRPr="00BC6E10" w14:paraId="64C25F21" w14:textId="77777777" w:rsidTr="004B605E">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76488F6B" w14:textId="77777777" w:rsidR="00C60B0E" w:rsidRPr="00C60B0E" w:rsidRDefault="00C60B0E">
            <w:pPr>
              <w:spacing w:line="256" w:lineRule="auto"/>
              <w:rPr>
                <w:rFonts w:ascii="Calibri" w:hAnsi="Calibri" w:cs="Calibri"/>
              </w:rPr>
            </w:pPr>
            <w:r w:rsidRPr="00C60B0E">
              <w:rPr>
                <w:rFonts w:ascii="Calibri" w:hAnsi="Calibri" w:cs="Calibri"/>
              </w:rPr>
              <w:t xml:space="preserve">Entry </w:t>
            </w:r>
            <w:proofErr w:type="spellStart"/>
            <w:r w:rsidRPr="00C60B0E">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58B2F734" w14:textId="1157739E" w:rsidR="00C60B0E" w:rsidRPr="00C60B0E" w:rsidRDefault="00427EC0">
            <w:pPr>
              <w:spacing w:line="256" w:lineRule="auto"/>
              <w:rPr>
                <w:rFonts w:ascii="Calibri" w:hAnsi="Calibri" w:cs="Calibri"/>
              </w:rPr>
            </w:pPr>
            <w:r>
              <w:rPr>
                <w:rFonts w:ascii="Calibri" w:hAnsi="Calibri" w:cs="Calibri"/>
              </w:rPr>
              <w:t>I</w:t>
            </w:r>
            <w:r w:rsidR="00C60B0E" w:rsidRPr="00C60B0E">
              <w:rPr>
                <w:rFonts w:ascii="Calibri" w:hAnsi="Calibri" w:cs="Calibri"/>
              </w:rPr>
              <w:t xml:space="preserve">l sistema rileva dati non corretti nel </w:t>
            </w:r>
            <w:proofErr w:type="spellStart"/>
            <w:r w:rsidR="00C60B0E" w:rsidRPr="00C60B0E">
              <w:rPr>
                <w:rFonts w:ascii="Calibri" w:hAnsi="Calibri" w:cs="Calibri"/>
              </w:rPr>
              <w:t>form</w:t>
            </w:r>
            <w:proofErr w:type="spellEnd"/>
            <w:r w:rsidR="00C60B0E" w:rsidRPr="00C60B0E">
              <w:rPr>
                <w:rFonts w:ascii="Calibri" w:hAnsi="Calibri" w:cs="Calibri"/>
              </w:rPr>
              <w:t xml:space="preserve"> di login </w:t>
            </w:r>
          </w:p>
        </w:tc>
      </w:tr>
      <w:tr w:rsidR="00C60B0E" w:rsidRPr="00BC6E10" w14:paraId="3F61F86A" w14:textId="77777777" w:rsidTr="004B605E">
        <w:trPr>
          <w:trHeight w:val="135"/>
        </w:trPr>
        <w:tc>
          <w:tcPr>
            <w:tcW w:w="2971" w:type="dxa"/>
            <w:vMerge w:val="restart"/>
            <w:tcBorders>
              <w:top w:val="single" w:sz="4" w:space="0" w:color="auto"/>
              <w:left w:val="single" w:sz="4" w:space="0" w:color="auto"/>
              <w:bottom w:val="nil"/>
              <w:right w:val="single" w:sz="4" w:space="0" w:color="auto"/>
            </w:tcBorders>
            <w:shd w:val="clear" w:color="auto" w:fill="FF0000"/>
            <w:hideMark/>
          </w:tcPr>
          <w:p w14:paraId="0FC85BA5" w14:textId="77777777" w:rsidR="00C60B0E" w:rsidRPr="00C60B0E" w:rsidRDefault="00C60B0E">
            <w:pPr>
              <w:spacing w:line="256" w:lineRule="auto"/>
              <w:rPr>
                <w:rFonts w:ascii="Calibri" w:hAnsi="Calibri" w:cs="Calibri"/>
              </w:rPr>
            </w:pPr>
            <w:r w:rsidRPr="00C60B0E">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14707693" w14:textId="77777777" w:rsidR="00C60B0E" w:rsidRPr="00C60B0E" w:rsidRDefault="00C60B0E">
            <w:pPr>
              <w:spacing w:line="256" w:lineRule="auto"/>
              <w:jc w:val="center"/>
              <w:rPr>
                <w:rFonts w:ascii="Calibri" w:hAnsi="Calibri" w:cs="Calibri"/>
              </w:rPr>
            </w:pPr>
            <w:r w:rsidRPr="00C60B0E">
              <w:rPr>
                <w:rFonts w:ascii="Calibri" w:hAnsi="Calibri" w:cs="Calibri"/>
              </w:rPr>
              <w:t>Utente</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3981B0A2" w14:textId="77777777" w:rsidR="00C60B0E" w:rsidRPr="00C60B0E" w:rsidRDefault="00C60B0E">
            <w:pPr>
              <w:spacing w:line="256" w:lineRule="auto"/>
              <w:jc w:val="center"/>
              <w:rPr>
                <w:rFonts w:ascii="Calibri" w:hAnsi="Calibri" w:cs="Calibri"/>
              </w:rPr>
            </w:pPr>
            <w:r w:rsidRPr="00C60B0E">
              <w:rPr>
                <w:rFonts w:ascii="Calibri" w:hAnsi="Calibri" w:cs="Calibri"/>
              </w:rPr>
              <w:t>Sistema</w:t>
            </w:r>
          </w:p>
        </w:tc>
      </w:tr>
      <w:tr w:rsidR="004B605E" w:rsidRPr="00BC6E10" w14:paraId="772A92A5" w14:textId="77777777" w:rsidTr="00651770">
        <w:trPr>
          <w:trHeight w:val="1573"/>
        </w:trPr>
        <w:tc>
          <w:tcPr>
            <w:tcW w:w="0" w:type="auto"/>
            <w:vMerge/>
            <w:tcBorders>
              <w:top w:val="single" w:sz="4" w:space="0" w:color="auto"/>
              <w:left w:val="single" w:sz="4" w:space="0" w:color="auto"/>
              <w:bottom w:val="nil"/>
              <w:right w:val="single" w:sz="4" w:space="0" w:color="auto"/>
            </w:tcBorders>
            <w:shd w:val="clear" w:color="auto" w:fill="FF0000"/>
            <w:vAlign w:val="center"/>
            <w:hideMark/>
          </w:tcPr>
          <w:p w14:paraId="2C83D1E0" w14:textId="77777777" w:rsidR="004B605E" w:rsidRPr="00C60B0E" w:rsidRDefault="004B605E">
            <w:pPr>
              <w:widowControl/>
              <w:suppressAutoHyphens w:val="0"/>
              <w:spacing w:line="256" w:lineRule="auto"/>
              <w:rPr>
                <w:rFonts w:ascii="Calibri" w:hAnsi="Calibri" w:cs="Calibri"/>
              </w:rPr>
            </w:pPr>
          </w:p>
        </w:tc>
        <w:tc>
          <w:tcPr>
            <w:tcW w:w="3328" w:type="dxa"/>
            <w:tcBorders>
              <w:top w:val="single" w:sz="4" w:space="0" w:color="auto"/>
              <w:left w:val="single" w:sz="4" w:space="0" w:color="auto"/>
              <w:right w:val="single" w:sz="4" w:space="0" w:color="auto"/>
            </w:tcBorders>
            <w:hideMark/>
          </w:tcPr>
          <w:p w14:paraId="0A9D55CB" w14:textId="50F0FA4D" w:rsidR="004B605E" w:rsidRPr="00C60B0E" w:rsidRDefault="004B605E" w:rsidP="004B605E">
            <w:pPr>
              <w:spacing w:line="256" w:lineRule="auto"/>
              <w:ind w:left="360"/>
              <w:rPr>
                <w:rFonts w:ascii="Calibri" w:hAnsi="Calibri" w:cs="Calibri"/>
              </w:rPr>
            </w:pPr>
          </w:p>
        </w:tc>
        <w:tc>
          <w:tcPr>
            <w:tcW w:w="3328" w:type="dxa"/>
            <w:tcBorders>
              <w:top w:val="single" w:sz="4" w:space="0" w:color="auto"/>
              <w:left w:val="single" w:sz="4" w:space="0" w:color="auto"/>
              <w:right w:val="single" w:sz="4" w:space="0" w:color="auto"/>
            </w:tcBorders>
          </w:tcPr>
          <w:p w14:paraId="116F555D" w14:textId="73052A54" w:rsidR="004B605E" w:rsidRPr="00C60B0E" w:rsidRDefault="004B605E" w:rsidP="00C60B0E">
            <w:pPr>
              <w:numPr>
                <w:ilvl w:val="0"/>
                <w:numId w:val="35"/>
              </w:numPr>
              <w:spacing w:line="256" w:lineRule="auto"/>
              <w:rPr>
                <w:rFonts w:ascii="Calibri" w:hAnsi="Calibri" w:cs="Calibri"/>
              </w:rPr>
            </w:pPr>
            <w:r w:rsidRPr="00C60B0E">
              <w:rPr>
                <w:rFonts w:ascii="Calibri" w:hAnsi="Calibri" w:cs="Calibri"/>
              </w:rPr>
              <w:t xml:space="preserve">Il sistema </w:t>
            </w:r>
            <w:r>
              <w:rPr>
                <w:rFonts w:ascii="Calibri" w:hAnsi="Calibri" w:cs="Calibri"/>
              </w:rPr>
              <w:t>mostra l’</w:t>
            </w:r>
            <w:r w:rsidRPr="00C60B0E">
              <w:rPr>
                <w:rFonts w:ascii="Calibri" w:hAnsi="Calibri" w:cs="Calibri"/>
              </w:rPr>
              <w:t>errore “credenziali non valide”</w:t>
            </w:r>
          </w:p>
        </w:tc>
      </w:tr>
      <w:tr w:rsidR="00C60B0E" w:rsidRPr="00BC6E10" w14:paraId="025703A8" w14:textId="77777777" w:rsidTr="004B605E">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24B42938" w14:textId="77777777" w:rsidR="00C60B0E" w:rsidRPr="00C60B0E" w:rsidRDefault="00C60B0E">
            <w:pPr>
              <w:spacing w:line="256" w:lineRule="auto"/>
              <w:rPr>
                <w:rFonts w:ascii="Calibri" w:hAnsi="Calibri" w:cs="Calibri"/>
              </w:rPr>
            </w:pPr>
            <w:r w:rsidRPr="00C60B0E">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2E9E19F8" w14:textId="77777777" w:rsidR="00C60B0E" w:rsidRPr="00C60B0E" w:rsidRDefault="00C60B0E">
            <w:pPr>
              <w:spacing w:line="256" w:lineRule="auto"/>
              <w:rPr>
                <w:rFonts w:ascii="Calibri" w:hAnsi="Calibri" w:cs="Calibri"/>
              </w:rPr>
            </w:pPr>
          </w:p>
        </w:tc>
      </w:tr>
      <w:tr w:rsidR="00C60B0E" w:rsidRPr="00BC6E10" w14:paraId="05AF8DB0" w14:textId="77777777" w:rsidTr="004B605E">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5F33FF39" w14:textId="77777777" w:rsidR="00C60B0E" w:rsidRPr="00C60B0E" w:rsidRDefault="00C60B0E">
            <w:pPr>
              <w:spacing w:line="256" w:lineRule="auto"/>
              <w:rPr>
                <w:rFonts w:ascii="Calibri" w:hAnsi="Calibri" w:cs="Calibri"/>
              </w:rPr>
            </w:pPr>
            <w:r w:rsidRPr="00C60B0E">
              <w:rPr>
                <w:rFonts w:ascii="Calibri" w:hAnsi="Calibri" w:cs="Calibri"/>
              </w:rPr>
              <w:t xml:space="preserve">Exit </w:t>
            </w:r>
            <w:proofErr w:type="spellStart"/>
            <w:r w:rsidRPr="00C60B0E">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68D31A94" w14:textId="5A4F15DD" w:rsidR="00C60B0E" w:rsidRPr="00C60B0E" w:rsidRDefault="00427EC0">
            <w:pPr>
              <w:spacing w:line="256" w:lineRule="auto"/>
              <w:rPr>
                <w:rFonts w:ascii="Calibri" w:hAnsi="Calibri" w:cs="Calibri"/>
              </w:rPr>
            </w:pPr>
            <w:r>
              <w:rPr>
                <w:rFonts w:ascii="Calibri" w:hAnsi="Calibri" w:cs="Calibri"/>
              </w:rPr>
              <w:t>L</w:t>
            </w:r>
            <w:r w:rsidR="00C60B0E" w:rsidRPr="00C60B0E">
              <w:rPr>
                <w:rFonts w:ascii="Calibri" w:hAnsi="Calibri" w:cs="Calibri"/>
              </w:rPr>
              <w:t xml:space="preserve">’utente si trova sulla </w:t>
            </w:r>
            <w:r w:rsidR="00C91273">
              <w:rPr>
                <w:rFonts w:ascii="Calibri" w:hAnsi="Calibri" w:cs="Calibri"/>
              </w:rPr>
              <w:t>pagina di errore</w:t>
            </w:r>
          </w:p>
        </w:tc>
      </w:tr>
    </w:tbl>
    <w:p w14:paraId="0ABA7EED" w14:textId="77777777" w:rsidR="003C3E75" w:rsidRDefault="003C3E75" w:rsidP="003C3E75">
      <w:pPr>
        <w:rPr>
          <w:rFonts w:ascii="Calibri" w:hAnsi="Calibri" w:cs="Calibri"/>
        </w:rPr>
      </w:pPr>
    </w:p>
    <w:p w14:paraId="1F84BD8F" w14:textId="3F835640" w:rsidR="003C3E75" w:rsidRPr="003C3E75" w:rsidRDefault="003C3E75" w:rsidP="003C3E75">
      <w:pPr>
        <w:rPr>
          <w:rFonts w:ascii="Calibri" w:hAnsi="Calibri" w:cs="Calibri"/>
        </w:rPr>
      </w:pPr>
      <w:r w:rsidRPr="003C3E75">
        <w:rPr>
          <w:rFonts w:ascii="Calibri" w:hAnsi="Calibri" w:cs="Calibri"/>
        </w:rPr>
        <w:t>Caso d’uso 1</w:t>
      </w:r>
      <w:r>
        <w:rPr>
          <w:rFonts w:ascii="Calibri" w:hAnsi="Calibri" w:cs="Calibri"/>
        </w:rPr>
        <w:t>0</w:t>
      </w:r>
      <w:r w:rsidRPr="003C3E75">
        <w:rPr>
          <w:rFonts w:ascii="Calibri" w:hAnsi="Calibri" w:cs="Calibri"/>
        </w:rPr>
        <w:t>: Visualizza Home Page</w:t>
      </w:r>
    </w:p>
    <w:tbl>
      <w:tblPr>
        <w:tblW w:w="0" w:type="auto"/>
        <w:tblLook w:val="04A0" w:firstRow="1" w:lastRow="0" w:firstColumn="1" w:lastColumn="0" w:noHBand="0" w:noVBand="1"/>
      </w:tblPr>
      <w:tblGrid>
        <w:gridCol w:w="2971"/>
        <w:gridCol w:w="3328"/>
        <w:gridCol w:w="3328"/>
      </w:tblGrid>
      <w:tr w:rsidR="003C3E75" w:rsidRPr="00BC6E10" w14:paraId="079BA2D2"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4268D058" w14:textId="77777777" w:rsidR="003C3E75" w:rsidRPr="003C3E75" w:rsidRDefault="003C3E75">
            <w:pPr>
              <w:spacing w:line="256" w:lineRule="auto"/>
              <w:rPr>
                <w:rFonts w:ascii="Calibri" w:hAnsi="Calibri" w:cs="Calibri"/>
              </w:rPr>
            </w:pPr>
            <w:r w:rsidRPr="003C3E75">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4A0D9F0D" w14:textId="442427D7" w:rsidR="003C3E75" w:rsidRPr="003C3E75" w:rsidRDefault="003C3E75">
            <w:pPr>
              <w:spacing w:line="256" w:lineRule="auto"/>
              <w:rPr>
                <w:rFonts w:ascii="Calibri" w:hAnsi="Calibri" w:cs="Calibri"/>
              </w:rPr>
            </w:pPr>
            <w:r w:rsidRPr="003C3E75">
              <w:rPr>
                <w:rFonts w:ascii="Calibri" w:hAnsi="Calibri" w:cs="Calibri"/>
              </w:rPr>
              <w:t>UC 1</w:t>
            </w:r>
            <w:r>
              <w:rPr>
                <w:rFonts w:ascii="Calibri" w:hAnsi="Calibri" w:cs="Calibri"/>
              </w:rPr>
              <w:t>0</w:t>
            </w:r>
            <w:r w:rsidRPr="003C3E75">
              <w:rPr>
                <w:rFonts w:ascii="Calibri" w:hAnsi="Calibri" w:cs="Calibri"/>
              </w:rPr>
              <w:t xml:space="preserve"> – Visualizza Home Page</w:t>
            </w:r>
          </w:p>
        </w:tc>
      </w:tr>
      <w:tr w:rsidR="003C3E75" w:rsidRPr="00BC6E10" w14:paraId="67AC0DAC"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78C217BF" w14:textId="77777777" w:rsidR="003C3E75" w:rsidRPr="003C3E75" w:rsidRDefault="003C3E75">
            <w:pPr>
              <w:spacing w:line="256" w:lineRule="auto"/>
              <w:rPr>
                <w:rFonts w:ascii="Calibri" w:hAnsi="Calibri" w:cs="Calibri"/>
              </w:rPr>
            </w:pPr>
            <w:r w:rsidRPr="003C3E75">
              <w:rPr>
                <w:rFonts w:ascii="Calibri" w:hAnsi="Calibri" w:cs="Calibr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4915E2D6" w14:textId="77777777" w:rsidR="003C3E75" w:rsidRPr="003C3E75" w:rsidRDefault="003C3E75">
            <w:pPr>
              <w:spacing w:line="256" w:lineRule="auto"/>
              <w:rPr>
                <w:rFonts w:ascii="Calibri" w:hAnsi="Calibri" w:cs="Calibri"/>
              </w:rPr>
            </w:pPr>
            <w:r w:rsidRPr="003C3E75">
              <w:rPr>
                <w:rFonts w:ascii="Calibri" w:hAnsi="Calibri" w:cs="Calibri"/>
              </w:rPr>
              <w:t>Utente</w:t>
            </w:r>
          </w:p>
        </w:tc>
      </w:tr>
      <w:tr w:rsidR="003C3E75" w:rsidRPr="00BC6E10" w14:paraId="3AE69569"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4E9568D5" w14:textId="77777777" w:rsidR="003C3E75" w:rsidRPr="003C3E75" w:rsidRDefault="003C3E75">
            <w:pPr>
              <w:spacing w:line="256" w:lineRule="auto"/>
              <w:rPr>
                <w:rFonts w:ascii="Calibri" w:hAnsi="Calibri" w:cs="Calibri"/>
              </w:rPr>
            </w:pPr>
            <w:r w:rsidRPr="003C3E75">
              <w:rPr>
                <w:rFonts w:ascii="Calibri" w:hAnsi="Calibri" w:cs="Calibri"/>
              </w:rPr>
              <w:t xml:space="preserve">Entry </w:t>
            </w:r>
            <w:proofErr w:type="spellStart"/>
            <w:r w:rsidRPr="003C3E75">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54E39C0E" w14:textId="77777777" w:rsidR="003C3E75" w:rsidRPr="003C3E75" w:rsidRDefault="003C3E75">
            <w:pPr>
              <w:spacing w:line="256" w:lineRule="auto"/>
              <w:rPr>
                <w:rFonts w:ascii="Calibri" w:hAnsi="Calibri" w:cs="Calibri"/>
              </w:rPr>
            </w:pPr>
            <w:r w:rsidRPr="003C3E75">
              <w:rPr>
                <w:rFonts w:ascii="Calibri" w:hAnsi="Calibri" w:cs="Calibri"/>
              </w:rPr>
              <w:t>L’utente si trova su qualsiasi pagina del sito</w:t>
            </w:r>
          </w:p>
        </w:tc>
      </w:tr>
      <w:tr w:rsidR="003C3E75" w:rsidRPr="00BC6E10" w14:paraId="42E29153" w14:textId="77777777" w:rsidTr="00A506B6">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FF0000"/>
            <w:hideMark/>
          </w:tcPr>
          <w:p w14:paraId="3AFEAC32" w14:textId="77777777" w:rsidR="003C3E75" w:rsidRPr="003C3E75" w:rsidRDefault="003C3E75">
            <w:pPr>
              <w:spacing w:line="256" w:lineRule="auto"/>
              <w:rPr>
                <w:rFonts w:ascii="Calibri" w:hAnsi="Calibri" w:cs="Calibri"/>
              </w:rPr>
            </w:pPr>
            <w:r w:rsidRPr="003C3E75">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5720C5D7" w14:textId="77777777" w:rsidR="003C3E75" w:rsidRPr="003C3E75" w:rsidRDefault="003C3E75">
            <w:pPr>
              <w:spacing w:line="256" w:lineRule="auto"/>
              <w:jc w:val="center"/>
              <w:rPr>
                <w:rFonts w:ascii="Calibri" w:hAnsi="Calibri" w:cs="Calibri"/>
              </w:rPr>
            </w:pPr>
            <w:r w:rsidRPr="003C3E75">
              <w:rPr>
                <w:rFonts w:ascii="Calibri" w:hAnsi="Calibri" w:cs="Calibri"/>
              </w:rPr>
              <w:t>Utente</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1F52B47B" w14:textId="77777777" w:rsidR="003C3E75" w:rsidRPr="003C3E75" w:rsidRDefault="003C3E75">
            <w:pPr>
              <w:spacing w:line="256" w:lineRule="auto"/>
              <w:jc w:val="center"/>
              <w:rPr>
                <w:rFonts w:ascii="Calibri" w:hAnsi="Calibri" w:cs="Calibri"/>
              </w:rPr>
            </w:pPr>
            <w:r w:rsidRPr="003C3E75">
              <w:rPr>
                <w:rFonts w:ascii="Calibri" w:hAnsi="Calibri" w:cs="Calibri"/>
              </w:rPr>
              <w:t>Sistema</w:t>
            </w:r>
          </w:p>
        </w:tc>
      </w:tr>
      <w:tr w:rsidR="003C3E75" w:rsidRPr="00BC6E10" w14:paraId="6C7BAF26" w14:textId="77777777" w:rsidTr="00A506B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08EDF14D" w14:textId="77777777" w:rsidR="003C3E75" w:rsidRPr="003C3E75" w:rsidRDefault="003C3E75">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2B4EC9C7" w14:textId="4260158E" w:rsidR="003C3E75" w:rsidRPr="003C3E75" w:rsidRDefault="003C3E75" w:rsidP="003C3E75">
            <w:pPr>
              <w:numPr>
                <w:ilvl w:val="0"/>
                <w:numId w:val="36"/>
              </w:numPr>
              <w:spacing w:line="256" w:lineRule="auto"/>
              <w:rPr>
                <w:rFonts w:ascii="Calibri" w:hAnsi="Calibri" w:cs="Calibri"/>
              </w:rPr>
            </w:pPr>
            <w:r w:rsidRPr="003C3E75">
              <w:rPr>
                <w:rFonts w:ascii="Calibri" w:hAnsi="Calibri" w:cs="Calibri"/>
              </w:rPr>
              <w:t xml:space="preserve">L’utente clicca </w:t>
            </w:r>
            <w:r w:rsidR="0034611C">
              <w:rPr>
                <w:rFonts w:ascii="Calibri" w:hAnsi="Calibri" w:cs="Calibri"/>
              </w:rPr>
              <w:t>sull’icona de</w:t>
            </w:r>
            <w:r w:rsidR="001D6A90">
              <w:rPr>
                <w:rFonts w:ascii="Calibri" w:hAnsi="Calibri" w:cs="Calibri"/>
              </w:rPr>
              <w:t xml:space="preserve">l vinile </w:t>
            </w:r>
            <w:r w:rsidR="00F806EE">
              <w:rPr>
                <w:rFonts w:ascii="Calibri" w:hAnsi="Calibri" w:cs="Calibri"/>
              </w:rPr>
              <w:t>presente nella barra di navigazione</w:t>
            </w:r>
          </w:p>
        </w:tc>
        <w:tc>
          <w:tcPr>
            <w:tcW w:w="3328" w:type="dxa"/>
            <w:tcBorders>
              <w:top w:val="single" w:sz="4" w:space="0" w:color="auto"/>
              <w:left w:val="single" w:sz="4" w:space="0" w:color="auto"/>
              <w:bottom w:val="single" w:sz="4" w:space="0" w:color="auto"/>
              <w:right w:val="single" w:sz="4" w:space="0" w:color="auto"/>
            </w:tcBorders>
          </w:tcPr>
          <w:p w14:paraId="089F909E" w14:textId="77777777" w:rsidR="003C3E75" w:rsidRPr="003C3E75" w:rsidRDefault="003C3E75">
            <w:pPr>
              <w:spacing w:line="256" w:lineRule="auto"/>
              <w:rPr>
                <w:rFonts w:ascii="Calibri" w:hAnsi="Calibri" w:cs="Calibri"/>
              </w:rPr>
            </w:pPr>
          </w:p>
        </w:tc>
      </w:tr>
      <w:tr w:rsidR="003C3E75" w:rsidRPr="00BC6E10" w14:paraId="574CE5FA" w14:textId="77777777" w:rsidTr="00A506B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5FFB3605" w14:textId="77777777" w:rsidR="003C3E75" w:rsidRPr="003C3E75" w:rsidRDefault="003C3E75">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43544957" w14:textId="77777777" w:rsidR="003C3E75" w:rsidRPr="003C3E75" w:rsidRDefault="003C3E75">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138E5B2F" w14:textId="77777777" w:rsidR="003C3E75" w:rsidRPr="003C3E75" w:rsidRDefault="003C3E75" w:rsidP="003C3E75">
            <w:pPr>
              <w:numPr>
                <w:ilvl w:val="0"/>
                <w:numId w:val="36"/>
              </w:numPr>
              <w:spacing w:line="256" w:lineRule="auto"/>
              <w:rPr>
                <w:rFonts w:ascii="Calibri" w:hAnsi="Calibri" w:cs="Calibri"/>
              </w:rPr>
            </w:pPr>
            <w:r w:rsidRPr="003C3E75">
              <w:rPr>
                <w:rFonts w:ascii="Calibri" w:hAnsi="Calibri" w:cs="Calibri"/>
              </w:rPr>
              <w:t>Il sistema reindirizza l’utente sulla home page</w:t>
            </w:r>
          </w:p>
        </w:tc>
      </w:tr>
      <w:tr w:rsidR="003C3E75" w:rsidRPr="00BC6E10" w14:paraId="45A88975"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3C1F81BC" w14:textId="77777777" w:rsidR="003C3E75" w:rsidRPr="003C3E75" w:rsidRDefault="003C3E75">
            <w:pPr>
              <w:spacing w:line="256" w:lineRule="auto"/>
              <w:rPr>
                <w:rFonts w:ascii="Calibri" w:hAnsi="Calibri" w:cs="Calibri"/>
              </w:rPr>
            </w:pPr>
            <w:r w:rsidRPr="003C3E75">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1FC0E1F0" w14:textId="77777777" w:rsidR="003C3E75" w:rsidRPr="003C3E75" w:rsidRDefault="003C3E75">
            <w:pPr>
              <w:spacing w:line="256" w:lineRule="auto"/>
              <w:rPr>
                <w:rFonts w:ascii="Calibri" w:hAnsi="Calibri" w:cs="Calibri"/>
              </w:rPr>
            </w:pPr>
          </w:p>
        </w:tc>
      </w:tr>
      <w:tr w:rsidR="003C3E75" w:rsidRPr="00BC6E10" w14:paraId="7C035D5D"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6DAE1C1A" w14:textId="77777777" w:rsidR="003C3E75" w:rsidRPr="003C3E75" w:rsidRDefault="003C3E75">
            <w:pPr>
              <w:spacing w:line="256" w:lineRule="auto"/>
              <w:rPr>
                <w:rFonts w:ascii="Calibri" w:hAnsi="Calibri" w:cs="Calibri"/>
              </w:rPr>
            </w:pPr>
            <w:r w:rsidRPr="003C3E75">
              <w:rPr>
                <w:rFonts w:ascii="Calibri" w:hAnsi="Calibri" w:cs="Calibri"/>
              </w:rPr>
              <w:t xml:space="preserve">Exit </w:t>
            </w:r>
            <w:proofErr w:type="spellStart"/>
            <w:r w:rsidRPr="003C3E75">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4B79000A" w14:textId="77777777" w:rsidR="003C3E75" w:rsidRPr="003C3E75" w:rsidRDefault="003C3E75">
            <w:pPr>
              <w:spacing w:line="256" w:lineRule="auto"/>
              <w:rPr>
                <w:rFonts w:ascii="Calibri" w:hAnsi="Calibri" w:cs="Calibri"/>
              </w:rPr>
            </w:pPr>
            <w:r w:rsidRPr="003C3E75">
              <w:rPr>
                <w:rFonts w:ascii="Calibri" w:hAnsi="Calibri" w:cs="Calibri"/>
              </w:rPr>
              <w:t>L’utente si trova sulla home page</w:t>
            </w:r>
          </w:p>
        </w:tc>
      </w:tr>
    </w:tbl>
    <w:p w14:paraId="70EEC243" w14:textId="77777777" w:rsidR="002075C3" w:rsidRDefault="002075C3" w:rsidP="00B46471">
      <w:pPr>
        <w:rPr>
          <w:sz w:val="32"/>
          <w:szCs w:val="32"/>
        </w:rPr>
      </w:pPr>
    </w:p>
    <w:p w14:paraId="31F3941C" w14:textId="77777777" w:rsidR="004B605E" w:rsidRDefault="004B605E" w:rsidP="00B46471">
      <w:pPr>
        <w:rPr>
          <w:sz w:val="32"/>
          <w:szCs w:val="32"/>
        </w:rPr>
      </w:pPr>
    </w:p>
    <w:p w14:paraId="6F844087" w14:textId="77777777" w:rsidR="004B605E" w:rsidRDefault="004B605E" w:rsidP="00B46471">
      <w:pPr>
        <w:rPr>
          <w:sz w:val="32"/>
          <w:szCs w:val="32"/>
        </w:rPr>
      </w:pPr>
    </w:p>
    <w:p w14:paraId="55A5215B" w14:textId="77777777" w:rsidR="004B605E" w:rsidRDefault="004B605E" w:rsidP="00B46471">
      <w:pPr>
        <w:rPr>
          <w:sz w:val="32"/>
          <w:szCs w:val="32"/>
        </w:rPr>
      </w:pPr>
    </w:p>
    <w:p w14:paraId="2B3CC714" w14:textId="77777777" w:rsidR="004B605E" w:rsidRDefault="004B605E" w:rsidP="00B46471">
      <w:pPr>
        <w:rPr>
          <w:sz w:val="32"/>
          <w:szCs w:val="32"/>
        </w:rPr>
      </w:pPr>
    </w:p>
    <w:p w14:paraId="134A6164" w14:textId="77777777" w:rsidR="004B605E" w:rsidRDefault="004B605E" w:rsidP="00B46471">
      <w:pPr>
        <w:rPr>
          <w:sz w:val="32"/>
          <w:szCs w:val="32"/>
        </w:rPr>
      </w:pPr>
    </w:p>
    <w:p w14:paraId="7F5F7F2F" w14:textId="77777777" w:rsidR="004B605E" w:rsidRDefault="004B605E" w:rsidP="00B46471">
      <w:pPr>
        <w:rPr>
          <w:sz w:val="32"/>
          <w:szCs w:val="32"/>
        </w:rPr>
      </w:pPr>
    </w:p>
    <w:p w14:paraId="2E4F1083" w14:textId="77777777" w:rsidR="004B605E" w:rsidRDefault="004B605E" w:rsidP="00B46471">
      <w:pPr>
        <w:rPr>
          <w:sz w:val="32"/>
          <w:szCs w:val="32"/>
        </w:rPr>
      </w:pPr>
    </w:p>
    <w:p w14:paraId="6E556314" w14:textId="77777777" w:rsidR="004B605E" w:rsidRDefault="004B605E" w:rsidP="00B46471">
      <w:pPr>
        <w:rPr>
          <w:sz w:val="32"/>
          <w:szCs w:val="32"/>
        </w:rPr>
      </w:pPr>
    </w:p>
    <w:p w14:paraId="5363BF62" w14:textId="77777777" w:rsidR="004B605E" w:rsidRDefault="004B605E" w:rsidP="00B46471">
      <w:pPr>
        <w:rPr>
          <w:sz w:val="32"/>
          <w:szCs w:val="32"/>
        </w:rPr>
      </w:pPr>
    </w:p>
    <w:p w14:paraId="6322EECD" w14:textId="77777777" w:rsidR="004B605E" w:rsidRDefault="004B605E" w:rsidP="00B46471">
      <w:pPr>
        <w:rPr>
          <w:sz w:val="32"/>
          <w:szCs w:val="32"/>
        </w:rPr>
      </w:pPr>
    </w:p>
    <w:p w14:paraId="26A4353E" w14:textId="77777777" w:rsidR="004B605E" w:rsidRDefault="004B605E" w:rsidP="00B46471">
      <w:pPr>
        <w:rPr>
          <w:sz w:val="32"/>
          <w:szCs w:val="32"/>
        </w:rPr>
      </w:pPr>
    </w:p>
    <w:p w14:paraId="6B81A168" w14:textId="4CF98866" w:rsidR="003B3C55" w:rsidRPr="003B3C55" w:rsidRDefault="003B3C55" w:rsidP="003B3C55">
      <w:pPr>
        <w:rPr>
          <w:rFonts w:ascii="Calibri" w:hAnsi="Calibri" w:cs="Calibri"/>
        </w:rPr>
      </w:pPr>
      <w:r w:rsidRPr="003B3C55">
        <w:rPr>
          <w:rFonts w:ascii="Calibri" w:hAnsi="Calibri" w:cs="Calibri"/>
        </w:rPr>
        <w:t>Caso d’uso 1</w:t>
      </w:r>
      <w:r>
        <w:rPr>
          <w:rFonts w:ascii="Calibri" w:hAnsi="Calibri" w:cs="Calibri"/>
        </w:rPr>
        <w:t>1</w:t>
      </w:r>
      <w:r w:rsidRPr="003B3C55">
        <w:rPr>
          <w:rFonts w:ascii="Calibri" w:hAnsi="Calibri" w:cs="Calibri"/>
        </w:rPr>
        <w:t>: Visualizza Area Personale</w:t>
      </w:r>
    </w:p>
    <w:tbl>
      <w:tblPr>
        <w:tblW w:w="0" w:type="auto"/>
        <w:tblLook w:val="04A0" w:firstRow="1" w:lastRow="0" w:firstColumn="1" w:lastColumn="0" w:noHBand="0" w:noVBand="1"/>
      </w:tblPr>
      <w:tblGrid>
        <w:gridCol w:w="2971"/>
        <w:gridCol w:w="3328"/>
        <w:gridCol w:w="3328"/>
      </w:tblGrid>
      <w:tr w:rsidR="003B3C55" w:rsidRPr="00BC6E10" w14:paraId="2BF8DC0F"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6719F276" w14:textId="77777777" w:rsidR="003B3C55" w:rsidRPr="003B3C55" w:rsidRDefault="003B3C55">
            <w:pPr>
              <w:spacing w:line="256" w:lineRule="auto"/>
              <w:rPr>
                <w:rFonts w:ascii="Calibri" w:hAnsi="Calibri" w:cs="Calibri"/>
              </w:rPr>
            </w:pPr>
            <w:r w:rsidRPr="003B3C55">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6977976B" w14:textId="50236902" w:rsidR="003B3C55" w:rsidRPr="003B3C55" w:rsidRDefault="003B3C55">
            <w:pPr>
              <w:spacing w:line="256" w:lineRule="auto"/>
              <w:rPr>
                <w:rFonts w:ascii="Calibri" w:hAnsi="Calibri" w:cs="Calibri"/>
              </w:rPr>
            </w:pPr>
            <w:r w:rsidRPr="003B3C55">
              <w:rPr>
                <w:rFonts w:ascii="Calibri" w:hAnsi="Calibri" w:cs="Calibri"/>
              </w:rPr>
              <w:t>UC 1</w:t>
            </w:r>
            <w:r w:rsidR="004A0C87">
              <w:rPr>
                <w:rFonts w:ascii="Calibri" w:hAnsi="Calibri" w:cs="Calibri"/>
              </w:rPr>
              <w:t>1</w:t>
            </w:r>
            <w:r w:rsidRPr="003B3C55">
              <w:rPr>
                <w:rFonts w:ascii="Calibri" w:hAnsi="Calibri" w:cs="Calibri"/>
              </w:rPr>
              <w:t xml:space="preserve"> – Visualizza Area Personale</w:t>
            </w:r>
          </w:p>
        </w:tc>
      </w:tr>
      <w:tr w:rsidR="003B3C55" w:rsidRPr="00BC6E10" w14:paraId="22FC0247"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051EEC6A" w14:textId="77777777" w:rsidR="003B3C55" w:rsidRPr="003B3C55" w:rsidRDefault="003B3C55">
            <w:pPr>
              <w:spacing w:line="256" w:lineRule="auto"/>
              <w:rPr>
                <w:rFonts w:ascii="Calibri" w:hAnsi="Calibri" w:cs="Calibri"/>
              </w:rPr>
            </w:pPr>
            <w:r w:rsidRPr="003B3C55">
              <w:rPr>
                <w:rFonts w:ascii="Calibri" w:hAnsi="Calibri" w:cs="Calibr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0E60647F" w14:textId="77777777" w:rsidR="003B3C55" w:rsidRPr="003B3C55" w:rsidRDefault="003B3C55">
            <w:pPr>
              <w:spacing w:line="256" w:lineRule="auto"/>
              <w:rPr>
                <w:rFonts w:ascii="Calibri" w:hAnsi="Calibri" w:cs="Calibri"/>
              </w:rPr>
            </w:pPr>
            <w:r w:rsidRPr="003B3C55">
              <w:rPr>
                <w:rFonts w:ascii="Calibri" w:hAnsi="Calibri" w:cs="Calibri"/>
              </w:rPr>
              <w:t>Utente</w:t>
            </w:r>
          </w:p>
        </w:tc>
      </w:tr>
      <w:tr w:rsidR="003B3C55" w:rsidRPr="00BC6E10" w14:paraId="60A36D93"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38F022BA" w14:textId="77777777" w:rsidR="003B3C55" w:rsidRPr="003B3C55" w:rsidRDefault="003B3C55">
            <w:pPr>
              <w:spacing w:line="256" w:lineRule="auto"/>
              <w:rPr>
                <w:rFonts w:ascii="Calibri" w:hAnsi="Calibri" w:cs="Calibri"/>
              </w:rPr>
            </w:pPr>
            <w:r w:rsidRPr="003B3C55">
              <w:rPr>
                <w:rFonts w:ascii="Calibri" w:hAnsi="Calibri" w:cs="Calibri"/>
              </w:rPr>
              <w:t xml:space="preserve">Entry </w:t>
            </w:r>
            <w:proofErr w:type="spellStart"/>
            <w:r w:rsidRPr="003B3C55">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6F71179A" w14:textId="77777777" w:rsidR="003B3C55" w:rsidRPr="003B3C55" w:rsidRDefault="003B3C55">
            <w:pPr>
              <w:spacing w:line="256" w:lineRule="auto"/>
              <w:rPr>
                <w:rFonts w:ascii="Calibri" w:hAnsi="Calibri" w:cs="Calibri"/>
              </w:rPr>
            </w:pPr>
            <w:r w:rsidRPr="003B3C55">
              <w:rPr>
                <w:rFonts w:ascii="Calibri" w:hAnsi="Calibri" w:cs="Calibri"/>
              </w:rPr>
              <w:t xml:space="preserve">L’utente è autenticato e si trova su qualsiasi pagina del sito </w:t>
            </w:r>
          </w:p>
        </w:tc>
      </w:tr>
      <w:tr w:rsidR="003B3C55" w:rsidRPr="00BC6E10" w14:paraId="4AA70C32" w14:textId="77777777" w:rsidTr="00A506B6">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FF0000"/>
            <w:hideMark/>
          </w:tcPr>
          <w:p w14:paraId="78AF7957" w14:textId="77777777" w:rsidR="003B3C55" w:rsidRPr="003B3C55" w:rsidRDefault="003B3C55">
            <w:pPr>
              <w:spacing w:line="256" w:lineRule="auto"/>
              <w:rPr>
                <w:rFonts w:ascii="Calibri" w:hAnsi="Calibri" w:cs="Calibri"/>
              </w:rPr>
            </w:pPr>
            <w:r w:rsidRPr="003B3C55">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7ECEEFBE" w14:textId="77777777" w:rsidR="003B3C55" w:rsidRPr="003B3C55" w:rsidRDefault="003B3C55">
            <w:pPr>
              <w:spacing w:line="256" w:lineRule="auto"/>
              <w:jc w:val="center"/>
              <w:rPr>
                <w:rFonts w:ascii="Calibri" w:hAnsi="Calibri" w:cs="Calibri"/>
              </w:rPr>
            </w:pPr>
            <w:r w:rsidRPr="003B3C55">
              <w:rPr>
                <w:rFonts w:ascii="Calibri" w:hAnsi="Calibri" w:cs="Calibri"/>
              </w:rPr>
              <w:t>Utente</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63D05703" w14:textId="77777777" w:rsidR="003B3C55" w:rsidRPr="003B3C55" w:rsidRDefault="003B3C55">
            <w:pPr>
              <w:spacing w:line="256" w:lineRule="auto"/>
              <w:jc w:val="center"/>
              <w:rPr>
                <w:rFonts w:ascii="Calibri" w:hAnsi="Calibri" w:cs="Calibri"/>
              </w:rPr>
            </w:pPr>
            <w:r w:rsidRPr="003B3C55">
              <w:rPr>
                <w:rFonts w:ascii="Calibri" w:hAnsi="Calibri" w:cs="Calibri"/>
              </w:rPr>
              <w:t>Sistema</w:t>
            </w:r>
          </w:p>
        </w:tc>
      </w:tr>
      <w:tr w:rsidR="003B3C55" w:rsidRPr="00BC6E10" w14:paraId="06BF989A" w14:textId="77777777" w:rsidTr="00A506B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058BA88B" w14:textId="77777777" w:rsidR="003B3C55" w:rsidRPr="003B3C55" w:rsidRDefault="003B3C55">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59CD8FD2" w14:textId="1531668F" w:rsidR="003B3C55" w:rsidRPr="003B3C55" w:rsidRDefault="003B3C55" w:rsidP="003B3C55">
            <w:pPr>
              <w:numPr>
                <w:ilvl w:val="0"/>
                <w:numId w:val="37"/>
              </w:numPr>
              <w:spacing w:line="256" w:lineRule="auto"/>
              <w:rPr>
                <w:rFonts w:ascii="Calibri" w:hAnsi="Calibri" w:cs="Calibri"/>
              </w:rPr>
            </w:pPr>
            <w:r w:rsidRPr="003B3C55">
              <w:rPr>
                <w:rFonts w:ascii="Calibri" w:hAnsi="Calibri" w:cs="Calibri"/>
              </w:rPr>
              <w:t xml:space="preserve">L’utente clicca </w:t>
            </w:r>
            <w:proofErr w:type="spellStart"/>
            <w:r w:rsidR="00A836B6">
              <w:rPr>
                <w:rFonts w:ascii="Calibri" w:hAnsi="Calibri" w:cs="Calibri"/>
              </w:rPr>
              <w:t>sullla</w:t>
            </w:r>
            <w:proofErr w:type="spellEnd"/>
            <w:r w:rsidR="00A836B6">
              <w:rPr>
                <w:rFonts w:ascii="Calibri" w:hAnsi="Calibri" w:cs="Calibri"/>
              </w:rPr>
              <w:t xml:space="preserve"> scritta </w:t>
            </w:r>
            <w:r w:rsidRPr="003B3C55">
              <w:rPr>
                <w:rFonts w:ascii="Calibri" w:hAnsi="Calibri" w:cs="Calibri"/>
                <w:i/>
                <w:iCs/>
              </w:rPr>
              <w:t xml:space="preserve">Area Personale </w:t>
            </w:r>
            <w:r w:rsidRPr="003B3C55">
              <w:rPr>
                <w:rFonts w:ascii="Calibri" w:hAnsi="Calibri" w:cs="Calibri"/>
              </w:rPr>
              <w:t>presente nella barra di navigazione</w:t>
            </w:r>
          </w:p>
        </w:tc>
        <w:tc>
          <w:tcPr>
            <w:tcW w:w="3328" w:type="dxa"/>
            <w:tcBorders>
              <w:top w:val="single" w:sz="4" w:space="0" w:color="auto"/>
              <w:left w:val="single" w:sz="4" w:space="0" w:color="auto"/>
              <w:bottom w:val="single" w:sz="4" w:space="0" w:color="auto"/>
              <w:right w:val="single" w:sz="4" w:space="0" w:color="auto"/>
            </w:tcBorders>
          </w:tcPr>
          <w:p w14:paraId="3E135563" w14:textId="77777777" w:rsidR="003B3C55" w:rsidRPr="003B3C55" w:rsidRDefault="003B3C55">
            <w:pPr>
              <w:spacing w:line="256" w:lineRule="auto"/>
              <w:rPr>
                <w:rFonts w:ascii="Calibri" w:hAnsi="Calibri" w:cs="Calibri"/>
              </w:rPr>
            </w:pPr>
          </w:p>
        </w:tc>
      </w:tr>
      <w:tr w:rsidR="003B3C55" w:rsidRPr="006C1193" w14:paraId="3816C733" w14:textId="77777777" w:rsidTr="00A506B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7F4DF30E" w14:textId="77777777" w:rsidR="003B3C55" w:rsidRPr="003B3C55" w:rsidRDefault="003B3C55">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6C72593E" w14:textId="77777777" w:rsidR="003B3C55" w:rsidRPr="003B3C55" w:rsidRDefault="003B3C55">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79D694C8" w14:textId="77777777" w:rsidR="003B3C55" w:rsidRPr="003B3C55" w:rsidRDefault="003B3C55" w:rsidP="003B3C55">
            <w:pPr>
              <w:numPr>
                <w:ilvl w:val="0"/>
                <w:numId w:val="37"/>
              </w:numPr>
              <w:spacing w:line="256" w:lineRule="auto"/>
              <w:rPr>
                <w:rFonts w:ascii="Calibri" w:hAnsi="Calibri" w:cs="Calibri"/>
              </w:rPr>
            </w:pPr>
            <w:r w:rsidRPr="003B3C55">
              <w:rPr>
                <w:rFonts w:ascii="Calibri" w:hAnsi="Calibri" w:cs="Calibri"/>
              </w:rPr>
              <w:t>Il sistema reindirizza l’utente sulla sua pagina personale</w:t>
            </w:r>
          </w:p>
        </w:tc>
      </w:tr>
      <w:tr w:rsidR="003B3C55" w:rsidRPr="00BC6E10" w14:paraId="60E871C5"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5CE4C3D2" w14:textId="77777777" w:rsidR="003B3C55" w:rsidRPr="003B3C55" w:rsidRDefault="003B3C55">
            <w:pPr>
              <w:spacing w:line="256" w:lineRule="auto"/>
              <w:rPr>
                <w:rFonts w:ascii="Calibri" w:hAnsi="Calibri" w:cs="Calibri"/>
              </w:rPr>
            </w:pPr>
            <w:r w:rsidRPr="003B3C55">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4F393664" w14:textId="77777777" w:rsidR="003B3C55" w:rsidRPr="003B3C55" w:rsidRDefault="003B3C55">
            <w:pPr>
              <w:spacing w:line="256" w:lineRule="auto"/>
              <w:rPr>
                <w:rFonts w:ascii="Calibri" w:hAnsi="Calibri" w:cs="Calibri"/>
              </w:rPr>
            </w:pPr>
          </w:p>
        </w:tc>
      </w:tr>
      <w:tr w:rsidR="003B3C55" w:rsidRPr="00BC6E10" w14:paraId="2F6011F4"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50616B6E" w14:textId="77777777" w:rsidR="003B3C55" w:rsidRPr="003B3C55" w:rsidRDefault="003B3C55">
            <w:pPr>
              <w:spacing w:line="256" w:lineRule="auto"/>
              <w:rPr>
                <w:rFonts w:ascii="Calibri" w:hAnsi="Calibri" w:cs="Calibri"/>
              </w:rPr>
            </w:pPr>
            <w:r w:rsidRPr="003B3C55">
              <w:rPr>
                <w:rFonts w:ascii="Calibri" w:hAnsi="Calibri" w:cs="Calibri"/>
              </w:rPr>
              <w:t xml:space="preserve">Exit </w:t>
            </w:r>
            <w:proofErr w:type="spellStart"/>
            <w:r w:rsidRPr="003B3C55">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44634522" w14:textId="77777777" w:rsidR="003B3C55" w:rsidRPr="003B3C55" w:rsidRDefault="003B3C55">
            <w:pPr>
              <w:spacing w:line="256" w:lineRule="auto"/>
              <w:rPr>
                <w:rFonts w:ascii="Calibri" w:hAnsi="Calibri" w:cs="Calibri"/>
              </w:rPr>
            </w:pPr>
            <w:r w:rsidRPr="003B3C55">
              <w:rPr>
                <w:rFonts w:ascii="Calibri" w:hAnsi="Calibri" w:cs="Calibri"/>
              </w:rPr>
              <w:t>L’utente si trova nell’Area Personale</w:t>
            </w:r>
          </w:p>
        </w:tc>
      </w:tr>
    </w:tbl>
    <w:p w14:paraId="691F2955" w14:textId="77777777" w:rsidR="003B3C55" w:rsidRDefault="003B3C55" w:rsidP="00B46471">
      <w:pPr>
        <w:rPr>
          <w:sz w:val="32"/>
          <w:szCs w:val="32"/>
        </w:rPr>
      </w:pPr>
    </w:p>
    <w:p w14:paraId="08577FFA" w14:textId="7996FBC0" w:rsidR="00E16D50" w:rsidRPr="00E16D50" w:rsidRDefault="00E16D50" w:rsidP="00E16D50">
      <w:pPr>
        <w:rPr>
          <w:rFonts w:ascii="Calibri" w:hAnsi="Calibri" w:cs="Calibri"/>
        </w:rPr>
      </w:pPr>
      <w:r w:rsidRPr="00E16D50">
        <w:rPr>
          <w:rFonts w:ascii="Calibri" w:hAnsi="Calibri" w:cs="Calibri"/>
        </w:rPr>
        <w:t>Caso d’uso 1</w:t>
      </w:r>
      <w:r w:rsidR="00625359">
        <w:rPr>
          <w:rFonts w:ascii="Calibri" w:hAnsi="Calibri" w:cs="Calibri"/>
        </w:rPr>
        <w:t>2</w:t>
      </w:r>
      <w:r w:rsidRPr="00E16D50">
        <w:rPr>
          <w:rFonts w:ascii="Calibri" w:hAnsi="Calibri" w:cs="Calibri"/>
        </w:rPr>
        <w:t>: Visualizza Ordini</w:t>
      </w:r>
    </w:p>
    <w:tbl>
      <w:tblPr>
        <w:tblW w:w="0" w:type="auto"/>
        <w:tblLook w:val="04A0" w:firstRow="1" w:lastRow="0" w:firstColumn="1" w:lastColumn="0" w:noHBand="0" w:noVBand="1"/>
      </w:tblPr>
      <w:tblGrid>
        <w:gridCol w:w="2971"/>
        <w:gridCol w:w="3328"/>
        <w:gridCol w:w="3328"/>
      </w:tblGrid>
      <w:tr w:rsidR="00E16D50" w:rsidRPr="00BC6E10" w14:paraId="31330248"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1FD54B6D" w14:textId="77777777" w:rsidR="00E16D50" w:rsidRPr="00E16D50" w:rsidRDefault="00E16D50">
            <w:pPr>
              <w:spacing w:line="256" w:lineRule="auto"/>
              <w:rPr>
                <w:rFonts w:ascii="Calibri" w:hAnsi="Calibri" w:cs="Calibri"/>
              </w:rPr>
            </w:pPr>
            <w:r w:rsidRPr="00E16D50">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54BB5183" w14:textId="37CF4639" w:rsidR="00E16D50" w:rsidRPr="00E16D50" w:rsidRDefault="00E16D50">
            <w:pPr>
              <w:spacing w:line="256" w:lineRule="auto"/>
              <w:rPr>
                <w:rFonts w:ascii="Calibri" w:hAnsi="Calibri" w:cs="Calibri"/>
              </w:rPr>
            </w:pPr>
            <w:r w:rsidRPr="00E16D50">
              <w:rPr>
                <w:rFonts w:ascii="Calibri" w:hAnsi="Calibri" w:cs="Calibri"/>
              </w:rPr>
              <w:t>UC 1</w:t>
            </w:r>
            <w:r w:rsidR="00D32990">
              <w:rPr>
                <w:rFonts w:ascii="Calibri" w:hAnsi="Calibri" w:cs="Calibri"/>
              </w:rPr>
              <w:t>2</w:t>
            </w:r>
            <w:r w:rsidRPr="00E16D50">
              <w:rPr>
                <w:rFonts w:ascii="Calibri" w:hAnsi="Calibri" w:cs="Calibri"/>
              </w:rPr>
              <w:t xml:space="preserve"> – Visualizza Ordini</w:t>
            </w:r>
          </w:p>
        </w:tc>
      </w:tr>
      <w:tr w:rsidR="00E16D50" w:rsidRPr="00BC6E10" w14:paraId="3E43CBB4"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0CEB4905" w14:textId="77777777" w:rsidR="00E16D50" w:rsidRPr="00E16D50" w:rsidRDefault="00E16D50">
            <w:pPr>
              <w:spacing w:line="256" w:lineRule="auto"/>
              <w:rPr>
                <w:rFonts w:ascii="Calibri" w:hAnsi="Calibri" w:cs="Calibri"/>
              </w:rPr>
            </w:pPr>
            <w:r w:rsidRPr="00E16D50">
              <w:rPr>
                <w:rFonts w:ascii="Calibri" w:hAnsi="Calibri" w:cs="Calibr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395CF585" w14:textId="77777777" w:rsidR="00E16D50" w:rsidRPr="00E16D50" w:rsidRDefault="00E16D50">
            <w:pPr>
              <w:spacing w:line="256" w:lineRule="auto"/>
              <w:rPr>
                <w:rFonts w:ascii="Calibri" w:hAnsi="Calibri" w:cs="Calibri"/>
              </w:rPr>
            </w:pPr>
            <w:r w:rsidRPr="00E16D50">
              <w:rPr>
                <w:rFonts w:ascii="Calibri" w:hAnsi="Calibri" w:cs="Calibri"/>
              </w:rPr>
              <w:t>Utente</w:t>
            </w:r>
          </w:p>
        </w:tc>
      </w:tr>
      <w:tr w:rsidR="00C01930" w:rsidRPr="00BC6E10" w14:paraId="1EC21047"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49EA90CE" w14:textId="77777777" w:rsidR="00C01930" w:rsidRPr="00E16D50" w:rsidRDefault="00C01930" w:rsidP="00C01930">
            <w:pPr>
              <w:spacing w:line="256" w:lineRule="auto"/>
              <w:rPr>
                <w:rFonts w:ascii="Calibri" w:hAnsi="Calibri" w:cs="Calibri"/>
              </w:rPr>
            </w:pPr>
            <w:r w:rsidRPr="00E16D50">
              <w:rPr>
                <w:rFonts w:ascii="Calibri" w:hAnsi="Calibri" w:cs="Calibri"/>
              </w:rPr>
              <w:t xml:space="preserve">Entry </w:t>
            </w:r>
            <w:proofErr w:type="spellStart"/>
            <w:r w:rsidRPr="00E16D50">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46C21590" w14:textId="48143BD7" w:rsidR="00C01930" w:rsidRPr="00E16D50" w:rsidRDefault="00C01930" w:rsidP="00C01930">
            <w:pPr>
              <w:spacing w:line="256" w:lineRule="auto"/>
              <w:rPr>
                <w:rFonts w:ascii="Calibri" w:hAnsi="Calibri" w:cs="Calibri"/>
              </w:rPr>
            </w:pPr>
            <w:r w:rsidRPr="003B3C55">
              <w:rPr>
                <w:rFonts w:ascii="Calibri" w:hAnsi="Calibri" w:cs="Calibri"/>
              </w:rPr>
              <w:t xml:space="preserve">L’utente è autenticato e si trova su qualsiasi pagina del sito </w:t>
            </w:r>
          </w:p>
        </w:tc>
      </w:tr>
      <w:tr w:rsidR="00E16D50" w:rsidRPr="00BC6E10" w14:paraId="54A7FD12" w14:textId="77777777" w:rsidTr="00A506B6">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FF0000"/>
            <w:hideMark/>
          </w:tcPr>
          <w:p w14:paraId="15F73AE7" w14:textId="77777777" w:rsidR="00E16D50" w:rsidRPr="00E16D50" w:rsidRDefault="00E16D50">
            <w:pPr>
              <w:spacing w:line="256" w:lineRule="auto"/>
              <w:rPr>
                <w:rFonts w:ascii="Calibri" w:hAnsi="Calibri" w:cs="Calibri"/>
              </w:rPr>
            </w:pPr>
            <w:r w:rsidRPr="00E16D50">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489B71DB" w14:textId="77777777" w:rsidR="00E16D50" w:rsidRPr="00E16D50" w:rsidRDefault="00E16D50">
            <w:pPr>
              <w:spacing w:line="256" w:lineRule="auto"/>
              <w:jc w:val="center"/>
              <w:rPr>
                <w:rFonts w:ascii="Calibri" w:hAnsi="Calibri" w:cs="Calibri"/>
              </w:rPr>
            </w:pPr>
            <w:r w:rsidRPr="00E16D50">
              <w:rPr>
                <w:rFonts w:ascii="Calibri" w:hAnsi="Calibri" w:cs="Calibri"/>
              </w:rPr>
              <w:t>Utente</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0E6BB268" w14:textId="77777777" w:rsidR="00E16D50" w:rsidRPr="00E16D50" w:rsidRDefault="00E16D50">
            <w:pPr>
              <w:spacing w:line="256" w:lineRule="auto"/>
              <w:jc w:val="center"/>
              <w:rPr>
                <w:rFonts w:ascii="Calibri" w:hAnsi="Calibri" w:cs="Calibri"/>
              </w:rPr>
            </w:pPr>
            <w:r w:rsidRPr="00E16D50">
              <w:rPr>
                <w:rFonts w:ascii="Calibri" w:hAnsi="Calibri" w:cs="Calibri"/>
              </w:rPr>
              <w:t>Sistema</w:t>
            </w:r>
          </w:p>
        </w:tc>
      </w:tr>
      <w:tr w:rsidR="00E16D50" w:rsidRPr="00BC6E10" w14:paraId="6DDFAAEB" w14:textId="77777777" w:rsidTr="00A506B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4BA48BB5" w14:textId="77777777" w:rsidR="00E16D50" w:rsidRPr="00E16D50" w:rsidRDefault="00E16D50">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02907560" w14:textId="312907F5" w:rsidR="00E16D50" w:rsidRPr="00E16D50" w:rsidRDefault="00E16D50" w:rsidP="00E16D50">
            <w:pPr>
              <w:numPr>
                <w:ilvl w:val="0"/>
                <w:numId w:val="38"/>
              </w:numPr>
              <w:spacing w:line="256" w:lineRule="auto"/>
              <w:rPr>
                <w:rFonts w:ascii="Calibri" w:hAnsi="Calibri" w:cs="Calibri"/>
              </w:rPr>
            </w:pPr>
            <w:r w:rsidRPr="00E16D50">
              <w:rPr>
                <w:rFonts w:ascii="Calibri" w:hAnsi="Calibri" w:cs="Calibri"/>
              </w:rPr>
              <w:t xml:space="preserve">L’utente clicca </w:t>
            </w:r>
            <w:r w:rsidR="00C01930">
              <w:rPr>
                <w:rFonts w:ascii="Calibri" w:hAnsi="Calibri" w:cs="Calibri"/>
              </w:rPr>
              <w:t>sulla scritta</w:t>
            </w:r>
            <w:r w:rsidRPr="00E16D50">
              <w:rPr>
                <w:rFonts w:ascii="Calibri" w:hAnsi="Calibri" w:cs="Calibri"/>
                <w:i/>
                <w:iCs/>
              </w:rPr>
              <w:t xml:space="preserve"> </w:t>
            </w:r>
            <w:r w:rsidR="001A165C">
              <w:rPr>
                <w:rFonts w:ascii="Calibri" w:hAnsi="Calibri" w:cs="Calibri"/>
                <w:i/>
                <w:iCs/>
              </w:rPr>
              <w:t xml:space="preserve">I </w:t>
            </w:r>
            <w:r w:rsidRPr="00E16D50">
              <w:rPr>
                <w:rFonts w:ascii="Calibri" w:hAnsi="Calibri" w:cs="Calibri"/>
                <w:i/>
                <w:iCs/>
              </w:rPr>
              <w:t>miei Ordini</w:t>
            </w:r>
          </w:p>
        </w:tc>
        <w:tc>
          <w:tcPr>
            <w:tcW w:w="3328" w:type="dxa"/>
            <w:tcBorders>
              <w:top w:val="single" w:sz="4" w:space="0" w:color="auto"/>
              <w:left w:val="single" w:sz="4" w:space="0" w:color="auto"/>
              <w:bottom w:val="single" w:sz="4" w:space="0" w:color="auto"/>
              <w:right w:val="single" w:sz="4" w:space="0" w:color="auto"/>
            </w:tcBorders>
          </w:tcPr>
          <w:p w14:paraId="7AF39673" w14:textId="77777777" w:rsidR="00E16D50" w:rsidRPr="00E16D50" w:rsidRDefault="00E16D50">
            <w:pPr>
              <w:spacing w:line="256" w:lineRule="auto"/>
              <w:rPr>
                <w:rFonts w:ascii="Calibri" w:hAnsi="Calibri" w:cs="Calibri"/>
              </w:rPr>
            </w:pPr>
          </w:p>
        </w:tc>
      </w:tr>
      <w:tr w:rsidR="00E16D50" w:rsidRPr="006C1193" w14:paraId="4E7CF0CA" w14:textId="77777777" w:rsidTr="00A506B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38ACF4EE" w14:textId="77777777" w:rsidR="00E16D50" w:rsidRPr="00E16D50" w:rsidRDefault="00E16D50">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5E3D162A" w14:textId="77777777" w:rsidR="00E16D50" w:rsidRPr="00E16D50" w:rsidRDefault="00E16D50">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688842F0" w14:textId="77777777" w:rsidR="00E16D50" w:rsidRPr="00E16D50" w:rsidRDefault="00E16D50" w:rsidP="00E16D50">
            <w:pPr>
              <w:numPr>
                <w:ilvl w:val="0"/>
                <w:numId w:val="38"/>
              </w:numPr>
              <w:spacing w:line="256" w:lineRule="auto"/>
              <w:rPr>
                <w:rFonts w:ascii="Calibri" w:hAnsi="Calibri" w:cs="Calibri"/>
              </w:rPr>
            </w:pPr>
            <w:r w:rsidRPr="00E16D50">
              <w:rPr>
                <w:rFonts w:ascii="Calibri" w:hAnsi="Calibri" w:cs="Calibri"/>
              </w:rPr>
              <w:t>Il sistema reindirizza l’utente sulla pagina degli Ordini</w:t>
            </w:r>
          </w:p>
        </w:tc>
      </w:tr>
      <w:tr w:rsidR="00E16D50" w:rsidRPr="00BC6E10" w14:paraId="063D90EF"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2A2E5C09" w14:textId="77777777" w:rsidR="00E16D50" w:rsidRPr="00E16D50" w:rsidRDefault="00E16D50">
            <w:pPr>
              <w:spacing w:line="256" w:lineRule="auto"/>
              <w:rPr>
                <w:rFonts w:ascii="Calibri" w:hAnsi="Calibri" w:cs="Calibri"/>
              </w:rPr>
            </w:pPr>
            <w:r w:rsidRPr="00E16D50">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4F8D9943" w14:textId="4E981867" w:rsidR="00E16D50" w:rsidRPr="00E16D50" w:rsidRDefault="00853F98">
            <w:pPr>
              <w:spacing w:line="256" w:lineRule="auto"/>
              <w:rPr>
                <w:rFonts w:ascii="Calibri" w:hAnsi="Calibri" w:cs="Calibri"/>
              </w:rPr>
            </w:pPr>
            <w:r>
              <w:rPr>
                <w:rFonts w:ascii="Calibri" w:hAnsi="Calibri" w:cs="Calibri"/>
              </w:rPr>
              <w:t>Se l’utente non è autenticato viene reindirizzato nell’area login</w:t>
            </w:r>
          </w:p>
        </w:tc>
      </w:tr>
      <w:tr w:rsidR="00E16D50" w:rsidRPr="00BC6E10" w14:paraId="1A75D9C8"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02EDE264" w14:textId="77777777" w:rsidR="00E16D50" w:rsidRPr="00E16D50" w:rsidRDefault="00E16D50">
            <w:pPr>
              <w:spacing w:line="256" w:lineRule="auto"/>
              <w:rPr>
                <w:rFonts w:ascii="Calibri" w:hAnsi="Calibri" w:cs="Calibri"/>
              </w:rPr>
            </w:pPr>
            <w:r w:rsidRPr="00E16D50">
              <w:rPr>
                <w:rFonts w:ascii="Calibri" w:hAnsi="Calibri" w:cs="Calibri"/>
              </w:rPr>
              <w:t xml:space="preserve">Exit </w:t>
            </w:r>
            <w:proofErr w:type="spellStart"/>
            <w:r w:rsidRPr="00E16D50">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7B12C754" w14:textId="77777777" w:rsidR="00E16D50" w:rsidRPr="00E16D50" w:rsidRDefault="00E16D50">
            <w:pPr>
              <w:spacing w:line="256" w:lineRule="auto"/>
              <w:rPr>
                <w:rFonts w:ascii="Calibri" w:hAnsi="Calibri" w:cs="Calibri"/>
              </w:rPr>
            </w:pPr>
            <w:r w:rsidRPr="00E16D50">
              <w:rPr>
                <w:rFonts w:ascii="Calibri" w:hAnsi="Calibri" w:cs="Calibri"/>
              </w:rPr>
              <w:t>L’utente si trova nella sua pagina degli Ordini</w:t>
            </w:r>
          </w:p>
        </w:tc>
      </w:tr>
    </w:tbl>
    <w:p w14:paraId="61E2FAFF" w14:textId="77777777" w:rsidR="004B605E" w:rsidRDefault="004B605E" w:rsidP="00413A71">
      <w:pPr>
        <w:rPr>
          <w:rFonts w:ascii="Calibri" w:hAnsi="Calibri" w:cs="Calibri"/>
        </w:rPr>
      </w:pPr>
    </w:p>
    <w:p w14:paraId="06B15E87" w14:textId="77777777" w:rsidR="004B605E" w:rsidRDefault="004B605E" w:rsidP="00413A71">
      <w:pPr>
        <w:rPr>
          <w:rFonts w:ascii="Calibri" w:hAnsi="Calibri" w:cs="Calibri"/>
        </w:rPr>
      </w:pPr>
    </w:p>
    <w:p w14:paraId="2FF9F9A5" w14:textId="77777777" w:rsidR="004B605E" w:rsidRDefault="004B605E" w:rsidP="00413A71">
      <w:pPr>
        <w:rPr>
          <w:rFonts w:ascii="Calibri" w:hAnsi="Calibri" w:cs="Calibri"/>
        </w:rPr>
      </w:pPr>
    </w:p>
    <w:p w14:paraId="07419A6C" w14:textId="77777777" w:rsidR="004B605E" w:rsidRDefault="004B605E" w:rsidP="00413A71">
      <w:pPr>
        <w:rPr>
          <w:rFonts w:ascii="Calibri" w:hAnsi="Calibri" w:cs="Calibri"/>
        </w:rPr>
      </w:pPr>
    </w:p>
    <w:p w14:paraId="470F88A6" w14:textId="77777777" w:rsidR="004B605E" w:rsidRDefault="004B605E" w:rsidP="00413A71">
      <w:pPr>
        <w:rPr>
          <w:rFonts w:ascii="Calibri" w:hAnsi="Calibri" w:cs="Calibri"/>
        </w:rPr>
      </w:pPr>
    </w:p>
    <w:p w14:paraId="4C86B0E8" w14:textId="77777777" w:rsidR="004B605E" w:rsidRDefault="004B605E" w:rsidP="00413A71">
      <w:pPr>
        <w:rPr>
          <w:rFonts w:ascii="Calibri" w:hAnsi="Calibri" w:cs="Calibri"/>
        </w:rPr>
      </w:pPr>
    </w:p>
    <w:p w14:paraId="618AD80E" w14:textId="77777777" w:rsidR="004B605E" w:rsidRDefault="004B605E" w:rsidP="00413A71">
      <w:pPr>
        <w:rPr>
          <w:rFonts w:ascii="Calibri" w:hAnsi="Calibri" w:cs="Calibri"/>
        </w:rPr>
      </w:pPr>
    </w:p>
    <w:p w14:paraId="685348C4" w14:textId="77777777" w:rsidR="004B605E" w:rsidRDefault="004B605E" w:rsidP="00413A71">
      <w:pPr>
        <w:rPr>
          <w:rFonts w:ascii="Calibri" w:hAnsi="Calibri" w:cs="Calibri"/>
        </w:rPr>
      </w:pPr>
    </w:p>
    <w:p w14:paraId="5E6ED1C0" w14:textId="77777777" w:rsidR="004B605E" w:rsidRDefault="004B605E" w:rsidP="00413A71">
      <w:pPr>
        <w:rPr>
          <w:rFonts w:ascii="Calibri" w:hAnsi="Calibri" w:cs="Calibri"/>
        </w:rPr>
      </w:pPr>
    </w:p>
    <w:p w14:paraId="0B144F91" w14:textId="77777777" w:rsidR="004B605E" w:rsidRDefault="004B605E" w:rsidP="00413A71">
      <w:pPr>
        <w:rPr>
          <w:rFonts w:ascii="Calibri" w:hAnsi="Calibri" w:cs="Calibri"/>
        </w:rPr>
      </w:pPr>
    </w:p>
    <w:p w14:paraId="344D70EE" w14:textId="77777777" w:rsidR="004B605E" w:rsidRDefault="004B605E" w:rsidP="00413A71">
      <w:pPr>
        <w:rPr>
          <w:rFonts w:ascii="Calibri" w:hAnsi="Calibri" w:cs="Calibri"/>
        </w:rPr>
      </w:pPr>
    </w:p>
    <w:p w14:paraId="7829E98B" w14:textId="77777777" w:rsidR="004B605E" w:rsidRDefault="004B605E" w:rsidP="00413A71">
      <w:pPr>
        <w:rPr>
          <w:rFonts w:ascii="Calibri" w:hAnsi="Calibri" w:cs="Calibri"/>
        </w:rPr>
      </w:pPr>
    </w:p>
    <w:p w14:paraId="1BA5E77C" w14:textId="77777777" w:rsidR="004B605E" w:rsidRDefault="004B605E" w:rsidP="00413A71">
      <w:pPr>
        <w:rPr>
          <w:rFonts w:ascii="Calibri" w:hAnsi="Calibri" w:cs="Calibri"/>
        </w:rPr>
      </w:pPr>
    </w:p>
    <w:p w14:paraId="01FD201A" w14:textId="7AF171C1" w:rsidR="00413A71" w:rsidRPr="00413A71" w:rsidRDefault="00413A71" w:rsidP="00413A71">
      <w:pPr>
        <w:rPr>
          <w:rFonts w:ascii="Calibri" w:hAnsi="Calibri" w:cs="Calibri"/>
        </w:rPr>
      </w:pPr>
      <w:r w:rsidRPr="00413A71">
        <w:rPr>
          <w:rFonts w:ascii="Calibri" w:hAnsi="Calibri" w:cs="Calibri"/>
        </w:rPr>
        <w:lastRenderedPageBreak/>
        <w:t>Caso d’uso 1</w:t>
      </w:r>
      <w:r>
        <w:rPr>
          <w:rFonts w:ascii="Calibri" w:hAnsi="Calibri" w:cs="Calibri"/>
        </w:rPr>
        <w:t>3</w:t>
      </w:r>
      <w:r w:rsidRPr="00413A71">
        <w:rPr>
          <w:rFonts w:ascii="Calibri" w:hAnsi="Calibri" w:cs="Calibri"/>
        </w:rPr>
        <w:t>: Logout</w:t>
      </w:r>
    </w:p>
    <w:tbl>
      <w:tblPr>
        <w:tblW w:w="0" w:type="auto"/>
        <w:tblLook w:val="04A0" w:firstRow="1" w:lastRow="0" w:firstColumn="1" w:lastColumn="0" w:noHBand="0" w:noVBand="1"/>
      </w:tblPr>
      <w:tblGrid>
        <w:gridCol w:w="2971"/>
        <w:gridCol w:w="3328"/>
        <w:gridCol w:w="3328"/>
      </w:tblGrid>
      <w:tr w:rsidR="00413A71" w:rsidRPr="00BC6E10" w14:paraId="1E3B31C5"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66C535C6" w14:textId="77777777" w:rsidR="00413A71" w:rsidRPr="00413A71" w:rsidRDefault="00413A71">
            <w:pPr>
              <w:spacing w:line="256" w:lineRule="auto"/>
              <w:rPr>
                <w:rFonts w:ascii="Calibri" w:hAnsi="Calibri" w:cs="Calibri"/>
              </w:rPr>
            </w:pPr>
            <w:r w:rsidRPr="00413A71">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36ACCCD7" w14:textId="1E20DBC1" w:rsidR="00413A71" w:rsidRPr="00413A71" w:rsidRDefault="00413A71">
            <w:pPr>
              <w:spacing w:line="256" w:lineRule="auto"/>
              <w:rPr>
                <w:rFonts w:ascii="Calibri" w:hAnsi="Calibri" w:cs="Calibri"/>
              </w:rPr>
            </w:pPr>
            <w:r w:rsidRPr="00413A71">
              <w:rPr>
                <w:rFonts w:ascii="Calibri" w:hAnsi="Calibri" w:cs="Calibri"/>
              </w:rPr>
              <w:t>UC 1</w:t>
            </w:r>
            <w:r w:rsidR="00B92ADB">
              <w:rPr>
                <w:rFonts w:ascii="Calibri" w:hAnsi="Calibri" w:cs="Calibri"/>
              </w:rPr>
              <w:t>3</w:t>
            </w:r>
            <w:r w:rsidRPr="00413A71">
              <w:rPr>
                <w:rFonts w:ascii="Calibri" w:hAnsi="Calibri" w:cs="Calibri"/>
              </w:rPr>
              <w:t xml:space="preserve"> – Logout</w:t>
            </w:r>
          </w:p>
        </w:tc>
      </w:tr>
      <w:tr w:rsidR="00413A71" w:rsidRPr="00BC6E10" w14:paraId="07E42BAC"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5FF107FD" w14:textId="77777777" w:rsidR="00413A71" w:rsidRPr="00413A71" w:rsidRDefault="00413A71">
            <w:pPr>
              <w:spacing w:line="256" w:lineRule="auto"/>
              <w:rPr>
                <w:rFonts w:ascii="Calibri" w:hAnsi="Calibri" w:cs="Calibri"/>
              </w:rPr>
            </w:pPr>
            <w:r w:rsidRPr="00413A71">
              <w:rPr>
                <w:rFonts w:ascii="Calibri" w:hAnsi="Calibri" w:cs="Calibr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3CCC624E" w14:textId="77777777" w:rsidR="00413A71" w:rsidRPr="00413A71" w:rsidRDefault="00413A71">
            <w:pPr>
              <w:spacing w:line="256" w:lineRule="auto"/>
              <w:rPr>
                <w:rFonts w:ascii="Calibri" w:hAnsi="Calibri" w:cs="Calibri"/>
              </w:rPr>
            </w:pPr>
            <w:r w:rsidRPr="00413A71">
              <w:rPr>
                <w:rFonts w:ascii="Calibri" w:hAnsi="Calibri" w:cs="Calibri"/>
              </w:rPr>
              <w:t>Utente</w:t>
            </w:r>
          </w:p>
        </w:tc>
      </w:tr>
      <w:tr w:rsidR="00413A71" w:rsidRPr="00BC6E10" w14:paraId="70CB6CC1"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576C1716" w14:textId="77777777" w:rsidR="00413A71" w:rsidRPr="00413A71" w:rsidRDefault="00413A71">
            <w:pPr>
              <w:spacing w:line="256" w:lineRule="auto"/>
              <w:rPr>
                <w:rFonts w:ascii="Calibri" w:hAnsi="Calibri" w:cs="Calibri"/>
              </w:rPr>
            </w:pPr>
            <w:r w:rsidRPr="00413A71">
              <w:rPr>
                <w:rFonts w:ascii="Calibri" w:hAnsi="Calibri" w:cs="Calibri"/>
              </w:rPr>
              <w:t xml:space="preserve">Entry </w:t>
            </w:r>
            <w:proofErr w:type="spellStart"/>
            <w:r w:rsidRPr="00413A71">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68BE8A45" w14:textId="30AA7889" w:rsidR="00413A71" w:rsidRPr="00413A71" w:rsidRDefault="00413A71">
            <w:pPr>
              <w:spacing w:line="256" w:lineRule="auto"/>
              <w:rPr>
                <w:rFonts w:ascii="Calibri" w:hAnsi="Calibri" w:cs="Calibri"/>
              </w:rPr>
            </w:pPr>
            <w:r w:rsidRPr="00413A71">
              <w:rPr>
                <w:rFonts w:ascii="Calibri" w:hAnsi="Calibri" w:cs="Calibri"/>
              </w:rPr>
              <w:t xml:space="preserve">L’utente è autenticato e si trova </w:t>
            </w:r>
            <w:r w:rsidR="007431A9">
              <w:rPr>
                <w:rFonts w:ascii="Calibri" w:hAnsi="Calibri" w:cs="Calibri"/>
              </w:rPr>
              <w:t>in qualsiasi pagina</w:t>
            </w:r>
          </w:p>
        </w:tc>
      </w:tr>
      <w:tr w:rsidR="00413A71" w:rsidRPr="00BC6E10" w14:paraId="72B6FE4C" w14:textId="77777777" w:rsidTr="00A506B6">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FF0000"/>
            <w:hideMark/>
          </w:tcPr>
          <w:p w14:paraId="47181356" w14:textId="77777777" w:rsidR="00413A71" w:rsidRPr="00413A71" w:rsidRDefault="00413A71">
            <w:pPr>
              <w:spacing w:line="256" w:lineRule="auto"/>
              <w:rPr>
                <w:rFonts w:ascii="Calibri" w:hAnsi="Calibri" w:cs="Calibri"/>
              </w:rPr>
            </w:pPr>
            <w:r w:rsidRPr="00413A71">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01AAA163" w14:textId="77777777" w:rsidR="00413A71" w:rsidRPr="00413A71" w:rsidRDefault="00413A71">
            <w:pPr>
              <w:spacing w:line="256" w:lineRule="auto"/>
              <w:jc w:val="center"/>
              <w:rPr>
                <w:rFonts w:ascii="Calibri" w:hAnsi="Calibri" w:cs="Calibri"/>
              </w:rPr>
            </w:pPr>
            <w:r w:rsidRPr="00413A71">
              <w:rPr>
                <w:rFonts w:ascii="Calibri" w:hAnsi="Calibri" w:cs="Calibri"/>
              </w:rPr>
              <w:t>Utente</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09FE0FF6" w14:textId="77777777" w:rsidR="00413A71" w:rsidRPr="00413A71" w:rsidRDefault="00413A71">
            <w:pPr>
              <w:spacing w:line="256" w:lineRule="auto"/>
              <w:jc w:val="center"/>
              <w:rPr>
                <w:rFonts w:ascii="Calibri" w:hAnsi="Calibri" w:cs="Calibri"/>
              </w:rPr>
            </w:pPr>
            <w:r w:rsidRPr="00413A71">
              <w:rPr>
                <w:rFonts w:ascii="Calibri" w:hAnsi="Calibri" w:cs="Calibri"/>
              </w:rPr>
              <w:t>Sistema</w:t>
            </w:r>
          </w:p>
        </w:tc>
      </w:tr>
      <w:tr w:rsidR="00413A71" w:rsidRPr="00BC6E10" w14:paraId="0FD59F04" w14:textId="77777777" w:rsidTr="00A506B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7146A7B4" w14:textId="77777777" w:rsidR="00413A71" w:rsidRPr="00413A71" w:rsidRDefault="00413A71">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3E9C89EB" w14:textId="3A46E1D1" w:rsidR="00413A71" w:rsidRPr="00413A71" w:rsidRDefault="00413A71" w:rsidP="00413A71">
            <w:pPr>
              <w:numPr>
                <w:ilvl w:val="0"/>
                <w:numId w:val="39"/>
              </w:numPr>
              <w:spacing w:line="256" w:lineRule="auto"/>
              <w:rPr>
                <w:rFonts w:ascii="Calibri" w:hAnsi="Calibri" w:cs="Calibri"/>
              </w:rPr>
            </w:pPr>
            <w:r w:rsidRPr="00413A71">
              <w:rPr>
                <w:rFonts w:ascii="Calibri" w:hAnsi="Calibri" w:cs="Calibri"/>
              </w:rPr>
              <w:t>L’utente clicca s</w:t>
            </w:r>
            <w:r w:rsidR="00B92ADB">
              <w:rPr>
                <w:rFonts w:ascii="Calibri" w:hAnsi="Calibri" w:cs="Calibri"/>
              </w:rPr>
              <w:t xml:space="preserve">ulla scritta </w:t>
            </w:r>
            <w:r w:rsidRPr="00413A71">
              <w:rPr>
                <w:rFonts w:ascii="Calibri" w:hAnsi="Calibri" w:cs="Calibri"/>
                <w:i/>
                <w:iCs/>
              </w:rPr>
              <w:t>Logout</w:t>
            </w:r>
          </w:p>
        </w:tc>
        <w:tc>
          <w:tcPr>
            <w:tcW w:w="3328" w:type="dxa"/>
            <w:tcBorders>
              <w:top w:val="single" w:sz="4" w:space="0" w:color="auto"/>
              <w:left w:val="single" w:sz="4" w:space="0" w:color="auto"/>
              <w:bottom w:val="single" w:sz="4" w:space="0" w:color="auto"/>
              <w:right w:val="single" w:sz="4" w:space="0" w:color="auto"/>
            </w:tcBorders>
          </w:tcPr>
          <w:p w14:paraId="1663DB02" w14:textId="77777777" w:rsidR="00413A71" w:rsidRPr="00413A71" w:rsidRDefault="00413A71">
            <w:pPr>
              <w:spacing w:line="256" w:lineRule="auto"/>
              <w:rPr>
                <w:rFonts w:ascii="Calibri" w:hAnsi="Calibri" w:cs="Calibri"/>
              </w:rPr>
            </w:pPr>
          </w:p>
        </w:tc>
      </w:tr>
      <w:tr w:rsidR="00413A71" w:rsidRPr="006C1193" w14:paraId="10DCDD68" w14:textId="77777777" w:rsidTr="00A506B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11421447" w14:textId="77777777" w:rsidR="00413A71" w:rsidRPr="00413A71" w:rsidRDefault="00413A71">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2F10A7A2" w14:textId="77777777" w:rsidR="00413A71" w:rsidRPr="00413A71" w:rsidRDefault="00413A71">
            <w:pPr>
              <w:spacing w:line="25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2CFBC267" w14:textId="77777777" w:rsidR="00413A71" w:rsidRPr="00413A71" w:rsidRDefault="00413A71" w:rsidP="00413A71">
            <w:pPr>
              <w:numPr>
                <w:ilvl w:val="0"/>
                <w:numId w:val="39"/>
              </w:numPr>
              <w:spacing w:line="256" w:lineRule="auto"/>
              <w:rPr>
                <w:rFonts w:ascii="Calibri" w:hAnsi="Calibri" w:cs="Calibri"/>
              </w:rPr>
            </w:pPr>
            <w:r w:rsidRPr="00413A71">
              <w:rPr>
                <w:rFonts w:ascii="Calibri" w:hAnsi="Calibri" w:cs="Calibri"/>
              </w:rPr>
              <w:t>Il sistema disconnette l’utente</w:t>
            </w:r>
          </w:p>
          <w:p w14:paraId="515DA702" w14:textId="7CA3F167" w:rsidR="00413A71" w:rsidRPr="00413A71" w:rsidRDefault="00413A71" w:rsidP="00413A71">
            <w:pPr>
              <w:numPr>
                <w:ilvl w:val="0"/>
                <w:numId w:val="39"/>
              </w:numPr>
              <w:spacing w:line="256" w:lineRule="auto"/>
              <w:rPr>
                <w:rFonts w:ascii="Calibri" w:hAnsi="Calibri" w:cs="Calibri"/>
              </w:rPr>
            </w:pPr>
            <w:r w:rsidRPr="00413A71">
              <w:rPr>
                <w:rFonts w:ascii="Calibri" w:hAnsi="Calibri" w:cs="Calibri"/>
              </w:rPr>
              <w:t>Il sistema reindirizza l’utente</w:t>
            </w:r>
            <w:r w:rsidR="00C5089A">
              <w:rPr>
                <w:rFonts w:ascii="Calibri" w:hAnsi="Calibri" w:cs="Calibri"/>
              </w:rPr>
              <w:t>, ora disco</w:t>
            </w:r>
            <w:r w:rsidR="00CA2A7F">
              <w:rPr>
                <w:rFonts w:ascii="Calibri" w:hAnsi="Calibri" w:cs="Calibri"/>
              </w:rPr>
              <w:t>n</w:t>
            </w:r>
            <w:r w:rsidR="00C5089A">
              <w:rPr>
                <w:rFonts w:ascii="Calibri" w:hAnsi="Calibri" w:cs="Calibri"/>
              </w:rPr>
              <w:t>nesso,</w:t>
            </w:r>
            <w:r w:rsidRPr="00413A71">
              <w:rPr>
                <w:rFonts w:ascii="Calibri" w:hAnsi="Calibri" w:cs="Calibri"/>
              </w:rPr>
              <w:t xml:space="preserve"> alla Home Page</w:t>
            </w:r>
          </w:p>
        </w:tc>
      </w:tr>
      <w:tr w:rsidR="00413A71" w:rsidRPr="00BC6E10" w14:paraId="3DD31B78"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0426A4EB" w14:textId="77777777" w:rsidR="00413A71" w:rsidRPr="00413A71" w:rsidRDefault="00413A71">
            <w:pPr>
              <w:spacing w:line="256" w:lineRule="auto"/>
              <w:rPr>
                <w:rFonts w:ascii="Calibri" w:hAnsi="Calibri" w:cs="Calibri"/>
              </w:rPr>
            </w:pPr>
            <w:r w:rsidRPr="00413A71">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59917F72" w14:textId="77777777" w:rsidR="00413A71" w:rsidRPr="00413A71" w:rsidRDefault="00413A71">
            <w:pPr>
              <w:spacing w:line="256" w:lineRule="auto"/>
              <w:rPr>
                <w:rFonts w:ascii="Calibri" w:hAnsi="Calibri" w:cs="Calibri"/>
              </w:rPr>
            </w:pPr>
          </w:p>
        </w:tc>
      </w:tr>
      <w:tr w:rsidR="00413A71" w:rsidRPr="00BC6E10" w14:paraId="1ECCE7D0"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66D1A960" w14:textId="77777777" w:rsidR="00413A71" w:rsidRPr="00413A71" w:rsidRDefault="00413A71">
            <w:pPr>
              <w:spacing w:line="256" w:lineRule="auto"/>
              <w:rPr>
                <w:rFonts w:ascii="Calibri" w:hAnsi="Calibri" w:cs="Calibri"/>
              </w:rPr>
            </w:pPr>
            <w:r w:rsidRPr="00413A71">
              <w:rPr>
                <w:rFonts w:ascii="Calibri" w:hAnsi="Calibri" w:cs="Calibri"/>
              </w:rPr>
              <w:t xml:space="preserve">Exit </w:t>
            </w:r>
            <w:proofErr w:type="spellStart"/>
            <w:r w:rsidRPr="00413A71">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145BBF77" w14:textId="77777777" w:rsidR="00413A71" w:rsidRPr="00413A71" w:rsidRDefault="00413A71">
            <w:pPr>
              <w:spacing w:line="256" w:lineRule="auto"/>
              <w:rPr>
                <w:rFonts w:ascii="Calibri" w:hAnsi="Calibri" w:cs="Calibri"/>
              </w:rPr>
            </w:pPr>
            <w:r w:rsidRPr="00413A71">
              <w:rPr>
                <w:rFonts w:ascii="Calibri" w:hAnsi="Calibri" w:cs="Calibri"/>
              </w:rPr>
              <w:t>L’utente si trova nella Home Page</w:t>
            </w:r>
          </w:p>
        </w:tc>
      </w:tr>
    </w:tbl>
    <w:p w14:paraId="1D8166F5" w14:textId="77777777" w:rsidR="00E16D50" w:rsidRDefault="00E16D50" w:rsidP="00B46471">
      <w:pPr>
        <w:rPr>
          <w:sz w:val="32"/>
          <w:szCs w:val="32"/>
        </w:rPr>
      </w:pPr>
    </w:p>
    <w:p w14:paraId="60957D25" w14:textId="77777777" w:rsidR="00CA2A7F" w:rsidRDefault="00CA2A7F" w:rsidP="00B46471">
      <w:pPr>
        <w:rPr>
          <w:sz w:val="32"/>
          <w:szCs w:val="32"/>
        </w:rPr>
      </w:pPr>
    </w:p>
    <w:p w14:paraId="263D9A59" w14:textId="77777777" w:rsidR="00CA2A7F" w:rsidRDefault="00CA2A7F" w:rsidP="00B46471">
      <w:pPr>
        <w:rPr>
          <w:sz w:val="32"/>
          <w:szCs w:val="32"/>
        </w:rPr>
      </w:pPr>
    </w:p>
    <w:p w14:paraId="3D39E9FE" w14:textId="77777777" w:rsidR="00CA2A7F" w:rsidRDefault="00CA2A7F" w:rsidP="00B46471">
      <w:pPr>
        <w:rPr>
          <w:sz w:val="32"/>
          <w:szCs w:val="32"/>
        </w:rPr>
      </w:pPr>
    </w:p>
    <w:p w14:paraId="373BEC86" w14:textId="77777777" w:rsidR="00CA2A7F" w:rsidRDefault="00CA2A7F" w:rsidP="00B46471">
      <w:pPr>
        <w:rPr>
          <w:sz w:val="32"/>
          <w:szCs w:val="32"/>
        </w:rPr>
      </w:pPr>
    </w:p>
    <w:p w14:paraId="0976F933" w14:textId="77777777" w:rsidR="00CA2A7F" w:rsidRDefault="00CA2A7F" w:rsidP="00B46471">
      <w:pPr>
        <w:rPr>
          <w:sz w:val="32"/>
          <w:szCs w:val="32"/>
        </w:rPr>
      </w:pPr>
    </w:p>
    <w:p w14:paraId="7FEDC5FB" w14:textId="77777777" w:rsidR="00CA2A7F" w:rsidRDefault="00CA2A7F" w:rsidP="00B46471">
      <w:pPr>
        <w:rPr>
          <w:sz w:val="32"/>
          <w:szCs w:val="32"/>
        </w:rPr>
      </w:pPr>
    </w:p>
    <w:p w14:paraId="792C43D8" w14:textId="77777777" w:rsidR="00CA2A7F" w:rsidRDefault="00CA2A7F" w:rsidP="00B46471">
      <w:pPr>
        <w:rPr>
          <w:sz w:val="32"/>
          <w:szCs w:val="32"/>
        </w:rPr>
      </w:pPr>
    </w:p>
    <w:p w14:paraId="02FE8E22" w14:textId="77777777" w:rsidR="00CA2A7F" w:rsidRDefault="00CA2A7F" w:rsidP="00B46471">
      <w:pPr>
        <w:rPr>
          <w:sz w:val="32"/>
          <w:szCs w:val="32"/>
        </w:rPr>
      </w:pPr>
    </w:p>
    <w:p w14:paraId="4D708B19" w14:textId="77777777" w:rsidR="00CA2A7F" w:rsidRDefault="00CA2A7F" w:rsidP="00B46471">
      <w:pPr>
        <w:rPr>
          <w:sz w:val="32"/>
          <w:szCs w:val="32"/>
        </w:rPr>
      </w:pPr>
    </w:p>
    <w:p w14:paraId="7FF18855" w14:textId="77777777" w:rsidR="00CA2A7F" w:rsidRDefault="00CA2A7F" w:rsidP="00B46471">
      <w:pPr>
        <w:rPr>
          <w:sz w:val="32"/>
          <w:szCs w:val="32"/>
        </w:rPr>
      </w:pPr>
    </w:p>
    <w:p w14:paraId="0515D646" w14:textId="77777777" w:rsidR="00CA2A7F" w:rsidRDefault="00CA2A7F" w:rsidP="00B46471">
      <w:pPr>
        <w:rPr>
          <w:sz w:val="32"/>
          <w:szCs w:val="32"/>
        </w:rPr>
      </w:pPr>
    </w:p>
    <w:p w14:paraId="2BA28329" w14:textId="77777777" w:rsidR="00CA2A7F" w:rsidRDefault="00CA2A7F" w:rsidP="00B46471">
      <w:pPr>
        <w:rPr>
          <w:sz w:val="32"/>
          <w:szCs w:val="32"/>
        </w:rPr>
      </w:pPr>
    </w:p>
    <w:p w14:paraId="3B4173EC" w14:textId="77777777" w:rsidR="00CA2A7F" w:rsidRDefault="00CA2A7F" w:rsidP="00B46471">
      <w:pPr>
        <w:rPr>
          <w:sz w:val="32"/>
          <w:szCs w:val="32"/>
        </w:rPr>
      </w:pPr>
    </w:p>
    <w:p w14:paraId="459A476D" w14:textId="77777777" w:rsidR="00CA2A7F" w:rsidRDefault="00CA2A7F" w:rsidP="00B46471">
      <w:pPr>
        <w:rPr>
          <w:sz w:val="32"/>
          <w:szCs w:val="32"/>
        </w:rPr>
      </w:pPr>
    </w:p>
    <w:p w14:paraId="4C644D35" w14:textId="77777777" w:rsidR="00CA2A7F" w:rsidRDefault="00CA2A7F" w:rsidP="00B46471">
      <w:pPr>
        <w:rPr>
          <w:sz w:val="32"/>
          <w:szCs w:val="32"/>
        </w:rPr>
      </w:pPr>
    </w:p>
    <w:p w14:paraId="03EC0C4A" w14:textId="77777777" w:rsidR="00CA2A7F" w:rsidRDefault="00CA2A7F" w:rsidP="00B46471">
      <w:pPr>
        <w:rPr>
          <w:sz w:val="32"/>
          <w:szCs w:val="32"/>
        </w:rPr>
      </w:pPr>
    </w:p>
    <w:p w14:paraId="47A1AC75" w14:textId="77777777" w:rsidR="00CA2A7F" w:rsidRDefault="00CA2A7F" w:rsidP="00B46471">
      <w:pPr>
        <w:rPr>
          <w:sz w:val="32"/>
          <w:szCs w:val="32"/>
        </w:rPr>
      </w:pPr>
    </w:p>
    <w:p w14:paraId="6459B620" w14:textId="77777777" w:rsidR="00CA2A7F" w:rsidRDefault="00CA2A7F" w:rsidP="00B46471">
      <w:pPr>
        <w:rPr>
          <w:sz w:val="32"/>
          <w:szCs w:val="32"/>
        </w:rPr>
      </w:pPr>
    </w:p>
    <w:p w14:paraId="5EF03C9C" w14:textId="77777777" w:rsidR="00CA2A7F" w:rsidRDefault="00CA2A7F" w:rsidP="00B46471">
      <w:pPr>
        <w:rPr>
          <w:sz w:val="32"/>
          <w:szCs w:val="32"/>
        </w:rPr>
      </w:pPr>
    </w:p>
    <w:p w14:paraId="025226F5" w14:textId="77777777" w:rsidR="00CA2A7F" w:rsidRDefault="00CA2A7F" w:rsidP="00B46471">
      <w:pPr>
        <w:rPr>
          <w:sz w:val="32"/>
          <w:szCs w:val="32"/>
        </w:rPr>
      </w:pPr>
    </w:p>
    <w:p w14:paraId="22B8EB3E" w14:textId="77777777" w:rsidR="00CA2A7F" w:rsidRDefault="00CA2A7F" w:rsidP="00B46471">
      <w:pPr>
        <w:rPr>
          <w:sz w:val="32"/>
          <w:szCs w:val="32"/>
        </w:rPr>
      </w:pPr>
    </w:p>
    <w:p w14:paraId="3EEBC04B" w14:textId="5B163ACC" w:rsidR="00B620E4" w:rsidRPr="00B620E4" w:rsidRDefault="00B620E4" w:rsidP="00B620E4">
      <w:pPr>
        <w:rPr>
          <w:rFonts w:ascii="Calibri" w:hAnsi="Calibri" w:cs="Calibri"/>
        </w:rPr>
      </w:pPr>
      <w:r w:rsidRPr="00B620E4">
        <w:rPr>
          <w:rFonts w:ascii="Calibri" w:hAnsi="Calibri" w:cs="Calibri"/>
        </w:rPr>
        <w:lastRenderedPageBreak/>
        <w:t>Caso d’uso 1</w:t>
      </w:r>
      <w:r>
        <w:rPr>
          <w:rFonts w:ascii="Calibri" w:hAnsi="Calibri" w:cs="Calibri"/>
        </w:rPr>
        <w:t>4</w:t>
      </w:r>
      <w:r w:rsidRPr="00B620E4">
        <w:rPr>
          <w:rFonts w:ascii="Calibri" w:hAnsi="Calibri" w:cs="Calibri"/>
        </w:rPr>
        <w:t>: Aggiornamento Dati Personali</w:t>
      </w:r>
    </w:p>
    <w:tbl>
      <w:tblPr>
        <w:tblW w:w="0" w:type="auto"/>
        <w:tblLook w:val="04A0" w:firstRow="1" w:lastRow="0" w:firstColumn="1" w:lastColumn="0" w:noHBand="0" w:noVBand="1"/>
      </w:tblPr>
      <w:tblGrid>
        <w:gridCol w:w="2971"/>
        <w:gridCol w:w="3328"/>
        <w:gridCol w:w="3328"/>
      </w:tblGrid>
      <w:tr w:rsidR="00B620E4" w14:paraId="0D4F7CBE"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753CDB94" w14:textId="77777777" w:rsidR="00B620E4" w:rsidRPr="00B620E4" w:rsidRDefault="00B620E4">
            <w:pPr>
              <w:rPr>
                <w:rFonts w:ascii="Calibri" w:hAnsi="Calibri" w:cs="Calibri"/>
              </w:rPr>
            </w:pPr>
            <w:r w:rsidRPr="00B620E4">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3AC0B0E8" w14:textId="00C417B8" w:rsidR="00B620E4" w:rsidRPr="00B620E4" w:rsidRDefault="00B620E4">
            <w:pPr>
              <w:rPr>
                <w:rFonts w:ascii="Calibri" w:hAnsi="Calibri" w:cs="Calibri"/>
              </w:rPr>
            </w:pPr>
            <w:r w:rsidRPr="00B620E4">
              <w:rPr>
                <w:rFonts w:ascii="Calibri" w:hAnsi="Calibri" w:cs="Calibri"/>
              </w:rPr>
              <w:t>UC  1</w:t>
            </w:r>
            <w:r w:rsidR="00FE09D7">
              <w:rPr>
                <w:rFonts w:ascii="Calibri" w:hAnsi="Calibri" w:cs="Calibri"/>
              </w:rPr>
              <w:t>4</w:t>
            </w:r>
            <w:r w:rsidRPr="00B620E4">
              <w:rPr>
                <w:rFonts w:ascii="Calibri" w:hAnsi="Calibri" w:cs="Calibri"/>
              </w:rPr>
              <w:t xml:space="preserve"> – Aggiornamento Dati Personali</w:t>
            </w:r>
          </w:p>
        </w:tc>
      </w:tr>
      <w:tr w:rsidR="00B620E4" w14:paraId="5A278B2A"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3D712AF0" w14:textId="77777777" w:rsidR="00B620E4" w:rsidRPr="00B620E4" w:rsidRDefault="00B620E4">
            <w:pPr>
              <w:rPr>
                <w:rFonts w:ascii="Calibri" w:hAnsi="Calibri" w:cs="Calibri"/>
              </w:rPr>
            </w:pPr>
            <w:r w:rsidRPr="00B620E4">
              <w:rPr>
                <w:rFonts w:ascii="Calibri" w:hAnsi="Calibri" w:cs="Calibr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39890F95" w14:textId="77777777" w:rsidR="00B620E4" w:rsidRPr="00B620E4" w:rsidRDefault="00B620E4">
            <w:pPr>
              <w:rPr>
                <w:rFonts w:ascii="Calibri" w:hAnsi="Calibri" w:cs="Calibri"/>
              </w:rPr>
            </w:pPr>
            <w:r w:rsidRPr="00B620E4">
              <w:rPr>
                <w:rFonts w:ascii="Calibri" w:hAnsi="Calibri" w:cs="Calibri"/>
              </w:rPr>
              <w:t>Utente</w:t>
            </w:r>
          </w:p>
        </w:tc>
      </w:tr>
      <w:tr w:rsidR="00B620E4" w14:paraId="1B5DF571"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3A12A166" w14:textId="77777777" w:rsidR="00B620E4" w:rsidRPr="00B620E4" w:rsidRDefault="00B620E4">
            <w:pPr>
              <w:rPr>
                <w:rFonts w:ascii="Calibri" w:hAnsi="Calibri" w:cs="Calibri"/>
              </w:rPr>
            </w:pPr>
            <w:r w:rsidRPr="00B620E4">
              <w:rPr>
                <w:rFonts w:ascii="Calibri" w:hAnsi="Calibri" w:cs="Calibri"/>
              </w:rPr>
              <w:t xml:space="preserve">Entry </w:t>
            </w:r>
            <w:proofErr w:type="spellStart"/>
            <w:r w:rsidRPr="00B620E4">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77C6A968" w14:textId="77777777" w:rsidR="00B620E4" w:rsidRPr="00B620E4" w:rsidRDefault="00B620E4">
            <w:pPr>
              <w:rPr>
                <w:rFonts w:ascii="Calibri" w:hAnsi="Calibri" w:cs="Calibri"/>
              </w:rPr>
            </w:pPr>
            <w:r w:rsidRPr="00B620E4">
              <w:rPr>
                <w:rFonts w:ascii="Calibri" w:hAnsi="Calibri" w:cs="Calibri"/>
              </w:rPr>
              <w:t>L’utente è autenticato e si trova nella sua pagina dei Dati Personali</w:t>
            </w:r>
          </w:p>
        </w:tc>
      </w:tr>
      <w:tr w:rsidR="00B620E4" w14:paraId="5E57A955" w14:textId="77777777" w:rsidTr="00A506B6">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FF0000"/>
            <w:hideMark/>
          </w:tcPr>
          <w:p w14:paraId="7E9DB0DC" w14:textId="77777777" w:rsidR="00B620E4" w:rsidRPr="00B620E4" w:rsidRDefault="00B620E4">
            <w:pPr>
              <w:rPr>
                <w:rFonts w:ascii="Calibri" w:hAnsi="Calibri" w:cs="Calibri"/>
              </w:rPr>
            </w:pPr>
            <w:r w:rsidRPr="00B620E4">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0296ECB3" w14:textId="77777777" w:rsidR="00B620E4" w:rsidRPr="00B620E4" w:rsidRDefault="00B620E4">
            <w:pPr>
              <w:jc w:val="center"/>
              <w:rPr>
                <w:rFonts w:ascii="Calibri" w:hAnsi="Calibri" w:cs="Calibri"/>
              </w:rPr>
            </w:pPr>
            <w:r w:rsidRPr="00B620E4">
              <w:rPr>
                <w:rFonts w:ascii="Calibri" w:hAnsi="Calibri" w:cs="Calibri"/>
              </w:rPr>
              <w:t>Utente</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73033D68" w14:textId="77777777" w:rsidR="00B620E4" w:rsidRPr="00B620E4" w:rsidRDefault="00B620E4">
            <w:pPr>
              <w:jc w:val="center"/>
              <w:rPr>
                <w:rFonts w:ascii="Calibri" w:hAnsi="Calibri" w:cs="Calibri"/>
              </w:rPr>
            </w:pPr>
            <w:r w:rsidRPr="00B620E4">
              <w:rPr>
                <w:rFonts w:ascii="Calibri" w:hAnsi="Calibri" w:cs="Calibri"/>
              </w:rPr>
              <w:t>Sistema</w:t>
            </w:r>
          </w:p>
        </w:tc>
      </w:tr>
      <w:tr w:rsidR="00B620E4" w14:paraId="6D8BFB3E" w14:textId="77777777" w:rsidTr="00A506B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6407F7AC" w14:textId="77777777" w:rsidR="00B620E4" w:rsidRPr="00B620E4" w:rsidRDefault="00B620E4">
            <w:pPr>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20B55A80" w14:textId="77777777" w:rsidR="00B620E4" w:rsidRPr="00B620E4" w:rsidRDefault="00B620E4" w:rsidP="00B620E4">
            <w:pPr>
              <w:numPr>
                <w:ilvl w:val="0"/>
                <w:numId w:val="40"/>
              </w:numPr>
              <w:rPr>
                <w:rFonts w:ascii="Calibri" w:hAnsi="Calibri" w:cs="Calibri"/>
              </w:rPr>
            </w:pPr>
            <w:r w:rsidRPr="00B620E4">
              <w:rPr>
                <w:rFonts w:ascii="Calibri" w:hAnsi="Calibri" w:cs="Calibri"/>
              </w:rPr>
              <w:t>L’utente naviga verso la sezione relativa alle sue informazioni</w:t>
            </w:r>
          </w:p>
        </w:tc>
        <w:tc>
          <w:tcPr>
            <w:tcW w:w="3328" w:type="dxa"/>
            <w:tcBorders>
              <w:top w:val="single" w:sz="4" w:space="0" w:color="auto"/>
              <w:left w:val="single" w:sz="4" w:space="0" w:color="auto"/>
              <w:bottom w:val="single" w:sz="4" w:space="0" w:color="auto"/>
              <w:right w:val="single" w:sz="4" w:space="0" w:color="auto"/>
            </w:tcBorders>
          </w:tcPr>
          <w:p w14:paraId="685DB23F" w14:textId="77777777" w:rsidR="00B620E4" w:rsidRPr="00B620E4" w:rsidRDefault="00B620E4">
            <w:pPr>
              <w:rPr>
                <w:rFonts w:ascii="Calibri" w:hAnsi="Calibri" w:cs="Calibri"/>
              </w:rPr>
            </w:pPr>
          </w:p>
        </w:tc>
      </w:tr>
      <w:tr w:rsidR="00B620E4" w14:paraId="5A66967E" w14:textId="77777777" w:rsidTr="00A506B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2E3269FE" w14:textId="77777777" w:rsidR="00B620E4" w:rsidRPr="00B620E4" w:rsidRDefault="00B620E4">
            <w:pPr>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5F190179" w14:textId="77777777" w:rsidR="00B620E4" w:rsidRPr="00B620E4" w:rsidRDefault="00B620E4">
            <w:pPr>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5D5A74BE" w14:textId="58F4F3AA" w:rsidR="00B620E4" w:rsidRPr="00B620E4" w:rsidRDefault="00B620E4" w:rsidP="00B620E4">
            <w:pPr>
              <w:numPr>
                <w:ilvl w:val="0"/>
                <w:numId w:val="40"/>
              </w:numPr>
              <w:rPr>
                <w:rFonts w:ascii="Calibri" w:hAnsi="Calibri" w:cs="Calibri"/>
              </w:rPr>
            </w:pPr>
            <w:r w:rsidRPr="00B620E4">
              <w:rPr>
                <w:rFonts w:ascii="Calibri" w:hAnsi="Calibri" w:cs="Calibri"/>
              </w:rPr>
              <w:t>Il sistema mostra tutte le informazioni</w:t>
            </w:r>
            <w:r w:rsidR="00DA646B">
              <w:rPr>
                <w:rFonts w:ascii="Calibri" w:hAnsi="Calibri" w:cs="Calibri"/>
              </w:rPr>
              <w:t xml:space="preserve"> dell’utente</w:t>
            </w:r>
            <w:r w:rsidRPr="00B620E4">
              <w:rPr>
                <w:rFonts w:ascii="Calibri" w:hAnsi="Calibri" w:cs="Calibri"/>
              </w:rPr>
              <w:t>:</w:t>
            </w:r>
          </w:p>
          <w:p w14:paraId="723D8B8A" w14:textId="77777777" w:rsidR="00B620E4" w:rsidRPr="00B620E4" w:rsidRDefault="00B620E4" w:rsidP="00B620E4">
            <w:pPr>
              <w:pStyle w:val="Paragrafoelenco"/>
              <w:widowControl/>
              <w:numPr>
                <w:ilvl w:val="0"/>
                <w:numId w:val="33"/>
              </w:numPr>
              <w:suppressAutoHyphens w:val="0"/>
              <w:spacing w:line="259" w:lineRule="auto"/>
              <w:ind w:left="397"/>
              <w:rPr>
                <w:rFonts w:cs="Calibri"/>
              </w:rPr>
            </w:pPr>
            <w:r w:rsidRPr="00B620E4">
              <w:rPr>
                <w:rFonts w:cs="Calibri"/>
              </w:rPr>
              <w:t>Nome</w:t>
            </w:r>
          </w:p>
          <w:p w14:paraId="3E1F2A43" w14:textId="77777777" w:rsidR="00B620E4" w:rsidRDefault="00B620E4" w:rsidP="00B620E4">
            <w:pPr>
              <w:pStyle w:val="Paragrafoelenco"/>
              <w:widowControl/>
              <w:numPr>
                <w:ilvl w:val="0"/>
                <w:numId w:val="33"/>
              </w:numPr>
              <w:suppressAutoHyphens w:val="0"/>
              <w:spacing w:line="259" w:lineRule="auto"/>
              <w:ind w:left="397"/>
              <w:rPr>
                <w:rFonts w:cs="Calibri"/>
              </w:rPr>
            </w:pPr>
            <w:r w:rsidRPr="00B620E4">
              <w:rPr>
                <w:rFonts w:cs="Calibri"/>
              </w:rPr>
              <w:t>Cognome</w:t>
            </w:r>
          </w:p>
          <w:p w14:paraId="24D9943B" w14:textId="38FD87D9" w:rsidR="00DA646B" w:rsidRPr="00B620E4" w:rsidRDefault="00DA646B" w:rsidP="00B620E4">
            <w:pPr>
              <w:pStyle w:val="Paragrafoelenco"/>
              <w:widowControl/>
              <w:numPr>
                <w:ilvl w:val="0"/>
                <w:numId w:val="33"/>
              </w:numPr>
              <w:suppressAutoHyphens w:val="0"/>
              <w:spacing w:line="259" w:lineRule="auto"/>
              <w:ind w:left="397"/>
              <w:rPr>
                <w:rFonts w:cs="Calibri"/>
              </w:rPr>
            </w:pPr>
            <w:r>
              <w:rPr>
                <w:rFonts w:cs="Calibri"/>
              </w:rPr>
              <w:t>Nome utente</w:t>
            </w:r>
          </w:p>
          <w:p w14:paraId="4CA5335E" w14:textId="77777777" w:rsidR="00B620E4" w:rsidRPr="00B620E4" w:rsidRDefault="00B620E4" w:rsidP="00B620E4">
            <w:pPr>
              <w:pStyle w:val="Paragrafoelenco"/>
              <w:widowControl/>
              <w:numPr>
                <w:ilvl w:val="0"/>
                <w:numId w:val="33"/>
              </w:numPr>
              <w:suppressAutoHyphens w:val="0"/>
              <w:spacing w:line="259" w:lineRule="auto"/>
              <w:ind w:left="397"/>
              <w:rPr>
                <w:rFonts w:cs="Calibri"/>
              </w:rPr>
            </w:pPr>
            <w:r w:rsidRPr="00B620E4">
              <w:rPr>
                <w:rFonts w:cs="Calibri"/>
              </w:rPr>
              <w:t>Indirizzo</w:t>
            </w:r>
          </w:p>
          <w:p w14:paraId="78B06D9E" w14:textId="77777777" w:rsidR="00B620E4" w:rsidRPr="00B620E4" w:rsidRDefault="00B620E4" w:rsidP="00B620E4">
            <w:pPr>
              <w:pStyle w:val="Paragrafoelenco"/>
              <w:widowControl/>
              <w:numPr>
                <w:ilvl w:val="0"/>
                <w:numId w:val="33"/>
              </w:numPr>
              <w:suppressAutoHyphens w:val="0"/>
              <w:spacing w:line="259" w:lineRule="auto"/>
              <w:ind w:left="397"/>
              <w:rPr>
                <w:rFonts w:cs="Calibri"/>
              </w:rPr>
            </w:pPr>
            <w:r w:rsidRPr="00B620E4">
              <w:rPr>
                <w:rFonts w:cs="Calibri"/>
              </w:rPr>
              <w:t>Comune</w:t>
            </w:r>
          </w:p>
          <w:p w14:paraId="236A49C0" w14:textId="77777777" w:rsidR="00B620E4" w:rsidRPr="00B620E4" w:rsidRDefault="00B620E4" w:rsidP="00B620E4">
            <w:pPr>
              <w:pStyle w:val="Paragrafoelenco"/>
              <w:widowControl/>
              <w:numPr>
                <w:ilvl w:val="0"/>
                <w:numId w:val="33"/>
              </w:numPr>
              <w:suppressAutoHyphens w:val="0"/>
              <w:spacing w:line="259" w:lineRule="auto"/>
              <w:ind w:left="397"/>
              <w:rPr>
                <w:rFonts w:cs="Calibri"/>
              </w:rPr>
            </w:pPr>
            <w:r w:rsidRPr="00B620E4">
              <w:rPr>
                <w:rFonts w:cs="Calibri"/>
              </w:rPr>
              <w:t>Provincia</w:t>
            </w:r>
          </w:p>
          <w:p w14:paraId="3F9C0E43" w14:textId="77777777" w:rsidR="00B620E4" w:rsidRPr="00B620E4" w:rsidRDefault="00B620E4" w:rsidP="00B620E4">
            <w:pPr>
              <w:pStyle w:val="Paragrafoelenco"/>
              <w:widowControl/>
              <w:numPr>
                <w:ilvl w:val="0"/>
                <w:numId w:val="33"/>
              </w:numPr>
              <w:suppressAutoHyphens w:val="0"/>
              <w:spacing w:line="259" w:lineRule="auto"/>
              <w:ind w:left="397"/>
              <w:rPr>
                <w:rFonts w:cs="Calibri"/>
              </w:rPr>
            </w:pPr>
            <w:r w:rsidRPr="00B620E4">
              <w:rPr>
                <w:rFonts w:cs="Calibri"/>
              </w:rPr>
              <w:t>CAP</w:t>
            </w:r>
          </w:p>
          <w:p w14:paraId="60DBED11" w14:textId="77777777" w:rsidR="00B620E4" w:rsidRPr="00B620E4" w:rsidRDefault="00B620E4" w:rsidP="00B620E4">
            <w:pPr>
              <w:pStyle w:val="Paragrafoelenco"/>
              <w:widowControl/>
              <w:numPr>
                <w:ilvl w:val="0"/>
                <w:numId w:val="33"/>
              </w:numPr>
              <w:suppressAutoHyphens w:val="0"/>
              <w:spacing w:line="259" w:lineRule="auto"/>
              <w:ind w:left="397"/>
              <w:rPr>
                <w:rFonts w:cs="Calibri"/>
              </w:rPr>
            </w:pPr>
            <w:r w:rsidRPr="00B620E4">
              <w:rPr>
                <w:rFonts w:cs="Calibri"/>
              </w:rPr>
              <w:t>Nazione</w:t>
            </w:r>
          </w:p>
          <w:p w14:paraId="70227F03" w14:textId="77777777" w:rsidR="00B620E4" w:rsidRDefault="00B620E4" w:rsidP="00B620E4">
            <w:pPr>
              <w:pStyle w:val="Paragrafoelenco"/>
              <w:widowControl/>
              <w:numPr>
                <w:ilvl w:val="0"/>
                <w:numId w:val="33"/>
              </w:numPr>
              <w:suppressAutoHyphens w:val="0"/>
              <w:spacing w:line="259" w:lineRule="auto"/>
              <w:ind w:left="397"/>
              <w:rPr>
                <w:rFonts w:cs="Calibri"/>
              </w:rPr>
            </w:pPr>
            <w:r w:rsidRPr="00B620E4">
              <w:rPr>
                <w:rFonts w:cs="Calibri"/>
              </w:rPr>
              <w:t>E-mail</w:t>
            </w:r>
          </w:p>
          <w:p w14:paraId="59335578" w14:textId="7613FFA7" w:rsidR="00DA646B" w:rsidRDefault="00DA646B" w:rsidP="00B620E4">
            <w:pPr>
              <w:pStyle w:val="Paragrafoelenco"/>
              <w:widowControl/>
              <w:numPr>
                <w:ilvl w:val="0"/>
                <w:numId w:val="33"/>
              </w:numPr>
              <w:suppressAutoHyphens w:val="0"/>
              <w:spacing w:line="259" w:lineRule="auto"/>
              <w:ind w:left="397"/>
              <w:rPr>
                <w:rFonts w:cs="Calibri"/>
              </w:rPr>
            </w:pPr>
            <w:r>
              <w:rPr>
                <w:rFonts w:cs="Calibri"/>
              </w:rPr>
              <w:t>Password attuale</w:t>
            </w:r>
          </w:p>
          <w:p w14:paraId="766F8E1F" w14:textId="12234545" w:rsidR="00B620E4" w:rsidRPr="00CA2A7F" w:rsidRDefault="00B738E0" w:rsidP="003C2982">
            <w:pPr>
              <w:pStyle w:val="Paragrafoelenco"/>
              <w:widowControl/>
              <w:numPr>
                <w:ilvl w:val="0"/>
                <w:numId w:val="33"/>
              </w:numPr>
              <w:suppressAutoHyphens w:val="0"/>
              <w:spacing w:line="259" w:lineRule="auto"/>
              <w:ind w:left="397"/>
              <w:rPr>
                <w:rFonts w:cs="Calibri"/>
              </w:rPr>
            </w:pPr>
            <w:r w:rsidRPr="00CA2A7F">
              <w:rPr>
                <w:rFonts w:cs="Calibri"/>
              </w:rPr>
              <w:t>Password</w:t>
            </w:r>
            <w:r w:rsidR="00DA646B">
              <w:rPr>
                <w:rFonts w:cs="Calibri"/>
              </w:rPr>
              <w:t xml:space="preserve"> nuova</w:t>
            </w:r>
          </w:p>
          <w:p w14:paraId="30AC3B2A" w14:textId="77777777" w:rsidR="00B620E4" w:rsidRPr="00B620E4" w:rsidRDefault="00B620E4" w:rsidP="00B620E4">
            <w:pPr>
              <w:pStyle w:val="Paragrafoelenco"/>
              <w:widowControl/>
              <w:numPr>
                <w:ilvl w:val="0"/>
                <w:numId w:val="33"/>
              </w:numPr>
              <w:suppressAutoHyphens w:val="0"/>
              <w:spacing w:line="259" w:lineRule="auto"/>
              <w:ind w:left="397"/>
              <w:rPr>
                <w:rFonts w:cs="Calibri"/>
              </w:rPr>
            </w:pPr>
            <w:r w:rsidRPr="00B620E4">
              <w:rPr>
                <w:rFonts w:cs="Calibri"/>
              </w:rPr>
              <w:t>Conferma Password</w:t>
            </w:r>
          </w:p>
        </w:tc>
      </w:tr>
      <w:tr w:rsidR="00B620E4" w14:paraId="6F6431EA" w14:textId="77777777" w:rsidTr="00A506B6">
        <w:trPr>
          <w:trHeight w:val="135"/>
        </w:trPr>
        <w:tc>
          <w:tcPr>
            <w:tcW w:w="0" w:type="auto"/>
            <w:tcBorders>
              <w:top w:val="single" w:sz="4" w:space="0" w:color="auto"/>
              <w:left w:val="single" w:sz="4" w:space="0" w:color="auto"/>
              <w:bottom w:val="single" w:sz="4" w:space="0" w:color="auto"/>
              <w:right w:val="single" w:sz="4" w:space="0" w:color="auto"/>
            </w:tcBorders>
            <w:shd w:val="clear" w:color="auto" w:fill="FF0000"/>
            <w:vAlign w:val="center"/>
          </w:tcPr>
          <w:p w14:paraId="2CA8509E" w14:textId="77777777" w:rsidR="00B620E4" w:rsidRPr="00B620E4" w:rsidRDefault="00B620E4">
            <w:pPr>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50298601" w14:textId="77777777" w:rsidR="00B620E4" w:rsidRPr="00B620E4" w:rsidRDefault="00B620E4" w:rsidP="00B620E4">
            <w:pPr>
              <w:numPr>
                <w:ilvl w:val="0"/>
                <w:numId w:val="40"/>
              </w:numPr>
              <w:rPr>
                <w:rFonts w:ascii="Calibri" w:hAnsi="Calibri" w:cs="Calibri"/>
              </w:rPr>
            </w:pPr>
            <w:r w:rsidRPr="00B620E4">
              <w:rPr>
                <w:rFonts w:ascii="Calibri" w:hAnsi="Calibri" w:cs="Calibri"/>
              </w:rPr>
              <w:t xml:space="preserve">L’utente, attraverso l’apposito </w:t>
            </w:r>
            <w:proofErr w:type="spellStart"/>
            <w:r w:rsidRPr="00B620E4">
              <w:rPr>
                <w:rFonts w:ascii="Calibri" w:hAnsi="Calibri" w:cs="Calibri"/>
              </w:rPr>
              <w:t>form</w:t>
            </w:r>
            <w:proofErr w:type="spellEnd"/>
            <w:r w:rsidRPr="00B620E4">
              <w:rPr>
                <w:rFonts w:ascii="Calibri" w:hAnsi="Calibri" w:cs="Calibri"/>
              </w:rPr>
              <w:t>, inserisce una nuova stringa al posto di quella che intende modificare (le informazioni che non presenteranno una nuova stringa non saranno modificate)</w:t>
            </w:r>
          </w:p>
        </w:tc>
        <w:tc>
          <w:tcPr>
            <w:tcW w:w="3328" w:type="dxa"/>
            <w:tcBorders>
              <w:top w:val="single" w:sz="4" w:space="0" w:color="auto"/>
              <w:left w:val="single" w:sz="4" w:space="0" w:color="auto"/>
              <w:bottom w:val="single" w:sz="4" w:space="0" w:color="auto"/>
              <w:right w:val="single" w:sz="4" w:space="0" w:color="auto"/>
            </w:tcBorders>
          </w:tcPr>
          <w:p w14:paraId="6406AE93" w14:textId="77777777" w:rsidR="00B620E4" w:rsidRPr="00B620E4" w:rsidRDefault="00B620E4">
            <w:pPr>
              <w:rPr>
                <w:rFonts w:ascii="Calibri" w:hAnsi="Calibri" w:cs="Calibri"/>
              </w:rPr>
            </w:pPr>
          </w:p>
        </w:tc>
      </w:tr>
      <w:tr w:rsidR="00B620E4" w14:paraId="2B4F1665" w14:textId="77777777" w:rsidTr="00A506B6">
        <w:trPr>
          <w:trHeight w:val="135"/>
        </w:trPr>
        <w:tc>
          <w:tcPr>
            <w:tcW w:w="0" w:type="auto"/>
            <w:tcBorders>
              <w:top w:val="single" w:sz="4" w:space="0" w:color="auto"/>
              <w:left w:val="single" w:sz="4" w:space="0" w:color="auto"/>
              <w:bottom w:val="single" w:sz="4" w:space="0" w:color="auto"/>
              <w:right w:val="single" w:sz="4" w:space="0" w:color="auto"/>
            </w:tcBorders>
            <w:shd w:val="clear" w:color="auto" w:fill="FF0000"/>
            <w:vAlign w:val="center"/>
          </w:tcPr>
          <w:p w14:paraId="71DBC927" w14:textId="77777777" w:rsidR="00B620E4" w:rsidRPr="00B620E4" w:rsidRDefault="00B620E4">
            <w:pPr>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17C0D3C8" w14:textId="77777777" w:rsidR="00B620E4" w:rsidRPr="00B620E4" w:rsidRDefault="00B620E4">
            <w:pPr>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5B8967D0" w14:textId="77777777" w:rsidR="00B620E4" w:rsidRPr="00B620E4" w:rsidRDefault="00B620E4" w:rsidP="00B620E4">
            <w:pPr>
              <w:numPr>
                <w:ilvl w:val="0"/>
                <w:numId w:val="40"/>
              </w:numPr>
              <w:rPr>
                <w:rFonts w:ascii="Calibri" w:hAnsi="Calibri" w:cs="Calibri"/>
              </w:rPr>
            </w:pPr>
            <w:r w:rsidRPr="00B620E4">
              <w:rPr>
                <w:rFonts w:ascii="Calibri" w:hAnsi="Calibri" w:cs="Calibri"/>
              </w:rPr>
              <w:t>Il sistema controlla se i dati sono formattati correttamente e i dati inseriti sono in un formato valido</w:t>
            </w:r>
          </w:p>
          <w:p w14:paraId="41606D54" w14:textId="3067D478" w:rsidR="00B620E4" w:rsidRPr="00B620E4" w:rsidRDefault="00B620E4" w:rsidP="00B620E4">
            <w:pPr>
              <w:numPr>
                <w:ilvl w:val="0"/>
                <w:numId w:val="40"/>
              </w:numPr>
              <w:rPr>
                <w:rFonts w:ascii="Calibri" w:hAnsi="Calibri" w:cs="Calibri"/>
              </w:rPr>
            </w:pPr>
            <w:r w:rsidRPr="00B620E4">
              <w:rPr>
                <w:rFonts w:ascii="Calibri" w:hAnsi="Calibri" w:cs="Calibri"/>
              </w:rPr>
              <w:t xml:space="preserve">Il sistema aggiorna le informazioni </w:t>
            </w:r>
          </w:p>
        </w:tc>
      </w:tr>
      <w:tr w:rsidR="00B620E4" w14:paraId="25E705A9" w14:textId="77777777" w:rsidTr="00A506B6">
        <w:trPr>
          <w:trHeight w:val="1390"/>
        </w:trPr>
        <w:tc>
          <w:tcPr>
            <w:tcW w:w="2972" w:type="dxa"/>
            <w:tcBorders>
              <w:top w:val="single" w:sz="4" w:space="0" w:color="auto"/>
              <w:left w:val="single" w:sz="4" w:space="0" w:color="auto"/>
              <w:right w:val="single" w:sz="4" w:space="0" w:color="auto"/>
            </w:tcBorders>
            <w:shd w:val="clear" w:color="auto" w:fill="FF0000"/>
            <w:hideMark/>
          </w:tcPr>
          <w:p w14:paraId="141AE33B" w14:textId="77777777" w:rsidR="00B620E4" w:rsidRPr="00B620E4" w:rsidRDefault="00B620E4">
            <w:pPr>
              <w:rPr>
                <w:rFonts w:ascii="Calibri" w:hAnsi="Calibri" w:cs="Calibri"/>
              </w:rPr>
            </w:pPr>
            <w:r w:rsidRPr="00B620E4">
              <w:rPr>
                <w:rFonts w:ascii="Calibri" w:hAnsi="Calibri" w:cs="Calibri"/>
              </w:rPr>
              <w:lastRenderedPageBreak/>
              <w:t>Eccezioni/Flusso Alternativo</w:t>
            </w:r>
          </w:p>
        </w:tc>
        <w:tc>
          <w:tcPr>
            <w:tcW w:w="6656" w:type="dxa"/>
            <w:gridSpan w:val="2"/>
            <w:tcBorders>
              <w:top w:val="single" w:sz="4" w:space="0" w:color="auto"/>
              <w:left w:val="single" w:sz="4" w:space="0" w:color="auto"/>
              <w:right w:val="single" w:sz="4" w:space="0" w:color="auto"/>
            </w:tcBorders>
          </w:tcPr>
          <w:p w14:paraId="668C0D4C" w14:textId="3F62E6DD" w:rsidR="00B620E4" w:rsidRPr="00B620E4" w:rsidRDefault="00B620E4">
            <w:pPr>
              <w:rPr>
                <w:rFonts w:ascii="Calibri" w:hAnsi="Calibri" w:cs="Calibri"/>
              </w:rPr>
            </w:pPr>
            <w:r w:rsidRPr="00B620E4">
              <w:rPr>
                <w:rFonts w:ascii="Calibri" w:hAnsi="Calibri" w:cs="Calibri"/>
              </w:rPr>
              <w:t xml:space="preserve">Se al punto 4 il sistema rileva dati con un formato non valido o se il campo </w:t>
            </w:r>
            <w:r w:rsidRPr="00B620E4">
              <w:rPr>
                <w:rFonts w:ascii="Calibri" w:hAnsi="Calibri" w:cs="Calibri"/>
                <w:i/>
                <w:iCs/>
              </w:rPr>
              <w:t>Password</w:t>
            </w:r>
            <w:r w:rsidRPr="00B620E4">
              <w:rPr>
                <w:rFonts w:ascii="Calibri" w:hAnsi="Calibri" w:cs="Calibri"/>
              </w:rPr>
              <w:t xml:space="preserve"> non coincide con il campo </w:t>
            </w:r>
            <w:r w:rsidRPr="00B620E4">
              <w:rPr>
                <w:rFonts w:ascii="Calibri" w:hAnsi="Calibri" w:cs="Calibri"/>
                <w:i/>
                <w:iCs/>
              </w:rPr>
              <w:t xml:space="preserve">Conferma Password </w:t>
            </w:r>
            <w:r w:rsidRPr="00B620E4">
              <w:rPr>
                <w:rFonts w:ascii="Calibri" w:hAnsi="Calibri" w:cs="Calibri"/>
              </w:rPr>
              <w:t xml:space="preserve">allora il sistema mostra nuovamente il </w:t>
            </w:r>
            <w:proofErr w:type="spellStart"/>
            <w:r w:rsidRPr="00B620E4">
              <w:rPr>
                <w:rFonts w:ascii="Calibri" w:hAnsi="Calibri" w:cs="Calibri"/>
              </w:rPr>
              <w:t>form</w:t>
            </w:r>
            <w:proofErr w:type="spellEnd"/>
            <w:r w:rsidRPr="00B620E4">
              <w:rPr>
                <w:rFonts w:ascii="Calibri" w:hAnsi="Calibri" w:cs="Calibri"/>
              </w:rPr>
              <w:t xml:space="preserve"> con un messaggio d’errore che aiuti l’utente ad inserire correttamente i dati (UC 1</w:t>
            </w:r>
            <w:r w:rsidR="002F684D">
              <w:rPr>
                <w:rFonts w:ascii="Calibri" w:hAnsi="Calibri" w:cs="Calibri"/>
              </w:rPr>
              <w:t>4</w:t>
            </w:r>
            <w:r w:rsidRPr="00B620E4">
              <w:rPr>
                <w:rFonts w:ascii="Calibri" w:hAnsi="Calibri" w:cs="Calibri"/>
              </w:rPr>
              <w:t>.1 Formato non valido)</w:t>
            </w:r>
          </w:p>
        </w:tc>
      </w:tr>
      <w:tr w:rsidR="00B620E4" w14:paraId="26867D02"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2AD0F133" w14:textId="77777777" w:rsidR="00B620E4" w:rsidRPr="00B620E4" w:rsidRDefault="00B620E4">
            <w:pPr>
              <w:rPr>
                <w:rFonts w:ascii="Calibri" w:hAnsi="Calibri" w:cs="Calibri"/>
              </w:rPr>
            </w:pPr>
            <w:r w:rsidRPr="00B620E4">
              <w:rPr>
                <w:rFonts w:ascii="Calibri" w:hAnsi="Calibri" w:cs="Calibri"/>
              </w:rPr>
              <w:t xml:space="preserve">Exit </w:t>
            </w:r>
            <w:proofErr w:type="spellStart"/>
            <w:r w:rsidRPr="00B620E4">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2CC1EBF9" w14:textId="77777777" w:rsidR="00B620E4" w:rsidRPr="00B620E4" w:rsidRDefault="00B620E4">
            <w:pPr>
              <w:rPr>
                <w:rFonts w:ascii="Calibri" w:hAnsi="Calibri" w:cs="Calibri"/>
              </w:rPr>
            </w:pPr>
            <w:r w:rsidRPr="00B620E4">
              <w:rPr>
                <w:rFonts w:ascii="Calibri" w:hAnsi="Calibri" w:cs="Calibri"/>
              </w:rPr>
              <w:t>Le informazioni dell’utente sono state modificate con successo</w:t>
            </w:r>
          </w:p>
        </w:tc>
      </w:tr>
    </w:tbl>
    <w:p w14:paraId="40E18A3B" w14:textId="77777777" w:rsidR="00CB4AA8" w:rsidRDefault="00CB4AA8" w:rsidP="00B46471">
      <w:pPr>
        <w:rPr>
          <w:sz w:val="32"/>
          <w:szCs w:val="32"/>
        </w:rPr>
      </w:pPr>
    </w:p>
    <w:p w14:paraId="02D189AC" w14:textId="21E53BDD" w:rsidR="0078049A" w:rsidRPr="0078049A" w:rsidRDefault="0078049A" w:rsidP="0078049A">
      <w:pPr>
        <w:rPr>
          <w:rFonts w:ascii="Calibri" w:hAnsi="Calibri" w:cs="Calibri"/>
        </w:rPr>
      </w:pPr>
      <w:r w:rsidRPr="0078049A">
        <w:rPr>
          <w:rFonts w:ascii="Calibri" w:hAnsi="Calibri" w:cs="Calibri"/>
        </w:rPr>
        <w:t>Tabella 1</w:t>
      </w:r>
      <w:r w:rsidR="00DD24A7">
        <w:rPr>
          <w:rFonts w:ascii="Calibri" w:hAnsi="Calibri" w:cs="Calibri"/>
        </w:rPr>
        <w:t>4</w:t>
      </w:r>
      <w:r w:rsidRPr="0078049A">
        <w:rPr>
          <w:rFonts w:ascii="Calibri" w:hAnsi="Calibri" w:cs="Calibri"/>
        </w:rPr>
        <w:t>.0.1: Dati da inserire per la modifica delle informazioni</w:t>
      </w:r>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7"/>
        <w:gridCol w:w="6663"/>
      </w:tblGrid>
      <w:tr w:rsidR="0078049A" w14:paraId="3AC65514" w14:textId="77777777" w:rsidTr="00A506B6">
        <w:tc>
          <w:tcPr>
            <w:tcW w:w="2977" w:type="dxa"/>
            <w:shd w:val="clear" w:color="auto" w:fill="FF0000"/>
          </w:tcPr>
          <w:p w14:paraId="3B9B45C7" w14:textId="77777777" w:rsidR="0078049A" w:rsidRPr="0078049A" w:rsidRDefault="0078049A">
            <w:pPr>
              <w:rPr>
                <w:rFonts w:ascii="Calibri" w:hAnsi="Calibri" w:cs="Calibri"/>
              </w:rPr>
            </w:pPr>
            <w:r w:rsidRPr="0078049A">
              <w:rPr>
                <w:rFonts w:ascii="Calibri" w:hAnsi="Calibri" w:cs="Calibri"/>
              </w:rPr>
              <w:t>Informazione</w:t>
            </w:r>
          </w:p>
        </w:tc>
        <w:tc>
          <w:tcPr>
            <w:tcW w:w="6663" w:type="dxa"/>
            <w:shd w:val="clear" w:color="auto" w:fill="FF0000"/>
          </w:tcPr>
          <w:p w14:paraId="4ED0C946" w14:textId="77777777" w:rsidR="0078049A" w:rsidRPr="0078049A" w:rsidRDefault="0078049A">
            <w:pPr>
              <w:rPr>
                <w:rFonts w:ascii="Calibri" w:hAnsi="Calibri" w:cs="Calibri"/>
              </w:rPr>
            </w:pPr>
            <w:r w:rsidRPr="0078049A">
              <w:rPr>
                <w:rFonts w:ascii="Calibri" w:hAnsi="Calibri" w:cs="Calibri"/>
              </w:rPr>
              <w:t>Dati inseriti dall’utente</w:t>
            </w:r>
          </w:p>
        </w:tc>
      </w:tr>
      <w:tr w:rsidR="0078049A" w14:paraId="0063DD7D" w14:textId="77777777" w:rsidTr="00A506B6">
        <w:tc>
          <w:tcPr>
            <w:tcW w:w="2977" w:type="dxa"/>
            <w:shd w:val="clear" w:color="auto" w:fill="FF0000"/>
          </w:tcPr>
          <w:p w14:paraId="65BAA127" w14:textId="77777777" w:rsidR="0078049A" w:rsidRPr="0078049A" w:rsidRDefault="0078049A">
            <w:pPr>
              <w:rPr>
                <w:rFonts w:ascii="Calibri" w:hAnsi="Calibri" w:cs="Calibri"/>
              </w:rPr>
            </w:pPr>
            <w:r w:rsidRPr="0078049A">
              <w:rPr>
                <w:rFonts w:ascii="Calibri" w:hAnsi="Calibri" w:cs="Calibri"/>
              </w:rPr>
              <w:t>Nome</w:t>
            </w:r>
          </w:p>
        </w:tc>
        <w:tc>
          <w:tcPr>
            <w:tcW w:w="6663" w:type="dxa"/>
            <w:shd w:val="clear" w:color="auto" w:fill="auto"/>
          </w:tcPr>
          <w:p w14:paraId="43C53A8C" w14:textId="77777777" w:rsidR="0078049A" w:rsidRPr="0078049A" w:rsidRDefault="0078049A">
            <w:pPr>
              <w:rPr>
                <w:rFonts w:ascii="Calibri" w:hAnsi="Calibri" w:cs="Calibri"/>
              </w:rPr>
            </w:pPr>
            <w:r w:rsidRPr="0078049A">
              <w:rPr>
                <w:rFonts w:ascii="Calibri" w:hAnsi="Calibri" w:cs="Calibri"/>
              </w:rPr>
              <w:t>Nuovo nome</w:t>
            </w:r>
          </w:p>
        </w:tc>
      </w:tr>
      <w:tr w:rsidR="0078049A" w14:paraId="583B1A86" w14:textId="77777777" w:rsidTr="00A506B6">
        <w:tc>
          <w:tcPr>
            <w:tcW w:w="2977" w:type="dxa"/>
            <w:shd w:val="clear" w:color="auto" w:fill="FF0000"/>
          </w:tcPr>
          <w:p w14:paraId="1234A29C" w14:textId="77777777" w:rsidR="0078049A" w:rsidRPr="0078049A" w:rsidRDefault="0078049A">
            <w:pPr>
              <w:rPr>
                <w:rFonts w:ascii="Calibri" w:hAnsi="Calibri" w:cs="Calibri"/>
              </w:rPr>
            </w:pPr>
            <w:r w:rsidRPr="0078049A">
              <w:rPr>
                <w:rFonts w:ascii="Calibri" w:hAnsi="Calibri" w:cs="Calibri"/>
              </w:rPr>
              <w:t>Cognome</w:t>
            </w:r>
          </w:p>
        </w:tc>
        <w:tc>
          <w:tcPr>
            <w:tcW w:w="6663" w:type="dxa"/>
            <w:shd w:val="clear" w:color="auto" w:fill="auto"/>
          </w:tcPr>
          <w:p w14:paraId="084EF5DF" w14:textId="77777777" w:rsidR="0078049A" w:rsidRPr="0078049A" w:rsidRDefault="0078049A">
            <w:pPr>
              <w:rPr>
                <w:rFonts w:ascii="Calibri" w:hAnsi="Calibri" w:cs="Calibri"/>
              </w:rPr>
            </w:pPr>
            <w:r w:rsidRPr="0078049A">
              <w:rPr>
                <w:rFonts w:ascii="Calibri" w:hAnsi="Calibri" w:cs="Calibri"/>
              </w:rPr>
              <w:t>Nuovo cognome</w:t>
            </w:r>
          </w:p>
        </w:tc>
      </w:tr>
      <w:tr w:rsidR="00DA646B" w14:paraId="1D1A42B9" w14:textId="77777777" w:rsidTr="00A506B6">
        <w:tc>
          <w:tcPr>
            <w:tcW w:w="2977" w:type="dxa"/>
            <w:shd w:val="clear" w:color="auto" w:fill="FF0000"/>
          </w:tcPr>
          <w:p w14:paraId="6A2F1A0A" w14:textId="44669062" w:rsidR="00DA646B" w:rsidRPr="0078049A" w:rsidRDefault="00DA646B">
            <w:pPr>
              <w:rPr>
                <w:rFonts w:ascii="Calibri" w:hAnsi="Calibri" w:cs="Calibri"/>
              </w:rPr>
            </w:pPr>
            <w:r>
              <w:rPr>
                <w:rFonts w:ascii="Calibri" w:hAnsi="Calibri" w:cs="Calibri"/>
              </w:rPr>
              <w:t>Nome utente</w:t>
            </w:r>
          </w:p>
        </w:tc>
        <w:tc>
          <w:tcPr>
            <w:tcW w:w="6663" w:type="dxa"/>
            <w:shd w:val="clear" w:color="auto" w:fill="auto"/>
          </w:tcPr>
          <w:p w14:paraId="2C06D4B1" w14:textId="5541A172" w:rsidR="00DA646B" w:rsidRPr="0078049A" w:rsidRDefault="00DA646B">
            <w:pPr>
              <w:rPr>
                <w:rFonts w:ascii="Calibri" w:hAnsi="Calibri" w:cs="Calibri"/>
              </w:rPr>
            </w:pPr>
            <w:r>
              <w:rPr>
                <w:rFonts w:ascii="Calibri" w:hAnsi="Calibri" w:cs="Calibri"/>
              </w:rPr>
              <w:t>Nuovo nome utente</w:t>
            </w:r>
          </w:p>
        </w:tc>
      </w:tr>
      <w:tr w:rsidR="0078049A" w14:paraId="157677A7" w14:textId="77777777" w:rsidTr="00A506B6">
        <w:tc>
          <w:tcPr>
            <w:tcW w:w="2977" w:type="dxa"/>
            <w:shd w:val="clear" w:color="auto" w:fill="FF0000"/>
          </w:tcPr>
          <w:p w14:paraId="6E7560A6" w14:textId="77777777" w:rsidR="0078049A" w:rsidRPr="0078049A" w:rsidRDefault="0078049A">
            <w:pPr>
              <w:rPr>
                <w:rFonts w:ascii="Calibri" w:hAnsi="Calibri" w:cs="Calibri"/>
              </w:rPr>
            </w:pPr>
            <w:r w:rsidRPr="0078049A">
              <w:rPr>
                <w:rFonts w:ascii="Calibri" w:hAnsi="Calibri" w:cs="Calibri"/>
              </w:rPr>
              <w:t>E-mail</w:t>
            </w:r>
          </w:p>
        </w:tc>
        <w:tc>
          <w:tcPr>
            <w:tcW w:w="6663" w:type="dxa"/>
            <w:shd w:val="clear" w:color="auto" w:fill="auto"/>
          </w:tcPr>
          <w:p w14:paraId="2809A7C8" w14:textId="77777777" w:rsidR="0078049A" w:rsidRPr="0078049A" w:rsidRDefault="0078049A">
            <w:pPr>
              <w:rPr>
                <w:rFonts w:ascii="Calibri" w:hAnsi="Calibri" w:cs="Calibri"/>
              </w:rPr>
            </w:pPr>
            <w:r w:rsidRPr="0078049A">
              <w:rPr>
                <w:rFonts w:ascii="Calibri" w:hAnsi="Calibri" w:cs="Calibri"/>
              </w:rPr>
              <w:t>Nuova e-mail</w:t>
            </w:r>
          </w:p>
        </w:tc>
      </w:tr>
      <w:tr w:rsidR="0078049A" w14:paraId="35F57757" w14:textId="77777777" w:rsidTr="00A506B6">
        <w:tc>
          <w:tcPr>
            <w:tcW w:w="2977" w:type="dxa"/>
            <w:shd w:val="clear" w:color="auto" w:fill="FF0000"/>
          </w:tcPr>
          <w:p w14:paraId="7CD90CE5" w14:textId="77777777" w:rsidR="0078049A" w:rsidRPr="0078049A" w:rsidRDefault="0078049A">
            <w:pPr>
              <w:rPr>
                <w:rFonts w:ascii="Calibri" w:hAnsi="Calibri" w:cs="Calibri"/>
              </w:rPr>
            </w:pPr>
            <w:r w:rsidRPr="0078049A">
              <w:rPr>
                <w:rFonts w:ascii="Calibri" w:hAnsi="Calibri" w:cs="Calibri"/>
              </w:rPr>
              <w:t>Indirizzo</w:t>
            </w:r>
          </w:p>
        </w:tc>
        <w:tc>
          <w:tcPr>
            <w:tcW w:w="6663" w:type="dxa"/>
            <w:shd w:val="clear" w:color="auto" w:fill="auto"/>
          </w:tcPr>
          <w:p w14:paraId="2DD0951E" w14:textId="77777777" w:rsidR="0078049A" w:rsidRPr="0078049A" w:rsidRDefault="0078049A">
            <w:pPr>
              <w:rPr>
                <w:rFonts w:ascii="Calibri" w:hAnsi="Calibri" w:cs="Calibri"/>
              </w:rPr>
            </w:pPr>
            <w:r w:rsidRPr="0078049A">
              <w:rPr>
                <w:rFonts w:ascii="Calibri" w:hAnsi="Calibri" w:cs="Calibri"/>
              </w:rPr>
              <w:t>Nuovo indirizzo</w:t>
            </w:r>
          </w:p>
        </w:tc>
      </w:tr>
      <w:tr w:rsidR="0078049A" w14:paraId="74513DCD" w14:textId="77777777" w:rsidTr="00A506B6">
        <w:tc>
          <w:tcPr>
            <w:tcW w:w="2977" w:type="dxa"/>
            <w:shd w:val="clear" w:color="auto" w:fill="FF0000"/>
          </w:tcPr>
          <w:p w14:paraId="24F01D79" w14:textId="77777777" w:rsidR="0078049A" w:rsidRPr="0078049A" w:rsidRDefault="0078049A">
            <w:pPr>
              <w:rPr>
                <w:rFonts w:ascii="Calibri" w:hAnsi="Calibri" w:cs="Calibri"/>
              </w:rPr>
            </w:pPr>
            <w:r w:rsidRPr="0078049A">
              <w:rPr>
                <w:rFonts w:ascii="Calibri" w:hAnsi="Calibri" w:cs="Calibri"/>
              </w:rPr>
              <w:t xml:space="preserve">Comune  </w:t>
            </w:r>
          </w:p>
        </w:tc>
        <w:tc>
          <w:tcPr>
            <w:tcW w:w="6663" w:type="dxa"/>
            <w:shd w:val="clear" w:color="auto" w:fill="auto"/>
          </w:tcPr>
          <w:p w14:paraId="2AA76EC5" w14:textId="77777777" w:rsidR="0078049A" w:rsidRPr="0078049A" w:rsidRDefault="0078049A">
            <w:pPr>
              <w:rPr>
                <w:rFonts w:ascii="Calibri" w:hAnsi="Calibri" w:cs="Calibri"/>
              </w:rPr>
            </w:pPr>
            <w:r w:rsidRPr="0078049A">
              <w:rPr>
                <w:rFonts w:ascii="Calibri" w:hAnsi="Calibri" w:cs="Calibri"/>
              </w:rPr>
              <w:t>Nuovo comune</w:t>
            </w:r>
          </w:p>
        </w:tc>
      </w:tr>
      <w:tr w:rsidR="0078049A" w14:paraId="5C5156B4" w14:textId="77777777" w:rsidTr="00A506B6">
        <w:tc>
          <w:tcPr>
            <w:tcW w:w="2977" w:type="dxa"/>
            <w:shd w:val="clear" w:color="auto" w:fill="FF0000"/>
          </w:tcPr>
          <w:p w14:paraId="6BBCD130" w14:textId="77777777" w:rsidR="0078049A" w:rsidRPr="0078049A" w:rsidRDefault="0078049A">
            <w:pPr>
              <w:rPr>
                <w:rFonts w:ascii="Calibri" w:hAnsi="Calibri" w:cs="Calibri"/>
              </w:rPr>
            </w:pPr>
            <w:r w:rsidRPr="0078049A">
              <w:rPr>
                <w:rFonts w:ascii="Calibri" w:hAnsi="Calibri" w:cs="Calibri"/>
              </w:rPr>
              <w:t>Provincia</w:t>
            </w:r>
          </w:p>
        </w:tc>
        <w:tc>
          <w:tcPr>
            <w:tcW w:w="6663" w:type="dxa"/>
            <w:shd w:val="clear" w:color="auto" w:fill="auto"/>
          </w:tcPr>
          <w:p w14:paraId="45B2180C" w14:textId="77777777" w:rsidR="0078049A" w:rsidRPr="0078049A" w:rsidRDefault="0078049A">
            <w:pPr>
              <w:rPr>
                <w:rFonts w:ascii="Calibri" w:hAnsi="Calibri" w:cs="Calibri"/>
              </w:rPr>
            </w:pPr>
            <w:r w:rsidRPr="0078049A">
              <w:rPr>
                <w:rFonts w:ascii="Calibri" w:hAnsi="Calibri" w:cs="Calibri"/>
              </w:rPr>
              <w:t>Nuova Provincia</w:t>
            </w:r>
          </w:p>
        </w:tc>
      </w:tr>
      <w:tr w:rsidR="0078049A" w14:paraId="73959651" w14:textId="77777777" w:rsidTr="00A506B6">
        <w:tc>
          <w:tcPr>
            <w:tcW w:w="2977" w:type="dxa"/>
            <w:shd w:val="clear" w:color="auto" w:fill="FF0000"/>
          </w:tcPr>
          <w:p w14:paraId="37782922" w14:textId="77777777" w:rsidR="0078049A" w:rsidRPr="0078049A" w:rsidRDefault="0078049A">
            <w:pPr>
              <w:rPr>
                <w:rFonts w:ascii="Calibri" w:hAnsi="Calibri" w:cs="Calibri"/>
              </w:rPr>
            </w:pPr>
            <w:r w:rsidRPr="0078049A">
              <w:rPr>
                <w:rFonts w:ascii="Calibri" w:hAnsi="Calibri" w:cs="Calibri"/>
              </w:rPr>
              <w:t>CAP</w:t>
            </w:r>
          </w:p>
        </w:tc>
        <w:tc>
          <w:tcPr>
            <w:tcW w:w="6663" w:type="dxa"/>
            <w:shd w:val="clear" w:color="auto" w:fill="auto"/>
          </w:tcPr>
          <w:p w14:paraId="17CECCDA" w14:textId="77777777" w:rsidR="0078049A" w:rsidRPr="0078049A" w:rsidRDefault="0078049A">
            <w:pPr>
              <w:rPr>
                <w:rFonts w:ascii="Calibri" w:hAnsi="Calibri" w:cs="Calibri"/>
              </w:rPr>
            </w:pPr>
            <w:r w:rsidRPr="0078049A">
              <w:rPr>
                <w:rFonts w:ascii="Calibri" w:hAnsi="Calibri" w:cs="Calibri"/>
              </w:rPr>
              <w:t>Nuovo CAP</w:t>
            </w:r>
          </w:p>
        </w:tc>
      </w:tr>
      <w:tr w:rsidR="0078049A" w14:paraId="520CD50C" w14:textId="77777777" w:rsidTr="00A506B6">
        <w:trPr>
          <w:trHeight w:val="304"/>
        </w:trPr>
        <w:tc>
          <w:tcPr>
            <w:tcW w:w="2977" w:type="dxa"/>
            <w:shd w:val="clear" w:color="auto" w:fill="FF0000"/>
          </w:tcPr>
          <w:p w14:paraId="6955822B" w14:textId="77777777" w:rsidR="0078049A" w:rsidRPr="0078049A" w:rsidRDefault="0078049A">
            <w:pPr>
              <w:rPr>
                <w:rFonts w:ascii="Calibri" w:hAnsi="Calibri" w:cs="Calibri"/>
              </w:rPr>
            </w:pPr>
            <w:r w:rsidRPr="0078049A">
              <w:rPr>
                <w:rFonts w:ascii="Calibri" w:hAnsi="Calibri" w:cs="Calibri"/>
              </w:rPr>
              <w:t>Password</w:t>
            </w:r>
          </w:p>
        </w:tc>
        <w:tc>
          <w:tcPr>
            <w:tcW w:w="6663" w:type="dxa"/>
            <w:shd w:val="clear" w:color="auto" w:fill="auto"/>
          </w:tcPr>
          <w:p w14:paraId="57E6D59A" w14:textId="22290F67" w:rsidR="00DA646B" w:rsidRDefault="00DA646B">
            <w:pPr>
              <w:rPr>
                <w:rFonts w:ascii="Calibri" w:hAnsi="Calibri" w:cs="Calibri"/>
              </w:rPr>
            </w:pPr>
            <w:r>
              <w:rPr>
                <w:rFonts w:ascii="Calibri" w:hAnsi="Calibri" w:cs="Calibri"/>
              </w:rPr>
              <w:t>Password attuale</w:t>
            </w:r>
          </w:p>
          <w:p w14:paraId="106F96EC" w14:textId="064BB75E" w:rsidR="0078049A" w:rsidRPr="0078049A" w:rsidRDefault="0078049A">
            <w:pPr>
              <w:rPr>
                <w:rFonts w:ascii="Calibri" w:hAnsi="Calibri" w:cs="Calibri"/>
              </w:rPr>
            </w:pPr>
            <w:r w:rsidRPr="0078049A">
              <w:rPr>
                <w:rFonts w:ascii="Calibri" w:hAnsi="Calibri" w:cs="Calibri"/>
              </w:rPr>
              <w:t>Password</w:t>
            </w:r>
            <w:r w:rsidR="00DA646B">
              <w:rPr>
                <w:rFonts w:ascii="Calibri" w:hAnsi="Calibri" w:cs="Calibri"/>
              </w:rPr>
              <w:t xml:space="preserve"> nuova</w:t>
            </w:r>
          </w:p>
          <w:p w14:paraId="23FD9368" w14:textId="77777777" w:rsidR="0078049A" w:rsidRPr="0078049A" w:rsidRDefault="0078049A">
            <w:pPr>
              <w:rPr>
                <w:rFonts w:ascii="Calibri" w:hAnsi="Calibri" w:cs="Calibri"/>
              </w:rPr>
            </w:pPr>
            <w:r w:rsidRPr="0078049A">
              <w:rPr>
                <w:rFonts w:ascii="Calibri" w:hAnsi="Calibri" w:cs="Calibri"/>
              </w:rPr>
              <w:t>Conferma Password</w:t>
            </w:r>
          </w:p>
        </w:tc>
      </w:tr>
    </w:tbl>
    <w:p w14:paraId="6F17DCF8" w14:textId="77777777" w:rsidR="00F752B1" w:rsidRDefault="00F752B1" w:rsidP="00B46471">
      <w:pPr>
        <w:rPr>
          <w:sz w:val="32"/>
          <w:szCs w:val="32"/>
        </w:rPr>
      </w:pPr>
    </w:p>
    <w:p w14:paraId="6988EB75" w14:textId="246CC2C4" w:rsidR="00F752B1" w:rsidRPr="00F752B1" w:rsidRDefault="00F752B1" w:rsidP="00F752B1">
      <w:pPr>
        <w:rPr>
          <w:rFonts w:ascii="Calibri" w:hAnsi="Calibri" w:cs="Calibri"/>
        </w:rPr>
      </w:pPr>
      <w:r w:rsidRPr="00F752B1">
        <w:rPr>
          <w:rFonts w:ascii="Calibri" w:hAnsi="Calibri" w:cs="Calibri"/>
        </w:rPr>
        <w:t>Caso d’uso 1</w:t>
      </w:r>
      <w:r>
        <w:rPr>
          <w:rFonts w:ascii="Calibri" w:hAnsi="Calibri" w:cs="Calibri"/>
        </w:rPr>
        <w:t>4</w:t>
      </w:r>
      <w:r w:rsidRPr="00F752B1">
        <w:rPr>
          <w:rFonts w:ascii="Calibri" w:hAnsi="Calibri" w:cs="Calibri"/>
        </w:rPr>
        <w:t>.1: Formato non valido nella modifica dei dati</w:t>
      </w:r>
    </w:p>
    <w:tbl>
      <w:tblPr>
        <w:tblW w:w="0" w:type="auto"/>
        <w:tblLook w:val="04A0" w:firstRow="1" w:lastRow="0" w:firstColumn="1" w:lastColumn="0" w:noHBand="0" w:noVBand="1"/>
      </w:tblPr>
      <w:tblGrid>
        <w:gridCol w:w="2972"/>
        <w:gridCol w:w="3327"/>
        <w:gridCol w:w="3328"/>
      </w:tblGrid>
      <w:tr w:rsidR="00F752B1" w14:paraId="375ACD16"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44BDD473" w14:textId="77777777" w:rsidR="00F752B1" w:rsidRPr="00F752B1" w:rsidRDefault="00F752B1">
            <w:pPr>
              <w:rPr>
                <w:rFonts w:ascii="Calibri" w:hAnsi="Calibri" w:cs="Calibri"/>
              </w:rPr>
            </w:pPr>
            <w:r w:rsidRPr="00F752B1">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418C1DAA" w14:textId="49BE19AF" w:rsidR="00F752B1" w:rsidRPr="00F752B1" w:rsidRDefault="00F752B1">
            <w:pPr>
              <w:rPr>
                <w:rFonts w:ascii="Calibri" w:hAnsi="Calibri" w:cs="Calibri"/>
              </w:rPr>
            </w:pPr>
            <w:r w:rsidRPr="00F752B1">
              <w:rPr>
                <w:rFonts w:ascii="Calibri" w:hAnsi="Calibri" w:cs="Calibri"/>
              </w:rPr>
              <w:t>UC 1</w:t>
            </w:r>
            <w:r w:rsidR="00BD0FD4">
              <w:rPr>
                <w:rFonts w:ascii="Calibri" w:hAnsi="Calibri" w:cs="Calibri"/>
              </w:rPr>
              <w:t>4</w:t>
            </w:r>
            <w:r w:rsidRPr="00F752B1">
              <w:rPr>
                <w:rFonts w:ascii="Calibri" w:hAnsi="Calibri" w:cs="Calibri"/>
              </w:rPr>
              <w:t>.1 – Formato non valido nella modifica dei dati</w:t>
            </w:r>
          </w:p>
        </w:tc>
      </w:tr>
      <w:tr w:rsidR="00F752B1" w14:paraId="3AB1389E"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317AA607" w14:textId="77777777" w:rsidR="00F752B1" w:rsidRPr="00F752B1" w:rsidRDefault="00F752B1">
            <w:pPr>
              <w:rPr>
                <w:rFonts w:ascii="Calibri" w:hAnsi="Calibri" w:cs="Calibri"/>
              </w:rPr>
            </w:pPr>
            <w:r w:rsidRPr="00F752B1">
              <w:rPr>
                <w:rFonts w:ascii="Calibri" w:hAnsi="Calibri" w:cs="Calibr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494016A3" w14:textId="77777777" w:rsidR="00F752B1" w:rsidRPr="00F752B1" w:rsidRDefault="00F752B1">
            <w:pPr>
              <w:rPr>
                <w:rFonts w:ascii="Calibri" w:hAnsi="Calibri" w:cs="Calibri"/>
              </w:rPr>
            </w:pPr>
            <w:r w:rsidRPr="00F752B1">
              <w:rPr>
                <w:rFonts w:ascii="Calibri" w:hAnsi="Calibri" w:cs="Calibri"/>
              </w:rPr>
              <w:t>Utente</w:t>
            </w:r>
          </w:p>
        </w:tc>
      </w:tr>
      <w:tr w:rsidR="00F752B1" w14:paraId="68A48336"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3BD5D13A" w14:textId="77777777" w:rsidR="00F752B1" w:rsidRPr="00F752B1" w:rsidRDefault="00F752B1">
            <w:pPr>
              <w:rPr>
                <w:rFonts w:ascii="Calibri" w:hAnsi="Calibri" w:cs="Calibri"/>
              </w:rPr>
            </w:pPr>
            <w:r w:rsidRPr="00F752B1">
              <w:rPr>
                <w:rFonts w:ascii="Calibri" w:hAnsi="Calibri" w:cs="Calibri"/>
              </w:rPr>
              <w:t xml:space="preserve">Entry </w:t>
            </w:r>
            <w:proofErr w:type="spellStart"/>
            <w:r w:rsidRPr="00F752B1">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14C87105" w14:textId="77777777" w:rsidR="00F752B1" w:rsidRPr="00F752B1" w:rsidRDefault="00F752B1">
            <w:pPr>
              <w:rPr>
                <w:rFonts w:ascii="Calibri" w:hAnsi="Calibri" w:cs="Calibri"/>
              </w:rPr>
            </w:pPr>
            <w:r w:rsidRPr="00F752B1">
              <w:rPr>
                <w:rFonts w:ascii="Calibri" w:hAnsi="Calibri" w:cs="Calibri"/>
              </w:rPr>
              <w:t>L’utente ha provato modificare le sue informazioni con dati formattati non correttamente</w:t>
            </w:r>
          </w:p>
        </w:tc>
      </w:tr>
      <w:tr w:rsidR="00F752B1" w14:paraId="77A00864" w14:textId="77777777" w:rsidTr="00A506B6">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FF0000"/>
            <w:hideMark/>
          </w:tcPr>
          <w:p w14:paraId="0A4AA9E1" w14:textId="77777777" w:rsidR="00F752B1" w:rsidRPr="00F752B1" w:rsidRDefault="00F752B1">
            <w:pPr>
              <w:rPr>
                <w:rFonts w:ascii="Calibri" w:hAnsi="Calibri" w:cs="Calibri"/>
              </w:rPr>
            </w:pPr>
            <w:r w:rsidRPr="00F752B1">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6D63C87E" w14:textId="77777777" w:rsidR="00F752B1" w:rsidRPr="00F752B1" w:rsidRDefault="00F752B1">
            <w:pPr>
              <w:jc w:val="center"/>
              <w:rPr>
                <w:rFonts w:ascii="Calibri" w:hAnsi="Calibri" w:cs="Calibri"/>
              </w:rPr>
            </w:pPr>
            <w:r w:rsidRPr="00F752B1">
              <w:rPr>
                <w:rFonts w:ascii="Calibri" w:hAnsi="Calibri" w:cs="Calibri"/>
              </w:rPr>
              <w:t>Utente</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280F8CFA" w14:textId="77777777" w:rsidR="00F752B1" w:rsidRPr="00F752B1" w:rsidRDefault="00F752B1">
            <w:pPr>
              <w:jc w:val="center"/>
              <w:rPr>
                <w:rFonts w:ascii="Calibri" w:hAnsi="Calibri" w:cs="Calibri"/>
              </w:rPr>
            </w:pPr>
            <w:r w:rsidRPr="00F752B1">
              <w:rPr>
                <w:rFonts w:ascii="Calibri" w:hAnsi="Calibri" w:cs="Calibri"/>
              </w:rPr>
              <w:t>Sistema</w:t>
            </w:r>
          </w:p>
        </w:tc>
      </w:tr>
      <w:tr w:rsidR="00F752B1" w14:paraId="26918B27" w14:textId="77777777" w:rsidTr="00A506B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516EDFA9" w14:textId="77777777" w:rsidR="00F752B1" w:rsidRPr="00F752B1" w:rsidRDefault="00F752B1">
            <w:pPr>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25872FA3" w14:textId="77777777" w:rsidR="00F752B1" w:rsidRPr="00F752B1" w:rsidRDefault="00F752B1">
            <w:pPr>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4E3B4081" w14:textId="77777777" w:rsidR="00F752B1" w:rsidRPr="00F752B1" w:rsidRDefault="00F752B1" w:rsidP="00F752B1">
            <w:pPr>
              <w:numPr>
                <w:ilvl w:val="0"/>
                <w:numId w:val="41"/>
              </w:numPr>
              <w:rPr>
                <w:rFonts w:ascii="Calibri" w:hAnsi="Calibri" w:cs="Calibri"/>
              </w:rPr>
            </w:pPr>
            <w:r w:rsidRPr="00F752B1">
              <w:rPr>
                <w:rFonts w:ascii="Calibri" w:hAnsi="Calibri" w:cs="Calibri"/>
              </w:rPr>
              <w:t xml:space="preserve">Il sistema mostra il </w:t>
            </w:r>
            <w:proofErr w:type="spellStart"/>
            <w:r w:rsidRPr="00F752B1">
              <w:rPr>
                <w:rFonts w:ascii="Calibri" w:hAnsi="Calibri" w:cs="Calibri"/>
              </w:rPr>
              <w:t>form</w:t>
            </w:r>
            <w:proofErr w:type="spellEnd"/>
            <w:r w:rsidRPr="00F752B1">
              <w:rPr>
                <w:rFonts w:ascii="Calibri" w:hAnsi="Calibri" w:cs="Calibri"/>
              </w:rPr>
              <w:t xml:space="preserve"> di modifica dell’informazione</w:t>
            </w:r>
          </w:p>
          <w:p w14:paraId="522668DB" w14:textId="508FC108" w:rsidR="00F752B1" w:rsidRPr="00F752B1" w:rsidRDefault="00F752B1" w:rsidP="00F752B1">
            <w:pPr>
              <w:numPr>
                <w:ilvl w:val="0"/>
                <w:numId w:val="41"/>
              </w:numPr>
              <w:rPr>
                <w:rFonts w:ascii="Calibri" w:hAnsi="Calibri" w:cs="Calibri"/>
              </w:rPr>
            </w:pPr>
            <w:r w:rsidRPr="00F752B1">
              <w:rPr>
                <w:rFonts w:ascii="Calibri" w:hAnsi="Calibri" w:cs="Calibri"/>
              </w:rPr>
              <w:t xml:space="preserve">Il sistema mostra un messaggio d’errore che aiuti l’utente nella corretta compilazione del </w:t>
            </w:r>
            <w:proofErr w:type="spellStart"/>
            <w:r w:rsidRPr="00F752B1">
              <w:rPr>
                <w:rFonts w:ascii="Calibri" w:hAnsi="Calibri" w:cs="Calibri"/>
              </w:rPr>
              <w:t>form</w:t>
            </w:r>
            <w:proofErr w:type="spellEnd"/>
            <w:r w:rsidRPr="00F752B1">
              <w:rPr>
                <w:rFonts w:ascii="Calibri" w:hAnsi="Calibri" w:cs="Calibri"/>
              </w:rPr>
              <w:t>. (Vedi tabella 1</w:t>
            </w:r>
            <w:r w:rsidR="00F67FB8">
              <w:rPr>
                <w:rFonts w:ascii="Calibri" w:hAnsi="Calibri" w:cs="Calibri"/>
              </w:rPr>
              <w:t>4</w:t>
            </w:r>
            <w:r w:rsidRPr="00F752B1">
              <w:rPr>
                <w:rFonts w:ascii="Calibri" w:hAnsi="Calibri" w:cs="Calibri"/>
              </w:rPr>
              <w:t>.1.1)</w:t>
            </w:r>
          </w:p>
        </w:tc>
      </w:tr>
      <w:tr w:rsidR="00F752B1" w14:paraId="33BD7CDF"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389418BB" w14:textId="77777777" w:rsidR="00F752B1" w:rsidRPr="00F752B1" w:rsidRDefault="00F752B1">
            <w:pPr>
              <w:rPr>
                <w:rFonts w:ascii="Calibri" w:hAnsi="Calibri" w:cs="Calibri"/>
              </w:rPr>
            </w:pPr>
            <w:r w:rsidRPr="00F752B1">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2485954D" w14:textId="77777777" w:rsidR="00F752B1" w:rsidRPr="00F752B1" w:rsidRDefault="00F752B1">
            <w:pPr>
              <w:rPr>
                <w:rFonts w:ascii="Calibri" w:hAnsi="Calibri" w:cs="Calibri"/>
              </w:rPr>
            </w:pPr>
          </w:p>
        </w:tc>
      </w:tr>
      <w:tr w:rsidR="00F752B1" w14:paraId="427A1E2B"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076C3EF2" w14:textId="77777777" w:rsidR="00F752B1" w:rsidRPr="00F752B1" w:rsidRDefault="00F752B1">
            <w:pPr>
              <w:rPr>
                <w:rFonts w:ascii="Calibri" w:hAnsi="Calibri" w:cs="Calibri"/>
              </w:rPr>
            </w:pPr>
            <w:r w:rsidRPr="00F752B1">
              <w:rPr>
                <w:rFonts w:ascii="Calibri" w:hAnsi="Calibri" w:cs="Calibri"/>
              </w:rPr>
              <w:t xml:space="preserve">Exit </w:t>
            </w:r>
            <w:proofErr w:type="spellStart"/>
            <w:r w:rsidRPr="00F752B1">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5EB78BC6" w14:textId="77777777" w:rsidR="00F752B1" w:rsidRPr="00F752B1" w:rsidRDefault="00F752B1">
            <w:pPr>
              <w:rPr>
                <w:rFonts w:ascii="Calibri" w:hAnsi="Calibri" w:cs="Calibri"/>
              </w:rPr>
            </w:pPr>
            <w:r w:rsidRPr="00F752B1">
              <w:rPr>
                <w:rFonts w:ascii="Calibri" w:hAnsi="Calibri" w:cs="Calibri"/>
              </w:rPr>
              <w:t>L’utente si trova nella pagina di modifica delle proprie informazioni.</w:t>
            </w:r>
          </w:p>
        </w:tc>
      </w:tr>
    </w:tbl>
    <w:p w14:paraId="61E43F65" w14:textId="77777777" w:rsidR="00F752B1" w:rsidRDefault="00F752B1" w:rsidP="00F752B1">
      <w:pPr>
        <w:rPr>
          <w:rFonts w:ascii="Calibri" w:hAnsi="Calibri" w:cs="Calibri"/>
        </w:rPr>
      </w:pPr>
    </w:p>
    <w:p w14:paraId="694511C0" w14:textId="77777777" w:rsidR="00DA646B" w:rsidRDefault="00DA646B" w:rsidP="00F752B1">
      <w:pPr>
        <w:rPr>
          <w:rFonts w:ascii="Calibri" w:hAnsi="Calibri" w:cs="Calibri"/>
        </w:rPr>
      </w:pPr>
    </w:p>
    <w:p w14:paraId="7CB476BA" w14:textId="77777777" w:rsidR="00DA646B" w:rsidRDefault="00DA646B" w:rsidP="00F752B1">
      <w:pPr>
        <w:rPr>
          <w:rFonts w:ascii="Calibri" w:hAnsi="Calibri" w:cs="Calibri"/>
        </w:rPr>
      </w:pPr>
    </w:p>
    <w:p w14:paraId="3A33D7EF" w14:textId="77777777" w:rsidR="00DA646B" w:rsidRPr="00F752B1" w:rsidRDefault="00DA646B" w:rsidP="00F752B1">
      <w:pPr>
        <w:rPr>
          <w:rFonts w:ascii="Calibri" w:hAnsi="Calibri" w:cs="Calibri"/>
        </w:rPr>
      </w:pPr>
    </w:p>
    <w:p w14:paraId="0C60F57D" w14:textId="5CF5C725" w:rsidR="00F752B1" w:rsidRPr="00F752B1" w:rsidRDefault="00F752B1" w:rsidP="00F752B1">
      <w:pPr>
        <w:rPr>
          <w:rFonts w:ascii="Calibri" w:hAnsi="Calibri" w:cs="Calibri"/>
        </w:rPr>
      </w:pPr>
      <w:r w:rsidRPr="00F752B1">
        <w:rPr>
          <w:rFonts w:ascii="Calibri" w:hAnsi="Calibri" w:cs="Calibri"/>
        </w:rPr>
        <w:lastRenderedPageBreak/>
        <w:t>Tabella 1</w:t>
      </w:r>
      <w:r>
        <w:rPr>
          <w:rFonts w:ascii="Calibri" w:hAnsi="Calibri" w:cs="Calibri"/>
        </w:rPr>
        <w:t>4</w:t>
      </w:r>
      <w:r w:rsidRPr="00F752B1">
        <w:rPr>
          <w:rFonts w:ascii="Calibri" w:hAnsi="Calibri" w:cs="Calibri"/>
        </w:rPr>
        <w:t>.1.1: formati e messaggi d’errore nella modifica dei dati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08"/>
        <w:gridCol w:w="3209"/>
        <w:gridCol w:w="3210"/>
      </w:tblGrid>
      <w:tr w:rsidR="00F752B1" w:rsidRPr="00BC6E10" w14:paraId="4076C396" w14:textId="77777777" w:rsidTr="00A506B6">
        <w:tc>
          <w:tcPr>
            <w:tcW w:w="3209" w:type="dxa"/>
            <w:tcBorders>
              <w:top w:val="single" w:sz="4" w:space="0" w:color="auto"/>
              <w:left w:val="single" w:sz="4" w:space="0" w:color="auto"/>
              <w:bottom w:val="single" w:sz="4" w:space="0" w:color="auto"/>
              <w:right w:val="single" w:sz="4" w:space="0" w:color="auto"/>
            </w:tcBorders>
            <w:shd w:val="clear" w:color="auto" w:fill="FF0000"/>
            <w:hideMark/>
          </w:tcPr>
          <w:p w14:paraId="7EB6702F" w14:textId="77777777" w:rsidR="00F752B1" w:rsidRPr="00F752B1" w:rsidRDefault="00F752B1">
            <w:pPr>
              <w:rPr>
                <w:rFonts w:ascii="Calibri" w:hAnsi="Calibri" w:cs="Calibri"/>
              </w:rPr>
            </w:pPr>
            <w:r w:rsidRPr="00F752B1">
              <w:rPr>
                <w:rFonts w:ascii="Calibri" w:hAnsi="Calibri" w:cs="Calibri"/>
              </w:rPr>
              <w:t>Campo</w:t>
            </w:r>
          </w:p>
        </w:tc>
        <w:tc>
          <w:tcPr>
            <w:tcW w:w="3209" w:type="dxa"/>
            <w:tcBorders>
              <w:top w:val="single" w:sz="4" w:space="0" w:color="auto"/>
              <w:left w:val="single" w:sz="4" w:space="0" w:color="auto"/>
              <w:bottom w:val="single" w:sz="4" w:space="0" w:color="auto"/>
              <w:right w:val="single" w:sz="4" w:space="0" w:color="auto"/>
            </w:tcBorders>
            <w:shd w:val="clear" w:color="auto" w:fill="FF0000"/>
            <w:hideMark/>
          </w:tcPr>
          <w:p w14:paraId="37FAA89F" w14:textId="77777777" w:rsidR="00F752B1" w:rsidRPr="00F752B1" w:rsidRDefault="00F752B1">
            <w:pPr>
              <w:rPr>
                <w:rFonts w:ascii="Calibri" w:hAnsi="Calibri" w:cs="Calibri"/>
              </w:rPr>
            </w:pPr>
            <w:r w:rsidRPr="00F752B1">
              <w:rPr>
                <w:rFonts w:ascii="Calibri" w:hAnsi="Calibri" w:cs="Calibri"/>
              </w:rPr>
              <w:t>Formato</w:t>
            </w:r>
          </w:p>
        </w:tc>
        <w:tc>
          <w:tcPr>
            <w:tcW w:w="3210" w:type="dxa"/>
            <w:tcBorders>
              <w:top w:val="single" w:sz="4" w:space="0" w:color="auto"/>
              <w:left w:val="single" w:sz="4" w:space="0" w:color="auto"/>
              <w:bottom w:val="single" w:sz="4" w:space="0" w:color="auto"/>
              <w:right w:val="single" w:sz="4" w:space="0" w:color="auto"/>
            </w:tcBorders>
            <w:shd w:val="clear" w:color="auto" w:fill="FF0000"/>
            <w:hideMark/>
          </w:tcPr>
          <w:p w14:paraId="2623A4D2" w14:textId="77777777" w:rsidR="00F752B1" w:rsidRPr="00F752B1" w:rsidRDefault="00F752B1">
            <w:pPr>
              <w:rPr>
                <w:rFonts w:ascii="Calibri" w:hAnsi="Calibri" w:cs="Calibri"/>
              </w:rPr>
            </w:pPr>
            <w:r w:rsidRPr="00F752B1">
              <w:rPr>
                <w:rFonts w:ascii="Calibri" w:hAnsi="Calibri" w:cs="Calibri"/>
              </w:rPr>
              <w:t>Messaggio d’errore</w:t>
            </w:r>
          </w:p>
        </w:tc>
      </w:tr>
      <w:tr w:rsidR="00F752B1" w:rsidRPr="00BC6E10" w14:paraId="47B9A18F" w14:textId="77777777" w:rsidTr="00A506B6">
        <w:trPr>
          <w:trHeight w:val="505"/>
        </w:trPr>
        <w:tc>
          <w:tcPr>
            <w:tcW w:w="3209" w:type="dxa"/>
            <w:vMerge w:val="restart"/>
            <w:tcBorders>
              <w:top w:val="single" w:sz="4" w:space="0" w:color="auto"/>
              <w:left w:val="single" w:sz="4" w:space="0" w:color="auto"/>
              <w:right w:val="single" w:sz="4" w:space="0" w:color="auto"/>
            </w:tcBorders>
            <w:shd w:val="clear" w:color="auto" w:fill="FF0000"/>
            <w:hideMark/>
          </w:tcPr>
          <w:p w14:paraId="273A2D48" w14:textId="77777777" w:rsidR="00F752B1" w:rsidRPr="00F752B1" w:rsidRDefault="00F752B1">
            <w:pPr>
              <w:rPr>
                <w:rFonts w:ascii="Calibri" w:hAnsi="Calibri" w:cs="Calibri"/>
              </w:rPr>
            </w:pPr>
            <w:r w:rsidRPr="00F752B1">
              <w:rPr>
                <w:rFonts w:ascii="Calibri" w:hAnsi="Calibri" w:cs="Calibri"/>
              </w:rPr>
              <w:t>E-mail</w:t>
            </w:r>
          </w:p>
        </w:tc>
        <w:tc>
          <w:tcPr>
            <w:tcW w:w="3209" w:type="dxa"/>
            <w:tcBorders>
              <w:top w:val="single" w:sz="4" w:space="0" w:color="auto"/>
              <w:left w:val="single" w:sz="4" w:space="0" w:color="auto"/>
              <w:bottom w:val="single" w:sz="4" w:space="0" w:color="auto"/>
              <w:right w:val="single" w:sz="4" w:space="0" w:color="auto"/>
            </w:tcBorders>
            <w:shd w:val="clear" w:color="auto" w:fill="auto"/>
            <w:hideMark/>
          </w:tcPr>
          <w:p w14:paraId="7DE7EA2F" w14:textId="0A5F9E6E" w:rsidR="00F752B1" w:rsidRPr="00F752B1" w:rsidRDefault="00096E30">
            <w:pPr>
              <w:rPr>
                <w:rFonts w:ascii="Calibri" w:hAnsi="Calibri" w:cs="Calibri"/>
              </w:rPr>
            </w:pPr>
            <w:hyperlink r:id="rId34" w:history="1">
              <w:r w:rsidR="00F752B1" w:rsidRPr="00F752B1">
                <w:rPr>
                  <w:rStyle w:val="Collegamentoipertestuale"/>
                  <w:rFonts w:ascii="Calibri" w:hAnsi="Calibri" w:cs="Calibri"/>
                </w:rPr>
                <w:t>***@**.**</w:t>
              </w:r>
            </w:hyperlink>
            <w:r w:rsidR="00F752B1" w:rsidRPr="00F752B1">
              <w:rPr>
                <w:rFonts w:ascii="Calibri" w:hAnsi="Calibri" w:cs="Calibri"/>
              </w:rPr>
              <w:t xml:space="preserve"> </w:t>
            </w:r>
            <w:r w:rsidR="0042423E">
              <w:rPr>
                <w:rFonts w:ascii="Calibri" w:hAnsi="Calibri" w:cs="Calibri"/>
              </w:rPr>
              <w:t>-</w:t>
            </w:r>
            <w:r w:rsidR="00F752B1" w:rsidRPr="00F752B1">
              <w:rPr>
                <w:rFonts w:ascii="Calibri" w:hAnsi="Calibri" w:cs="Calibri"/>
              </w:rPr>
              <w:t xml:space="preserve"> non vuoto</w:t>
            </w:r>
          </w:p>
          <w:p w14:paraId="451014C5" w14:textId="77777777" w:rsidR="00F752B1" w:rsidRPr="00F752B1" w:rsidRDefault="00F752B1">
            <w:pPr>
              <w:rPr>
                <w:rFonts w:ascii="Calibri" w:hAnsi="Calibri" w:cs="Calibri"/>
              </w:rPr>
            </w:pPr>
          </w:p>
        </w:tc>
        <w:tc>
          <w:tcPr>
            <w:tcW w:w="3210" w:type="dxa"/>
            <w:tcBorders>
              <w:top w:val="single" w:sz="4" w:space="0" w:color="auto"/>
              <w:left w:val="single" w:sz="4" w:space="0" w:color="auto"/>
              <w:bottom w:val="single" w:sz="4" w:space="0" w:color="auto"/>
              <w:right w:val="single" w:sz="4" w:space="0" w:color="auto"/>
            </w:tcBorders>
            <w:shd w:val="clear" w:color="auto" w:fill="auto"/>
            <w:hideMark/>
          </w:tcPr>
          <w:p w14:paraId="14F9A19C" w14:textId="77777777" w:rsidR="00F752B1" w:rsidRPr="00F752B1" w:rsidRDefault="00F752B1">
            <w:pPr>
              <w:rPr>
                <w:rFonts w:ascii="Calibri" w:hAnsi="Calibri" w:cs="Calibri"/>
              </w:rPr>
            </w:pPr>
            <w:r w:rsidRPr="00F752B1">
              <w:rPr>
                <w:rFonts w:ascii="Calibri" w:hAnsi="Calibri" w:cs="Calibri"/>
              </w:rPr>
              <w:t>E-mail non formattata correttamente</w:t>
            </w:r>
          </w:p>
        </w:tc>
      </w:tr>
      <w:tr w:rsidR="00F752B1" w:rsidRPr="00BC6E10" w14:paraId="4B925688" w14:textId="77777777" w:rsidTr="00A506B6">
        <w:trPr>
          <w:trHeight w:val="374"/>
        </w:trPr>
        <w:tc>
          <w:tcPr>
            <w:tcW w:w="3209" w:type="dxa"/>
            <w:vMerge/>
            <w:tcBorders>
              <w:left w:val="single" w:sz="4" w:space="0" w:color="auto"/>
              <w:bottom w:val="single" w:sz="4" w:space="0" w:color="auto"/>
              <w:right w:val="single" w:sz="4" w:space="0" w:color="auto"/>
            </w:tcBorders>
            <w:shd w:val="clear" w:color="auto" w:fill="FF0000"/>
          </w:tcPr>
          <w:p w14:paraId="3777B428" w14:textId="77777777" w:rsidR="00F752B1" w:rsidRPr="00F752B1" w:rsidRDefault="00F752B1">
            <w:pPr>
              <w:rPr>
                <w:rFonts w:ascii="Calibri" w:hAnsi="Calibri" w:cs="Calibri"/>
              </w:rPr>
            </w:pPr>
          </w:p>
        </w:tc>
        <w:tc>
          <w:tcPr>
            <w:tcW w:w="3209" w:type="dxa"/>
            <w:tcBorders>
              <w:top w:val="single" w:sz="4" w:space="0" w:color="auto"/>
              <w:left w:val="single" w:sz="4" w:space="0" w:color="auto"/>
              <w:bottom w:val="single" w:sz="4" w:space="0" w:color="auto"/>
              <w:right w:val="single" w:sz="4" w:space="0" w:color="auto"/>
            </w:tcBorders>
            <w:shd w:val="clear" w:color="auto" w:fill="auto"/>
          </w:tcPr>
          <w:p w14:paraId="064727C5" w14:textId="77777777" w:rsidR="00F752B1" w:rsidRPr="00F752B1" w:rsidRDefault="00F752B1">
            <w:pPr>
              <w:rPr>
                <w:rFonts w:ascii="Calibri" w:hAnsi="Calibri" w:cs="Calibri"/>
              </w:rPr>
            </w:pPr>
            <w:r w:rsidRPr="00F752B1">
              <w:rPr>
                <w:rFonts w:ascii="Calibri" w:hAnsi="Calibri" w:cs="Calibri"/>
              </w:rPr>
              <w:t>L’e-mail è già presente nel Database</w:t>
            </w:r>
          </w:p>
        </w:tc>
        <w:tc>
          <w:tcPr>
            <w:tcW w:w="3210" w:type="dxa"/>
            <w:tcBorders>
              <w:top w:val="single" w:sz="4" w:space="0" w:color="auto"/>
              <w:left w:val="single" w:sz="4" w:space="0" w:color="auto"/>
              <w:bottom w:val="single" w:sz="4" w:space="0" w:color="auto"/>
              <w:right w:val="single" w:sz="4" w:space="0" w:color="auto"/>
            </w:tcBorders>
            <w:shd w:val="clear" w:color="auto" w:fill="auto"/>
          </w:tcPr>
          <w:p w14:paraId="72CD5DBF" w14:textId="77777777" w:rsidR="00F752B1" w:rsidRPr="00F752B1" w:rsidRDefault="00F752B1">
            <w:pPr>
              <w:rPr>
                <w:rFonts w:ascii="Calibri" w:hAnsi="Calibri" w:cs="Calibri"/>
              </w:rPr>
            </w:pPr>
            <w:r w:rsidRPr="00F752B1">
              <w:rPr>
                <w:rFonts w:ascii="Calibri" w:hAnsi="Calibri" w:cs="Calibri"/>
              </w:rPr>
              <w:t>L’e-mail selezionata non è disponibile</w:t>
            </w:r>
          </w:p>
        </w:tc>
      </w:tr>
      <w:tr w:rsidR="00F752B1" w:rsidRPr="00BC6E10" w14:paraId="0A7E5388" w14:textId="77777777" w:rsidTr="00A506B6">
        <w:tc>
          <w:tcPr>
            <w:tcW w:w="3209" w:type="dxa"/>
            <w:tcBorders>
              <w:top w:val="single" w:sz="4" w:space="0" w:color="auto"/>
              <w:left w:val="single" w:sz="4" w:space="0" w:color="auto"/>
              <w:bottom w:val="single" w:sz="4" w:space="0" w:color="auto"/>
              <w:right w:val="single" w:sz="4" w:space="0" w:color="auto"/>
            </w:tcBorders>
            <w:shd w:val="clear" w:color="auto" w:fill="FF0000"/>
            <w:hideMark/>
          </w:tcPr>
          <w:p w14:paraId="480E79D8" w14:textId="77777777" w:rsidR="00F752B1" w:rsidRPr="00F752B1" w:rsidRDefault="00F752B1">
            <w:pPr>
              <w:rPr>
                <w:rFonts w:ascii="Calibri" w:hAnsi="Calibri" w:cs="Calibri"/>
              </w:rPr>
            </w:pPr>
            <w:r w:rsidRPr="00F752B1">
              <w:rPr>
                <w:rFonts w:ascii="Calibri" w:hAnsi="Calibri" w:cs="Calibri"/>
              </w:rPr>
              <w:t>Password</w:t>
            </w:r>
          </w:p>
        </w:tc>
        <w:tc>
          <w:tcPr>
            <w:tcW w:w="3209" w:type="dxa"/>
            <w:tcBorders>
              <w:top w:val="single" w:sz="4" w:space="0" w:color="auto"/>
              <w:left w:val="single" w:sz="4" w:space="0" w:color="auto"/>
              <w:bottom w:val="single" w:sz="4" w:space="0" w:color="auto"/>
              <w:right w:val="single" w:sz="4" w:space="0" w:color="auto"/>
            </w:tcBorders>
            <w:shd w:val="clear" w:color="auto" w:fill="auto"/>
            <w:hideMark/>
          </w:tcPr>
          <w:p w14:paraId="6E653685" w14:textId="77777777" w:rsidR="00F752B1" w:rsidRPr="00F752B1" w:rsidRDefault="00F752B1">
            <w:pPr>
              <w:rPr>
                <w:rFonts w:ascii="Calibri" w:hAnsi="Calibri" w:cs="Calibri"/>
              </w:rPr>
            </w:pPr>
            <w:r w:rsidRPr="00F752B1">
              <w:rPr>
                <w:rFonts w:ascii="Calibri" w:hAnsi="Calibri" w:cs="Calibri"/>
              </w:rPr>
              <w:t>Deve avere almeno dieci caratteri</w:t>
            </w:r>
          </w:p>
        </w:tc>
        <w:tc>
          <w:tcPr>
            <w:tcW w:w="3210" w:type="dxa"/>
            <w:tcBorders>
              <w:top w:val="single" w:sz="4" w:space="0" w:color="auto"/>
              <w:left w:val="single" w:sz="4" w:space="0" w:color="auto"/>
              <w:bottom w:val="single" w:sz="4" w:space="0" w:color="auto"/>
              <w:right w:val="single" w:sz="4" w:space="0" w:color="auto"/>
            </w:tcBorders>
            <w:shd w:val="clear" w:color="auto" w:fill="auto"/>
            <w:hideMark/>
          </w:tcPr>
          <w:p w14:paraId="3BE99177" w14:textId="77777777" w:rsidR="00F752B1" w:rsidRPr="00F752B1" w:rsidRDefault="00F752B1">
            <w:pPr>
              <w:rPr>
                <w:rFonts w:ascii="Calibri" w:hAnsi="Calibri" w:cs="Calibri"/>
              </w:rPr>
            </w:pPr>
            <w:r w:rsidRPr="00F752B1">
              <w:rPr>
                <w:rFonts w:ascii="Calibri" w:hAnsi="Calibri" w:cs="Calibri"/>
              </w:rPr>
              <w:t>La password deve contenere almeno dieci caratteri</w:t>
            </w:r>
          </w:p>
        </w:tc>
      </w:tr>
      <w:tr w:rsidR="00F752B1" w:rsidRPr="00BC6E10" w14:paraId="5028CF54" w14:textId="77777777" w:rsidTr="00A506B6">
        <w:tc>
          <w:tcPr>
            <w:tcW w:w="3209" w:type="dxa"/>
            <w:tcBorders>
              <w:top w:val="single" w:sz="4" w:space="0" w:color="auto"/>
              <w:left w:val="single" w:sz="4" w:space="0" w:color="auto"/>
              <w:bottom w:val="single" w:sz="4" w:space="0" w:color="auto"/>
              <w:right w:val="single" w:sz="4" w:space="0" w:color="auto"/>
            </w:tcBorders>
            <w:shd w:val="clear" w:color="auto" w:fill="FF0000"/>
          </w:tcPr>
          <w:p w14:paraId="2B573EF5" w14:textId="77777777" w:rsidR="00F752B1" w:rsidRPr="00F752B1" w:rsidRDefault="00F752B1">
            <w:pPr>
              <w:rPr>
                <w:rFonts w:ascii="Calibri" w:hAnsi="Calibri" w:cs="Calibri"/>
              </w:rPr>
            </w:pPr>
            <w:r w:rsidRPr="00F752B1">
              <w:rPr>
                <w:rFonts w:ascii="Calibri" w:hAnsi="Calibri" w:cs="Calibri"/>
              </w:rPr>
              <w:t>Conferma Password</w:t>
            </w:r>
          </w:p>
        </w:tc>
        <w:tc>
          <w:tcPr>
            <w:tcW w:w="3209" w:type="dxa"/>
            <w:tcBorders>
              <w:top w:val="single" w:sz="4" w:space="0" w:color="auto"/>
              <w:left w:val="single" w:sz="4" w:space="0" w:color="auto"/>
              <w:bottom w:val="single" w:sz="4" w:space="0" w:color="auto"/>
              <w:right w:val="single" w:sz="4" w:space="0" w:color="auto"/>
            </w:tcBorders>
            <w:shd w:val="clear" w:color="auto" w:fill="auto"/>
          </w:tcPr>
          <w:p w14:paraId="4D16F978" w14:textId="77777777" w:rsidR="00F752B1" w:rsidRPr="00F752B1" w:rsidRDefault="00F752B1">
            <w:pPr>
              <w:rPr>
                <w:rFonts w:ascii="Calibri" w:hAnsi="Calibri" w:cs="Calibri"/>
                <w:i/>
                <w:iCs/>
              </w:rPr>
            </w:pPr>
            <w:r w:rsidRPr="00F752B1">
              <w:rPr>
                <w:rFonts w:ascii="Calibri" w:hAnsi="Calibri" w:cs="Calibri"/>
              </w:rPr>
              <w:t xml:space="preserve">Deve coincidere con la stringa nel campo </w:t>
            </w:r>
            <w:r w:rsidRPr="00F752B1">
              <w:rPr>
                <w:rFonts w:ascii="Calibri" w:hAnsi="Calibri" w:cs="Calibri"/>
                <w:i/>
                <w:iCs/>
              </w:rPr>
              <w:t>Password</w:t>
            </w:r>
          </w:p>
        </w:tc>
        <w:tc>
          <w:tcPr>
            <w:tcW w:w="3210" w:type="dxa"/>
            <w:tcBorders>
              <w:top w:val="single" w:sz="4" w:space="0" w:color="auto"/>
              <w:left w:val="single" w:sz="4" w:space="0" w:color="auto"/>
              <w:bottom w:val="single" w:sz="4" w:space="0" w:color="auto"/>
              <w:right w:val="single" w:sz="4" w:space="0" w:color="auto"/>
            </w:tcBorders>
            <w:shd w:val="clear" w:color="auto" w:fill="auto"/>
          </w:tcPr>
          <w:p w14:paraId="056D60D7" w14:textId="77777777" w:rsidR="00F752B1" w:rsidRPr="00F752B1" w:rsidRDefault="00F752B1">
            <w:pPr>
              <w:rPr>
                <w:rFonts w:ascii="Calibri" w:hAnsi="Calibri" w:cs="Calibri"/>
              </w:rPr>
            </w:pPr>
            <w:r w:rsidRPr="00F752B1">
              <w:rPr>
                <w:rFonts w:ascii="Calibri" w:hAnsi="Calibri" w:cs="Calibri"/>
              </w:rPr>
              <w:t>Le due password non coincidono</w:t>
            </w:r>
          </w:p>
        </w:tc>
      </w:tr>
      <w:tr w:rsidR="00F752B1" w:rsidRPr="00BC6E10" w14:paraId="7C1586CA" w14:textId="77777777" w:rsidTr="00A506B6">
        <w:tc>
          <w:tcPr>
            <w:tcW w:w="3209" w:type="dxa"/>
            <w:tcBorders>
              <w:top w:val="single" w:sz="4" w:space="0" w:color="auto"/>
              <w:left w:val="single" w:sz="4" w:space="0" w:color="auto"/>
              <w:bottom w:val="single" w:sz="4" w:space="0" w:color="auto"/>
              <w:right w:val="single" w:sz="4" w:space="0" w:color="auto"/>
            </w:tcBorders>
            <w:shd w:val="clear" w:color="auto" w:fill="FF0000"/>
            <w:hideMark/>
          </w:tcPr>
          <w:p w14:paraId="48A69E56" w14:textId="77777777" w:rsidR="00F752B1" w:rsidRPr="00F752B1" w:rsidRDefault="00F752B1">
            <w:pPr>
              <w:rPr>
                <w:rFonts w:ascii="Calibri" w:hAnsi="Calibri" w:cs="Calibri"/>
              </w:rPr>
            </w:pPr>
            <w:r w:rsidRPr="00F752B1">
              <w:rPr>
                <w:rFonts w:ascii="Calibri" w:hAnsi="Calibri" w:cs="Calibri"/>
              </w:rPr>
              <w:t>Nome</w:t>
            </w:r>
          </w:p>
        </w:tc>
        <w:tc>
          <w:tcPr>
            <w:tcW w:w="3209" w:type="dxa"/>
            <w:tcBorders>
              <w:top w:val="single" w:sz="4" w:space="0" w:color="auto"/>
              <w:left w:val="single" w:sz="4" w:space="0" w:color="auto"/>
              <w:bottom w:val="single" w:sz="4" w:space="0" w:color="auto"/>
              <w:right w:val="single" w:sz="4" w:space="0" w:color="auto"/>
            </w:tcBorders>
            <w:shd w:val="clear" w:color="auto" w:fill="auto"/>
            <w:hideMark/>
          </w:tcPr>
          <w:p w14:paraId="3B151465" w14:textId="77777777" w:rsidR="00F752B1" w:rsidRPr="00F752B1" w:rsidRDefault="00F752B1">
            <w:pPr>
              <w:rPr>
                <w:rFonts w:ascii="Calibri" w:hAnsi="Calibri" w:cs="Calibri"/>
              </w:rPr>
            </w:pPr>
            <w:r w:rsidRPr="00F752B1">
              <w:rPr>
                <w:rFonts w:ascii="Calibri" w:hAnsi="Calibri" w:cs="Calibri"/>
              </w:rPr>
              <w:t>Non deve contenere caratteri numerici</w:t>
            </w:r>
          </w:p>
        </w:tc>
        <w:tc>
          <w:tcPr>
            <w:tcW w:w="3210" w:type="dxa"/>
            <w:tcBorders>
              <w:top w:val="single" w:sz="4" w:space="0" w:color="auto"/>
              <w:left w:val="single" w:sz="4" w:space="0" w:color="auto"/>
              <w:bottom w:val="single" w:sz="4" w:space="0" w:color="auto"/>
              <w:right w:val="single" w:sz="4" w:space="0" w:color="auto"/>
            </w:tcBorders>
            <w:shd w:val="clear" w:color="auto" w:fill="auto"/>
            <w:hideMark/>
          </w:tcPr>
          <w:p w14:paraId="32BC47A6" w14:textId="77777777" w:rsidR="00F752B1" w:rsidRPr="00F752B1" w:rsidRDefault="00F752B1">
            <w:pPr>
              <w:rPr>
                <w:rFonts w:ascii="Calibri" w:hAnsi="Calibri" w:cs="Calibri"/>
              </w:rPr>
            </w:pPr>
            <w:r w:rsidRPr="00F752B1">
              <w:rPr>
                <w:rFonts w:ascii="Calibri" w:hAnsi="Calibri" w:cs="Calibri"/>
              </w:rPr>
              <w:t>Nome non formattato correttamente</w:t>
            </w:r>
          </w:p>
        </w:tc>
      </w:tr>
      <w:tr w:rsidR="00F752B1" w:rsidRPr="00BC6E10" w14:paraId="576A6706" w14:textId="77777777" w:rsidTr="00A506B6">
        <w:tc>
          <w:tcPr>
            <w:tcW w:w="3209" w:type="dxa"/>
            <w:tcBorders>
              <w:top w:val="single" w:sz="4" w:space="0" w:color="auto"/>
              <w:left w:val="single" w:sz="4" w:space="0" w:color="auto"/>
              <w:bottom w:val="single" w:sz="4" w:space="0" w:color="auto"/>
              <w:right w:val="single" w:sz="4" w:space="0" w:color="auto"/>
            </w:tcBorders>
            <w:shd w:val="clear" w:color="auto" w:fill="FF0000"/>
            <w:hideMark/>
          </w:tcPr>
          <w:p w14:paraId="60E0EB44" w14:textId="77777777" w:rsidR="00F752B1" w:rsidRPr="00F752B1" w:rsidRDefault="00F752B1">
            <w:pPr>
              <w:rPr>
                <w:rFonts w:ascii="Calibri" w:hAnsi="Calibri" w:cs="Calibri"/>
              </w:rPr>
            </w:pPr>
            <w:r w:rsidRPr="00F752B1">
              <w:rPr>
                <w:rFonts w:ascii="Calibri" w:hAnsi="Calibri" w:cs="Calibri"/>
              </w:rPr>
              <w:t>Cognome</w:t>
            </w:r>
          </w:p>
        </w:tc>
        <w:tc>
          <w:tcPr>
            <w:tcW w:w="3209" w:type="dxa"/>
            <w:tcBorders>
              <w:top w:val="single" w:sz="4" w:space="0" w:color="auto"/>
              <w:left w:val="single" w:sz="4" w:space="0" w:color="auto"/>
              <w:bottom w:val="single" w:sz="4" w:space="0" w:color="auto"/>
              <w:right w:val="single" w:sz="4" w:space="0" w:color="auto"/>
            </w:tcBorders>
            <w:shd w:val="clear" w:color="auto" w:fill="auto"/>
            <w:hideMark/>
          </w:tcPr>
          <w:p w14:paraId="2FAE8185" w14:textId="77777777" w:rsidR="00F752B1" w:rsidRPr="00F752B1" w:rsidRDefault="00F752B1">
            <w:pPr>
              <w:rPr>
                <w:rFonts w:ascii="Calibri" w:hAnsi="Calibri" w:cs="Calibri"/>
              </w:rPr>
            </w:pPr>
            <w:r w:rsidRPr="00F752B1">
              <w:rPr>
                <w:rFonts w:ascii="Calibri" w:hAnsi="Calibri" w:cs="Calibri"/>
              </w:rPr>
              <w:t>Non deve contenere caratteri numerici</w:t>
            </w:r>
          </w:p>
        </w:tc>
        <w:tc>
          <w:tcPr>
            <w:tcW w:w="3210" w:type="dxa"/>
            <w:tcBorders>
              <w:top w:val="single" w:sz="4" w:space="0" w:color="auto"/>
              <w:left w:val="single" w:sz="4" w:space="0" w:color="auto"/>
              <w:bottom w:val="single" w:sz="4" w:space="0" w:color="auto"/>
              <w:right w:val="single" w:sz="4" w:space="0" w:color="auto"/>
            </w:tcBorders>
            <w:shd w:val="clear" w:color="auto" w:fill="auto"/>
            <w:hideMark/>
          </w:tcPr>
          <w:p w14:paraId="54ABA1C8" w14:textId="77777777" w:rsidR="00F752B1" w:rsidRPr="00F752B1" w:rsidRDefault="00F752B1">
            <w:pPr>
              <w:rPr>
                <w:rFonts w:ascii="Calibri" w:hAnsi="Calibri" w:cs="Calibri"/>
              </w:rPr>
            </w:pPr>
            <w:r w:rsidRPr="00F752B1">
              <w:rPr>
                <w:rFonts w:ascii="Calibri" w:hAnsi="Calibri" w:cs="Calibri"/>
              </w:rPr>
              <w:t>Cognome non formattato correttamente</w:t>
            </w:r>
          </w:p>
        </w:tc>
      </w:tr>
      <w:tr w:rsidR="00F752B1" w:rsidRPr="00BC6E10" w14:paraId="7CC3783F" w14:textId="77777777" w:rsidTr="00A506B6">
        <w:tc>
          <w:tcPr>
            <w:tcW w:w="3209" w:type="dxa"/>
            <w:tcBorders>
              <w:top w:val="single" w:sz="4" w:space="0" w:color="auto"/>
              <w:left w:val="single" w:sz="4" w:space="0" w:color="auto"/>
              <w:bottom w:val="single" w:sz="4" w:space="0" w:color="auto"/>
              <w:right w:val="single" w:sz="4" w:space="0" w:color="auto"/>
            </w:tcBorders>
            <w:shd w:val="clear" w:color="auto" w:fill="FF0000"/>
          </w:tcPr>
          <w:p w14:paraId="27FF2434" w14:textId="77777777" w:rsidR="00F752B1" w:rsidRPr="00F752B1" w:rsidRDefault="00F752B1">
            <w:pPr>
              <w:rPr>
                <w:rFonts w:ascii="Calibri" w:hAnsi="Calibri" w:cs="Calibri"/>
              </w:rPr>
            </w:pPr>
            <w:r w:rsidRPr="00F752B1">
              <w:rPr>
                <w:rFonts w:ascii="Calibri" w:hAnsi="Calibri" w:cs="Calibri"/>
              </w:rPr>
              <w:t>Comune</w:t>
            </w:r>
          </w:p>
        </w:tc>
        <w:tc>
          <w:tcPr>
            <w:tcW w:w="3209" w:type="dxa"/>
            <w:tcBorders>
              <w:top w:val="single" w:sz="4" w:space="0" w:color="auto"/>
              <w:left w:val="single" w:sz="4" w:space="0" w:color="auto"/>
              <w:bottom w:val="single" w:sz="4" w:space="0" w:color="auto"/>
              <w:right w:val="single" w:sz="4" w:space="0" w:color="auto"/>
            </w:tcBorders>
            <w:shd w:val="clear" w:color="auto" w:fill="auto"/>
          </w:tcPr>
          <w:p w14:paraId="021C9C43" w14:textId="77777777" w:rsidR="00F752B1" w:rsidRPr="00F752B1" w:rsidRDefault="00F752B1">
            <w:pPr>
              <w:rPr>
                <w:rFonts w:ascii="Calibri" w:hAnsi="Calibri" w:cs="Calibri"/>
              </w:rPr>
            </w:pPr>
            <w:r w:rsidRPr="00F752B1">
              <w:rPr>
                <w:rFonts w:ascii="Calibri" w:hAnsi="Calibri" w:cs="Calibri"/>
              </w:rPr>
              <w:t>Non deve contenere caratteri numerici</w:t>
            </w:r>
          </w:p>
        </w:tc>
        <w:tc>
          <w:tcPr>
            <w:tcW w:w="3210" w:type="dxa"/>
            <w:tcBorders>
              <w:top w:val="single" w:sz="4" w:space="0" w:color="auto"/>
              <w:left w:val="single" w:sz="4" w:space="0" w:color="auto"/>
              <w:bottom w:val="single" w:sz="4" w:space="0" w:color="auto"/>
              <w:right w:val="single" w:sz="4" w:space="0" w:color="auto"/>
            </w:tcBorders>
            <w:shd w:val="clear" w:color="auto" w:fill="auto"/>
          </w:tcPr>
          <w:p w14:paraId="1EA360C0" w14:textId="77777777" w:rsidR="00F752B1" w:rsidRPr="00F752B1" w:rsidRDefault="00F752B1">
            <w:pPr>
              <w:rPr>
                <w:rFonts w:ascii="Calibri" w:hAnsi="Calibri" w:cs="Calibri"/>
              </w:rPr>
            </w:pPr>
            <w:r w:rsidRPr="00F752B1">
              <w:rPr>
                <w:rFonts w:ascii="Calibri" w:hAnsi="Calibri" w:cs="Calibri"/>
              </w:rPr>
              <w:t>Comune non formattato correttamente</w:t>
            </w:r>
          </w:p>
        </w:tc>
      </w:tr>
      <w:tr w:rsidR="00F752B1" w:rsidRPr="00BC6E10" w14:paraId="63E03FD3" w14:textId="77777777" w:rsidTr="00A506B6">
        <w:tc>
          <w:tcPr>
            <w:tcW w:w="3209" w:type="dxa"/>
            <w:tcBorders>
              <w:top w:val="single" w:sz="4" w:space="0" w:color="auto"/>
              <w:left w:val="single" w:sz="4" w:space="0" w:color="auto"/>
              <w:bottom w:val="single" w:sz="4" w:space="0" w:color="auto"/>
              <w:right w:val="single" w:sz="4" w:space="0" w:color="auto"/>
            </w:tcBorders>
            <w:shd w:val="clear" w:color="auto" w:fill="FF0000"/>
          </w:tcPr>
          <w:p w14:paraId="71E8F934" w14:textId="77777777" w:rsidR="00F752B1" w:rsidRPr="00F752B1" w:rsidRDefault="00F752B1">
            <w:pPr>
              <w:rPr>
                <w:rFonts w:ascii="Calibri" w:hAnsi="Calibri" w:cs="Calibri"/>
              </w:rPr>
            </w:pPr>
            <w:r w:rsidRPr="00F752B1">
              <w:rPr>
                <w:rFonts w:ascii="Calibri" w:hAnsi="Calibri" w:cs="Calibri"/>
              </w:rPr>
              <w:t>Provincia</w:t>
            </w:r>
          </w:p>
        </w:tc>
        <w:tc>
          <w:tcPr>
            <w:tcW w:w="3209" w:type="dxa"/>
            <w:tcBorders>
              <w:top w:val="single" w:sz="4" w:space="0" w:color="auto"/>
              <w:left w:val="single" w:sz="4" w:space="0" w:color="auto"/>
              <w:bottom w:val="single" w:sz="4" w:space="0" w:color="auto"/>
              <w:right w:val="single" w:sz="4" w:space="0" w:color="auto"/>
            </w:tcBorders>
            <w:shd w:val="clear" w:color="auto" w:fill="auto"/>
          </w:tcPr>
          <w:p w14:paraId="11AD2486" w14:textId="77777777" w:rsidR="00F752B1" w:rsidRPr="00F752B1" w:rsidRDefault="00F752B1">
            <w:pPr>
              <w:rPr>
                <w:rFonts w:ascii="Calibri" w:hAnsi="Calibri" w:cs="Calibri"/>
              </w:rPr>
            </w:pPr>
            <w:r w:rsidRPr="00F752B1">
              <w:rPr>
                <w:rFonts w:ascii="Calibri" w:hAnsi="Calibri" w:cs="Calibri"/>
              </w:rPr>
              <w:t xml:space="preserve">Deve contenere esattamente due caratteri non numerici </w:t>
            </w:r>
          </w:p>
        </w:tc>
        <w:tc>
          <w:tcPr>
            <w:tcW w:w="3210" w:type="dxa"/>
            <w:tcBorders>
              <w:top w:val="single" w:sz="4" w:space="0" w:color="auto"/>
              <w:left w:val="single" w:sz="4" w:space="0" w:color="auto"/>
              <w:bottom w:val="single" w:sz="4" w:space="0" w:color="auto"/>
              <w:right w:val="single" w:sz="4" w:space="0" w:color="auto"/>
            </w:tcBorders>
            <w:shd w:val="clear" w:color="auto" w:fill="auto"/>
          </w:tcPr>
          <w:p w14:paraId="3A5EDA0F" w14:textId="77777777" w:rsidR="00F752B1" w:rsidRPr="00F752B1" w:rsidRDefault="00F752B1">
            <w:pPr>
              <w:rPr>
                <w:rFonts w:ascii="Calibri" w:hAnsi="Calibri" w:cs="Calibri"/>
              </w:rPr>
            </w:pPr>
            <w:r w:rsidRPr="00F752B1">
              <w:rPr>
                <w:rFonts w:ascii="Calibri" w:hAnsi="Calibri" w:cs="Calibri"/>
              </w:rPr>
              <w:t>Provincia non formattata correttamente</w:t>
            </w:r>
          </w:p>
        </w:tc>
      </w:tr>
      <w:tr w:rsidR="00F752B1" w:rsidRPr="00BC6E10" w14:paraId="70DBD4A7" w14:textId="77777777" w:rsidTr="00A506B6">
        <w:tc>
          <w:tcPr>
            <w:tcW w:w="3209" w:type="dxa"/>
            <w:tcBorders>
              <w:top w:val="single" w:sz="4" w:space="0" w:color="auto"/>
              <w:left w:val="single" w:sz="4" w:space="0" w:color="auto"/>
              <w:bottom w:val="single" w:sz="4" w:space="0" w:color="auto"/>
              <w:right w:val="single" w:sz="4" w:space="0" w:color="auto"/>
            </w:tcBorders>
            <w:shd w:val="clear" w:color="auto" w:fill="FF0000"/>
          </w:tcPr>
          <w:p w14:paraId="2CFD5B58" w14:textId="77777777" w:rsidR="00F752B1" w:rsidRPr="00F752B1" w:rsidRDefault="00F752B1">
            <w:pPr>
              <w:rPr>
                <w:rFonts w:ascii="Calibri" w:hAnsi="Calibri" w:cs="Calibri"/>
              </w:rPr>
            </w:pPr>
            <w:r w:rsidRPr="00F752B1">
              <w:rPr>
                <w:rFonts w:ascii="Calibri" w:hAnsi="Calibri" w:cs="Calibri"/>
              </w:rPr>
              <w:t>CAP</w:t>
            </w:r>
          </w:p>
        </w:tc>
        <w:tc>
          <w:tcPr>
            <w:tcW w:w="3209" w:type="dxa"/>
            <w:tcBorders>
              <w:top w:val="single" w:sz="4" w:space="0" w:color="auto"/>
              <w:left w:val="single" w:sz="4" w:space="0" w:color="auto"/>
              <w:bottom w:val="single" w:sz="4" w:space="0" w:color="auto"/>
              <w:right w:val="single" w:sz="4" w:space="0" w:color="auto"/>
            </w:tcBorders>
            <w:shd w:val="clear" w:color="auto" w:fill="auto"/>
          </w:tcPr>
          <w:p w14:paraId="0EA602B5" w14:textId="77777777" w:rsidR="00F752B1" w:rsidRPr="00F752B1" w:rsidRDefault="00F752B1">
            <w:pPr>
              <w:rPr>
                <w:rFonts w:ascii="Calibri" w:hAnsi="Calibri" w:cs="Calibri"/>
              </w:rPr>
            </w:pPr>
            <w:r w:rsidRPr="00F752B1">
              <w:rPr>
                <w:rFonts w:ascii="Calibri" w:hAnsi="Calibri" w:cs="Calibri"/>
              </w:rPr>
              <w:t>Deve contenere esattamente cinque numeri</w:t>
            </w:r>
          </w:p>
        </w:tc>
        <w:tc>
          <w:tcPr>
            <w:tcW w:w="3210" w:type="dxa"/>
            <w:tcBorders>
              <w:top w:val="single" w:sz="4" w:space="0" w:color="auto"/>
              <w:left w:val="single" w:sz="4" w:space="0" w:color="auto"/>
              <w:bottom w:val="single" w:sz="4" w:space="0" w:color="auto"/>
              <w:right w:val="single" w:sz="4" w:space="0" w:color="auto"/>
            </w:tcBorders>
            <w:shd w:val="clear" w:color="auto" w:fill="auto"/>
          </w:tcPr>
          <w:p w14:paraId="11C29506" w14:textId="77777777" w:rsidR="00F752B1" w:rsidRPr="00F752B1" w:rsidRDefault="00F752B1">
            <w:pPr>
              <w:rPr>
                <w:rFonts w:ascii="Calibri" w:hAnsi="Calibri" w:cs="Calibri"/>
              </w:rPr>
            </w:pPr>
            <w:r w:rsidRPr="00F752B1">
              <w:rPr>
                <w:rFonts w:ascii="Calibri" w:hAnsi="Calibri" w:cs="Calibri"/>
              </w:rPr>
              <w:t>CAP non formattata correttamente</w:t>
            </w:r>
          </w:p>
        </w:tc>
      </w:tr>
      <w:tr w:rsidR="00F752B1" w:rsidRPr="00BC6E10" w14:paraId="7F1BA0C8" w14:textId="77777777" w:rsidTr="00A506B6">
        <w:tc>
          <w:tcPr>
            <w:tcW w:w="3209" w:type="dxa"/>
            <w:tcBorders>
              <w:top w:val="single" w:sz="4" w:space="0" w:color="auto"/>
              <w:left w:val="single" w:sz="4" w:space="0" w:color="auto"/>
              <w:bottom w:val="single" w:sz="4" w:space="0" w:color="auto"/>
              <w:right w:val="single" w:sz="4" w:space="0" w:color="auto"/>
            </w:tcBorders>
            <w:shd w:val="clear" w:color="auto" w:fill="FF0000"/>
          </w:tcPr>
          <w:p w14:paraId="3C7A03D4" w14:textId="77777777" w:rsidR="00F752B1" w:rsidRPr="00F752B1" w:rsidRDefault="00F752B1">
            <w:pPr>
              <w:rPr>
                <w:rFonts w:ascii="Calibri" w:hAnsi="Calibri" w:cs="Calibri"/>
              </w:rPr>
            </w:pPr>
            <w:r w:rsidRPr="00F752B1">
              <w:rPr>
                <w:rFonts w:ascii="Calibri" w:hAnsi="Calibri" w:cs="Calibri"/>
              </w:rPr>
              <w:t>Nazione</w:t>
            </w:r>
          </w:p>
        </w:tc>
        <w:tc>
          <w:tcPr>
            <w:tcW w:w="3209" w:type="dxa"/>
            <w:tcBorders>
              <w:top w:val="single" w:sz="4" w:space="0" w:color="auto"/>
              <w:left w:val="single" w:sz="4" w:space="0" w:color="auto"/>
              <w:bottom w:val="single" w:sz="4" w:space="0" w:color="auto"/>
              <w:right w:val="single" w:sz="4" w:space="0" w:color="auto"/>
            </w:tcBorders>
            <w:shd w:val="clear" w:color="auto" w:fill="auto"/>
          </w:tcPr>
          <w:p w14:paraId="2FF1AAEB" w14:textId="77777777" w:rsidR="00F752B1" w:rsidRPr="00F752B1" w:rsidRDefault="00F752B1">
            <w:pPr>
              <w:rPr>
                <w:rFonts w:ascii="Calibri" w:hAnsi="Calibri" w:cs="Calibri"/>
              </w:rPr>
            </w:pPr>
            <w:r w:rsidRPr="00F752B1">
              <w:rPr>
                <w:rFonts w:ascii="Calibri" w:hAnsi="Calibri" w:cs="Calibri"/>
              </w:rPr>
              <w:t>Non deve contenere caratteri numerici</w:t>
            </w:r>
          </w:p>
        </w:tc>
        <w:tc>
          <w:tcPr>
            <w:tcW w:w="3210" w:type="dxa"/>
            <w:tcBorders>
              <w:top w:val="single" w:sz="4" w:space="0" w:color="auto"/>
              <w:left w:val="single" w:sz="4" w:space="0" w:color="auto"/>
              <w:bottom w:val="single" w:sz="4" w:space="0" w:color="auto"/>
              <w:right w:val="single" w:sz="4" w:space="0" w:color="auto"/>
            </w:tcBorders>
            <w:shd w:val="clear" w:color="auto" w:fill="auto"/>
          </w:tcPr>
          <w:p w14:paraId="6536B71C" w14:textId="77777777" w:rsidR="00F752B1" w:rsidRPr="00F752B1" w:rsidRDefault="00F752B1">
            <w:pPr>
              <w:rPr>
                <w:rFonts w:ascii="Calibri" w:hAnsi="Calibri" w:cs="Calibri"/>
              </w:rPr>
            </w:pPr>
            <w:r w:rsidRPr="00F752B1">
              <w:rPr>
                <w:rFonts w:ascii="Calibri" w:hAnsi="Calibri" w:cs="Calibri"/>
              </w:rPr>
              <w:t>Nazione non formattata correttamente</w:t>
            </w:r>
          </w:p>
        </w:tc>
      </w:tr>
    </w:tbl>
    <w:p w14:paraId="245DFBBD" w14:textId="7F921E07" w:rsidR="00E77FBE" w:rsidRPr="00E77FBE" w:rsidRDefault="00E77FBE" w:rsidP="00D7149B">
      <w:pPr>
        <w:widowControl/>
        <w:suppressAutoHyphens w:val="0"/>
        <w:spacing w:after="200" w:line="276" w:lineRule="auto"/>
        <w:rPr>
          <w:rFonts w:ascii="Calibri" w:hAnsi="Calibri" w:cs="Calibri"/>
          <w:b/>
          <w:bCs/>
          <w:sz w:val="32"/>
          <w:szCs w:val="32"/>
        </w:rPr>
      </w:pPr>
      <w:r w:rsidRPr="00E77FBE">
        <w:rPr>
          <w:rFonts w:ascii="Calibri" w:hAnsi="Calibri" w:cs="Calibri"/>
          <w:b/>
          <w:bCs/>
          <w:sz w:val="32"/>
          <w:szCs w:val="32"/>
        </w:rPr>
        <w:lastRenderedPageBreak/>
        <w:t>Use Cases Gestore catalogo</w:t>
      </w:r>
      <w:r w:rsidR="00620FB3">
        <w:rPr>
          <w:rFonts w:ascii="Calibri" w:hAnsi="Calibri" w:cs="Calibri"/>
          <w:b/>
          <w:bCs/>
          <w:sz w:val="32"/>
          <w:szCs w:val="32"/>
        </w:rPr>
        <w:t xml:space="preserve"> </w:t>
      </w:r>
      <w:r w:rsidR="00467809">
        <w:rPr>
          <w:rFonts w:ascii="Calibri" w:hAnsi="Calibri" w:cs="Calibri"/>
          <w:b/>
          <w:bCs/>
          <w:noProof/>
          <w:sz w:val="32"/>
          <w:szCs w:val="32"/>
        </w:rPr>
        <w:drawing>
          <wp:inline distT="0" distB="0" distL="0" distR="0" wp14:anchorId="3BC6565B" wp14:editId="579EBBA9">
            <wp:extent cx="6115050" cy="4019550"/>
            <wp:effectExtent l="0" t="0" r="0" b="0"/>
            <wp:docPr id="3"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15050" cy="4019550"/>
                    </a:xfrm>
                    <a:prstGeom prst="rect">
                      <a:avLst/>
                    </a:prstGeom>
                    <a:noFill/>
                    <a:ln>
                      <a:noFill/>
                    </a:ln>
                  </pic:spPr>
                </pic:pic>
              </a:graphicData>
            </a:graphic>
          </wp:inline>
        </w:drawing>
      </w:r>
    </w:p>
    <w:p w14:paraId="448F5A87" w14:textId="7C8068F2" w:rsidR="00E77FBE" w:rsidRPr="00E77FBE" w:rsidRDefault="00E77FBE" w:rsidP="00E77FBE">
      <w:pPr>
        <w:rPr>
          <w:rFonts w:ascii="Calibri" w:hAnsi="Calibri" w:cs="Calibri"/>
        </w:rPr>
      </w:pPr>
      <w:r w:rsidRPr="00E77FBE">
        <w:rPr>
          <w:rFonts w:ascii="Calibri" w:hAnsi="Calibri" w:cs="Calibri"/>
        </w:rPr>
        <w:t>Caso d’Uso 1</w:t>
      </w:r>
      <w:r>
        <w:rPr>
          <w:rFonts w:ascii="Calibri" w:hAnsi="Calibri" w:cs="Calibri"/>
        </w:rPr>
        <w:t>5</w:t>
      </w:r>
      <w:r w:rsidRPr="00E77FBE">
        <w:rPr>
          <w:rFonts w:ascii="Calibri" w:hAnsi="Calibri" w:cs="Calibri"/>
        </w:rPr>
        <w:t>: Aggiungi prodotto</w:t>
      </w:r>
    </w:p>
    <w:tbl>
      <w:tblPr>
        <w:tblW w:w="0" w:type="auto"/>
        <w:tblLook w:val="04A0" w:firstRow="1" w:lastRow="0" w:firstColumn="1" w:lastColumn="0" w:noHBand="0" w:noVBand="1"/>
      </w:tblPr>
      <w:tblGrid>
        <w:gridCol w:w="2971"/>
        <w:gridCol w:w="3328"/>
        <w:gridCol w:w="3328"/>
      </w:tblGrid>
      <w:tr w:rsidR="00E77FBE" w14:paraId="2A86EEE6"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4A90C7DB" w14:textId="77777777" w:rsidR="00E77FBE" w:rsidRPr="00E77FBE" w:rsidRDefault="00E77FBE">
            <w:pPr>
              <w:spacing w:line="254" w:lineRule="auto"/>
              <w:rPr>
                <w:rFonts w:ascii="Calibri" w:hAnsi="Calibri" w:cs="Calibri"/>
              </w:rPr>
            </w:pPr>
            <w:r w:rsidRPr="00E77FBE">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2F4FFC18" w14:textId="1BBF2ECF" w:rsidR="00E77FBE" w:rsidRPr="00E77FBE" w:rsidRDefault="00E77FBE">
            <w:pPr>
              <w:spacing w:line="254" w:lineRule="auto"/>
              <w:rPr>
                <w:rFonts w:ascii="Calibri" w:hAnsi="Calibri" w:cs="Calibri"/>
              </w:rPr>
            </w:pPr>
            <w:r w:rsidRPr="00E77FBE">
              <w:rPr>
                <w:rFonts w:ascii="Calibri" w:hAnsi="Calibri" w:cs="Calibri"/>
              </w:rPr>
              <w:t>UC 1</w:t>
            </w:r>
            <w:r>
              <w:rPr>
                <w:rFonts w:ascii="Calibri" w:hAnsi="Calibri" w:cs="Calibri"/>
              </w:rPr>
              <w:t>5</w:t>
            </w:r>
            <w:r w:rsidRPr="00E77FBE">
              <w:rPr>
                <w:rFonts w:ascii="Calibri" w:hAnsi="Calibri" w:cs="Calibri"/>
              </w:rPr>
              <w:t xml:space="preserve"> – Aggiungi prodotto</w:t>
            </w:r>
          </w:p>
        </w:tc>
      </w:tr>
      <w:tr w:rsidR="00E77FBE" w14:paraId="743F7203"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1587C0A7" w14:textId="77777777" w:rsidR="00E77FBE" w:rsidRPr="00E77FBE" w:rsidRDefault="00E77FBE">
            <w:pPr>
              <w:spacing w:line="254" w:lineRule="auto"/>
              <w:rPr>
                <w:rFonts w:ascii="Calibri" w:hAnsi="Calibri" w:cs="Calibri"/>
              </w:rPr>
            </w:pPr>
            <w:r w:rsidRPr="00E77FBE">
              <w:rPr>
                <w:rFonts w:ascii="Calibri" w:hAnsi="Calibri" w:cs="Calibr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13F68B01" w14:textId="1174C531" w:rsidR="00E77FBE" w:rsidRPr="00E77FBE" w:rsidRDefault="00E77FBE">
            <w:pPr>
              <w:spacing w:line="254" w:lineRule="auto"/>
              <w:rPr>
                <w:rFonts w:ascii="Calibri" w:hAnsi="Calibri" w:cs="Calibri"/>
              </w:rPr>
            </w:pPr>
            <w:r w:rsidRPr="00E77FBE">
              <w:rPr>
                <w:rFonts w:ascii="Calibri" w:hAnsi="Calibri" w:cs="Calibri"/>
              </w:rPr>
              <w:t xml:space="preserve">Gestore </w:t>
            </w:r>
            <w:r w:rsidR="00662BD4">
              <w:rPr>
                <w:rFonts w:ascii="Calibri" w:hAnsi="Calibri" w:cs="Calibri"/>
              </w:rPr>
              <w:t xml:space="preserve">del </w:t>
            </w:r>
            <w:r w:rsidRPr="00E77FBE">
              <w:rPr>
                <w:rFonts w:ascii="Calibri" w:hAnsi="Calibri" w:cs="Calibri"/>
              </w:rPr>
              <w:t>catalogo</w:t>
            </w:r>
          </w:p>
        </w:tc>
      </w:tr>
      <w:tr w:rsidR="00E77FBE" w14:paraId="3A35F3AC"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4105D653" w14:textId="77777777" w:rsidR="00E77FBE" w:rsidRPr="00E77FBE" w:rsidRDefault="00E77FBE">
            <w:pPr>
              <w:spacing w:line="254" w:lineRule="auto"/>
              <w:rPr>
                <w:rFonts w:ascii="Calibri" w:hAnsi="Calibri" w:cs="Calibri"/>
              </w:rPr>
            </w:pPr>
            <w:r w:rsidRPr="00E77FBE">
              <w:rPr>
                <w:rFonts w:ascii="Calibri" w:hAnsi="Calibri" w:cs="Calibri"/>
              </w:rPr>
              <w:t xml:space="preserve">Entry </w:t>
            </w:r>
            <w:proofErr w:type="spellStart"/>
            <w:r w:rsidRPr="00E77FBE">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17FC0419" w14:textId="7B2EB2D9" w:rsidR="00E77FBE" w:rsidRPr="00E77FBE" w:rsidRDefault="00E77FBE">
            <w:pPr>
              <w:spacing w:line="254" w:lineRule="auto"/>
              <w:rPr>
                <w:rFonts w:ascii="Calibri" w:hAnsi="Calibri" w:cs="Calibri"/>
              </w:rPr>
            </w:pPr>
            <w:r w:rsidRPr="00E77FBE">
              <w:rPr>
                <w:rFonts w:ascii="Calibri" w:hAnsi="Calibri" w:cs="Calibri"/>
              </w:rPr>
              <w:t>Il gestore si trova nel</w:t>
            </w:r>
            <w:r w:rsidR="001F7B9B">
              <w:rPr>
                <w:rFonts w:ascii="Calibri" w:hAnsi="Calibri" w:cs="Calibri"/>
              </w:rPr>
              <w:t>l’inventario</w:t>
            </w:r>
          </w:p>
        </w:tc>
      </w:tr>
      <w:tr w:rsidR="00E77FBE" w14:paraId="5F6C4C04" w14:textId="77777777" w:rsidTr="00A506B6">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FF0000"/>
            <w:hideMark/>
          </w:tcPr>
          <w:p w14:paraId="42D1D6FD" w14:textId="77777777" w:rsidR="00E77FBE" w:rsidRPr="00E77FBE" w:rsidRDefault="00E77FBE">
            <w:pPr>
              <w:spacing w:line="254" w:lineRule="auto"/>
              <w:rPr>
                <w:rFonts w:ascii="Calibri" w:hAnsi="Calibri" w:cs="Calibri"/>
              </w:rPr>
            </w:pPr>
            <w:r w:rsidRPr="00E77FBE">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07318905" w14:textId="77777777" w:rsidR="00E77FBE" w:rsidRPr="00E77FBE" w:rsidRDefault="00E77FBE">
            <w:pPr>
              <w:spacing w:line="254" w:lineRule="auto"/>
              <w:jc w:val="center"/>
              <w:rPr>
                <w:rFonts w:ascii="Calibri" w:hAnsi="Calibri" w:cs="Calibri"/>
              </w:rPr>
            </w:pPr>
            <w:r w:rsidRPr="00E77FBE">
              <w:rPr>
                <w:rFonts w:ascii="Calibri" w:hAnsi="Calibri" w:cs="Calibri"/>
              </w:rPr>
              <w:t>Gestore Catalogo</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126247E1" w14:textId="77777777" w:rsidR="00E77FBE" w:rsidRPr="00E77FBE" w:rsidRDefault="00E77FBE">
            <w:pPr>
              <w:spacing w:line="254" w:lineRule="auto"/>
              <w:jc w:val="center"/>
              <w:rPr>
                <w:rFonts w:ascii="Calibri" w:hAnsi="Calibri" w:cs="Calibri"/>
              </w:rPr>
            </w:pPr>
            <w:r w:rsidRPr="00E77FBE">
              <w:rPr>
                <w:rFonts w:ascii="Calibri" w:hAnsi="Calibri" w:cs="Calibri"/>
              </w:rPr>
              <w:t>Sistema</w:t>
            </w:r>
          </w:p>
        </w:tc>
      </w:tr>
      <w:tr w:rsidR="00E77FBE" w14:paraId="24B182FB" w14:textId="77777777" w:rsidTr="00A506B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58AD2804" w14:textId="77777777" w:rsidR="00E77FBE" w:rsidRPr="00E77FBE" w:rsidRDefault="00E77FBE">
            <w:pPr>
              <w:widowControl/>
              <w:suppressAutoHyphens w:val="0"/>
              <w:spacing w:line="27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05E5173F" w14:textId="77777777" w:rsidR="00E77FBE" w:rsidRPr="00E77FBE" w:rsidRDefault="00E77FBE" w:rsidP="00E77FBE">
            <w:pPr>
              <w:numPr>
                <w:ilvl w:val="0"/>
                <w:numId w:val="43"/>
              </w:numPr>
              <w:spacing w:line="254" w:lineRule="auto"/>
              <w:rPr>
                <w:rFonts w:ascii="Calibri" w:hAnsi="Calibri" w:cs="Calibri"/>
              </w:rPr>
            </w:pPr>
            <w:r w:rsidRPr="00E77FBE">
              <w:rPr>
                <w:rFonts w:ascii="Calibri" w:hAnsi="Calibri" w:cs="Calibri"/>
              </w:rPr>
              <w:t>Il gestore clicca su “Aggiungi prodotti”</w:t>
            </w:r>
          </w:p>
        </w:tc>
        <w:tc>
          <w:tcPr>
            <w:tcW w:w="3328" w:type="dxa"/>
            <w:tcBorders>
              <w:top w:val="single" w:sz="4" w:space="0" w:color="auto"/>
              <w:left w:val="single" w:sz="4" w:space="0" w:color="auto"/>
              <w:bottom w:val="single" w:sz="4" w:space="0" w:color="auto"/>
              <w:right w:val="single" w:sz="4" w:space="0" w:color="auto"/>
            </w:tcBorders>
          </w:tcPr>
          <w:p w14:paraId="40B96DAE" w14:textId="77777777" w:rsidR="00E77FBE" w:rsidRPr="00E77FBE" w:rsidRDefault="00E77FBE">
            <w:pPr>
              <w:spacing w:line="254" w:lineRule="auto"/>
              <w:rPr>
                <w:rFonts w:ascii="Calibri" w:hAnsi="Calibri" w:cs="Calibri"/>
              </w:rPr>
            </w:pPr>
          </w:p>
        </w:tc>
      </w:tr>
      <w:tr w:rsidR="00E77FBE" w14:paraId="728F7C2E" w14:textId="77777777" w:rsidTr="00A506B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48FA97B2" w14:textId="77777777" w:rsidR="00E77FBE" w:rsidRPr="00E77FBE" w:rsidRDefault="00E77FBE">
            <w:pPr>
              <w:widowControl/>
              <w:suppressAutoHyphens w:val="0"/>
              <w:spacing w:line="27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509A7090" w14:textId="77777777" w:rsidR="00E77FBE" w:rsidRPr="00E77FBE" w:rsidRDefault="00E77FBE">
            <w:pPr>
              <w:spacing w:line="254"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4FDD298A" w14:textId="77777777" w:rsidR="00E77FBE" w:rsidRPr="00E77FBE" w:rsidRDefault="00E77FBE" w:rsidP="00E77FBE">
            <w:pPr>
              <w:numPr>
                <w:ilvl w:val="0"/>
                <w:numId w:val="43"/>
              </w:numPr>
              <w:spacing w:line="254" w:lineRule="auto"/>
              <w:rPr>
                <w:rFonts w:ascii="Calibri" w:hAnsi="Calibri" w:cs="Calibri"/>
              </w:rPr>
            </w:pPr>
            <w:r w:rsidRPr="00E77FBE">
              <w:rPr>
                <w:rFonts w:ascii="Calibri" w:hAnsi="Calibri" w:cs="Calibri"/>
              </w:rPr>
              <w:t>Il sistema reindirizza il gestore sulla pagina di aggiunta di un nuovo prodotto</w:t>
            </w:r>
          </w:p>
        </w:tc>
      </w:tr>
      <w:tr w:rsidR="00E77FBE" w14:paraId="3ADE5D7F"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059BE3E1" w14:textId="77777777" w:rsidR="00E77FBE" w:rsidRPr="00E77FBE" w:rsidRDefault="00E77FBE">
            <w:pPr>
              <w:spacing w:line="254" w:lineRule="auto"/>
              <w:rPr>
                <w:rFonts w:ascii="Calibri" w:hAnsi="Calibri" w:cs="Calibri"/>
              </w:rPr>
            </w:pPr>
            <w:r w:rsidRPr="00E77FBE">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4881E942" w14:textId="77777777" w:rsidR="00E77FBE" w:rsidRPr="00E77FBE" w:rsidRDefault="00E77FBE">
            <w:pPr>
              <w:spacing w:line="254" w:lineRule="auto"/>
              <w:rPr>
                <w:rFonts w:ascii="Calibri" w:hAnsi="Calibri" w:cs="Calibri"/>
              </w:rPr>
            </w:pPr>
          </w:p>
        </w:tc>
      </w:tr>
      <w:tr w:rsidR="00E77FBE" w14:paraId="0DD13370"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7FB5A6C7" w14:textId="77777777" w:rsidR="00E77FBE" w:rsidRPr="00E77FBE" w:rsidRDefault="00E77FBE">
            <w:pPr>
              <w:spacing w:line="254" w:lineRule="auto"/>
              <w:rPr>
                <w:rFonts w:ascii="Calibri" w:hAnsi="Calibri" w:cs="Calibri"/>
              </w:rPr>
            </w:pPr>
            <w:r w:rsidRPr="00E77FBE">
              <w:rPr>
                <w:rFonts w:ascii="Calibri" w:hAnsi="Calibri" w:cs="Calibri"/>
              </w:rPr>
              <w:t xml:space="preserve">Exit </w:t>
            </w:r>
            <w:proofErr w:type="spellStart"/>
            <w:r w:rsidRPr="00E77FBE">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76CC11BB" w14:textId="77777777" w:rsidR="00E77FBE" w:rsidRPr="00E77FBE" w:rsidRDefault="00E77FBE">
            <w:pPr>
              <w:spacing w:line="254" w:lineRule="auto"/>
              <w:rPr>
                <w:rFonts w:ascii="Calibri" w:hAnsi="Calibri" w:cs="Calibri"/>
              </w:rPr>
            </w:pPr>
            <w:r w:rsidRPr="00E77FBE">
              <w:rPr>
                <w:rFonts w:ascii="Calibri" w:hAnsi="Calibri" w:cs="Calibri"/>
              </w:rPr>
              <w:t>Il gestore prodotti si trova sulla pagina di aggiunta dei prodotti</w:t>
            </w:r>
          </w:p>
        </w:tc>
      </w:tr>
    </w:tbl>
    <w:p w14:paraId="2DAF16F2" w14:textId="77777777" w:rsidR="00E77FBE" w:rsidRDefault="00E77FBE" w:rsidP="00E77FBE">
      <w:pPr>
        <w:rPr>
          <w:rFonts w:ascii="Calibri" w:hAnsi="Calibri" w:cs="Calibri"/>
        </w:rPr>
      </w:pPr>
    </w:p>
    <w:p w14:paraId="160EC17A" w14:textId="77777777" w:rsidR="00DA646B" w:rsidRDefault="00DA646B" w:rsidP="00E77FBE">
      <w:pPr>
        <w:rPr>
          <w:rFonts w:ascii="Calibri" w:hAnsi="Calibri" w:cs="Calibri"/>
        </w:rPr>
      </w:pPr>
    </w:p>
    <w:p w14:paraId="44C98FE2" w14:textId="77777777" w:rsidR="00DA646B" w:rsidRDefault="00DA646B" w:rsidP="00E77FBE">
      <w:pPr>
        <w:rPr>
          <w:rFonts w:ascii="Calibri" w:hAnsi="Calibri" w:cs="Calibri"/>
        </w:rPr>
      </w:pPr>
    </w:p>
    <w:p w14:paraId="6CC2EA3D" w14:textId="77777777" w:rsidR="00DA646B" w:rsidRDefault="00DA646B" w:rsidP="00E77FBE">
      <w:pPr>
        <w:rPr>
          <w:rFonts w:ascii="Calibri" w:hAnsi="Calibri" w:cs="Calibri"/>
        </w:rPr>
      </w:pPr>
    </w:p>
    <w:p w14:paraId="189DC556" w14:textId="77777777" w:rsidR="00DA646B" w:rsidRPr="00E77FBE" w:rsidRDefault="00DA646B" w:rsidP="00E77FBE">
      <w:pPr>
        <w:rPr>
          <w:rFonts w:ascii="Calibri" w:hAnsi="Calibri" w:cs="Calibri"/>
        </w:rPr>
      </w:pPr>
    </w:p>
    <w:p w14:paraId="311011CA" w14:textId="712192A5" w:rsidR="00E77FBE" w:rsidRPr="00E77FBE" w:rsidRDefault="00E77FBE" w:rsidP="00E77FBE">
      <w:pPr>
        <w:rPr>
          <w:rFonts w:ascii="Calibri" w:hAnsi="Calibri" w:cs="Calibri"/>
        </w:rPr>
      </w:pPr>
      <w:r w:rsidRPr="00E77FBE">
        <w:rPr>
          <w:rFonts w:ascii="Calibri" w:hAnsi="Calibri" w:cs="Calibri"/>
        </w:rPr>
        <w:lastRenderedPageBreak/>
        <w:t>Caso d’Uso 1</w:t>
      </w:r>
      <w:r>
        <w:rPr>
          <w:rFonts w:ascii="Calibri" w:hAnsi="Calibri" w:cs="Calibri"/>
        </w:rPr>
        <w:t>6</w:t>
      </w:r>
      <w:r w:rsidRPr="00E77FBE">
        <w:rPr>
          <w:rFonts w:ascii="Calibri" w:hAnsi="Calibri" w:cs="Calibri"/>
        </w:rPr>
        <w:t>: Modifica prodotto</w:t>
      </w:r>
    </w:p>
    <w:tbl>
      <w:tblPr>
        <w:tblW w:w="0" w:type="auto"/>
        <w:tblLook w:val="04A0" w:firstRow="1" w:lastRow="0" w:firstColumn="1" w:lastColumn="0" w:noHBand="0" w:noVBand="1"/>
      </w:tblPr>
      <w:tblGrid>
        <w:gridCol w:w="2971"/>
        <w:gridCol w:w="3328"/>
        <w:gridCol w:w="3328"/>
      </w:tblGrid>
      <w:tr w:rsidR="00E77FBE" w14:paraId="1699E368"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50873DFC" w14:textId="77777777" w:rsidR="00E77FBE" w:rsidRPr="00E77FBE" w:rsidRDefault="00E77FBE">
            <w:pPr>
              <w:spacing w:line="254" w:lineRule="auto"/>
              <w:rPr>
                <w:rFonts w:ascii="Calibri" w:hAnsi="Calibri" w:cs="Calibri"/>
              </w:rPr>
            </w:pPr>
            <w:r w:rsidRPr="00E77FBE">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6F61D0F3" w14:textId="3932BFF5" w:rsidR="00E77FBE" w:rsidRPr="00E77FBE" w:rsidRDefault="00E77FBE">
            <w:pPr>
              <w:spacing w:line="254" w:lineRule="auto"/>
              <w:rPr>
                <w:rFonts w:ascii="Calibri" w:hAnsi="Calibri" w:cs="Calibri"/>
              </w:rPr>
            </w:pPr>
            <w:r w:rsidRPr="00E77FBE">
              <w:rPr>
                <w:rFonts w:ascii="Calibri" w:hAnsi="Calibri" w:cs="Calibri"/>
              </w:rPr>
              <w:t>UC 1</w:t>
            </w:r>
            <w:r>
              <w:rPr>
                <w:rFonts w:ascii="Calibri" w:hAnsi="Calibri" w:cs="Calibri"/>
              </w:rPr>
              <w:t>6</w:t>
            </w:r>
            <w:r w:rsidRPr="00E77FBE">
              <w:rPr>
                <w:rFonts w:ascii="Calibri" w:hAnsi="Calibri" w:cs="Calibri"/>
              </w:rPr>
              <w:t xml:space="preserve"> –Modifica prodotto</w:t>
            </w:r>
          </w:p>
        </w:tc>
      </w:tr>
      <w:tr w:rsidR="00E77FBE" w14:paraId="40B62371"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28B5BA44" w14:textId="77777777" w:rsidR="00E77FBE" w:rsidRPr="00E77FBE" w:rsidRDefault="00E77FBE">
            <w:pPr>
              <w:spacing w:line="254" w:lineRule="auto"/>
              <w:rPr>
                <w:rFonts w:ascii="Calibri" w:hAnsi="Calibri" w:cs="Calibri"/>
              </w:rPr>
            </w:pPr>
            <w:r w:rsidRPr="00E77FBE">
              <w:rPr>
                <w:rFonts w:ascii="Calibri" w:hAnsi="Calibri" w:cs="Calibr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5EB77FFE" w14:textId="33825834" w:rsidR="00E77FBE" w:rsidRPr="00E77FBE" w:rsidRDefault="00E77FBE">
            <w:pPr>
              <w:spacing w:line="254" w:lineRule="auto"/>
              <w:rPr>
                <w:rFonts w:ascii="Calibri" w:hAnsi="Calibri" w:cs="Calibri"/>
              </w:rPr>
            </w:pPr>
            <w:r w:rsidRPr="00E77FBE">
              <w:rPr>
                <w:rFonts w:ascii="Calibri" w:hAnsi="Calibri" w:cs="Calibri"/>
              </w:rPr>
              <w:t xml:space="preserve">Gestore </w:t>
            </w:r>
            <w:r w:rsidR="00662BD4">
              <w:rPr>
                <w:rFonts w:ascii="Calibri" w:hAnsi="Calibri" w:cs="Calibri"/>
              </w:rPr>
              <w:t xml:space="preserve">del </w:t>
            </w:r>
            <w:r w:rsidRPr="00E77FBE">
              <w:rPr>
                <w:rFonts w:ascii="Calibri" w:hAnsi="Calibri" w:cs="Calibri"/>
              </w:rPr>
              <w:t>catalogo</w:t>
            </w:r>
          </w:p>
        </w:tc>
      </w:tr>
      <w:tr w:rsidR="00E77FBE" w14:paraId="55B68197"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267A7CAB" w14:textId="77777777" w:rsidR="00E77FBE" w:rsidRPr="00E77FBE" w:rsidRDefault="00E77FBE">
            <w:pPr>
              <w:spacing w:line="254" w:lineRule="auto"/>
              <w:rPr>
                <w:rFonts w:ascii="Calibri" w:hAnsi="Calibri" w:cs="Calibri"/>
              </w:rPr>
            </w:pPr>
            <w:r w:rsidRPr="00E77FBE">
              <w:rPr>
                <w:rFonts w:ascii="Calibri" w:hAnsi="Calibri" w:cs="Calibri"/>
              </w:rPr>
              <w:t xml:space="preserve">Entry </w:t>
            </w:r>
            <w:proofErr w:type="spellStart"/>
            <w:r w:rsidRPr="00E77FBE">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440D8510" w14:textId="047F571A" w:rsidR="00E77FBE" w:rsidRPr="00E77FBE" w:rsidRDefault="00E77FBE">
            <w:pPr>
              <w:spacing w:line="254" w:lineRule="auto"/>
              <w:rPr>
                <w:rFonts w:ascii="Calibri" w:hAnsi="Calibri" w:cs="Calibri"/>
              </w:rPr>
            </w:pPr>
            <w:r w:rsidRPr="00E77FBE">
              <w:rPr>
                <w:rFonts w:ascii="Calibri" w:hAnsi="Calibri" w:cs="Calibri"/>
              </w:rPr>
              <w:t xml:space="preserve">Il gestore si trova </w:t>
            </w:r>
            <w:r w:rsidR="00662BD4">
              <w:rPr>
                <w:rFonts w:ascii="Calibri" w:hAnsi="Calibri" w:cs="Calibri"/>
              </w:rPr>
              <w:t>nella pagina in dettaglio dell’album</w:t>
            </w:r>
            <w:r w:rsidR="00C93101">
              <w:rPr>
                <w:rFonts w:ascii="Calibri" w:hAnsi="Calibri" w:cs="Calibri"/>
              </w:rPr>
              <w:t xml:space="preserve"> da modificare</w:t>
            </w:r>
          </w:p>
        </w:tc>
      </w:tr>
      <w:tr w:rsidR="00E77FBE" w14:paraId="6AAA7EDE" w14:textId="77777777" w:rsidTr="00A506B6">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FF0000"/>
            <w:hideMark/>
          </w:tcPr>
          <w:p w14:paraId="55966255" w14:textId="77777777" w:rsidR="00E77FBE" w:rsidRPr="00E77FBE" w:rsidRDefault="00E77FBE">
            <w:pPr>
              <w:spacing w:line="254" w:lineRule="auto"/>
              <w:rPr>
                <w:rFonts w:ascii="Calibri" w:hAnsi="Calibri" w:cs="Calibri"/>
              </w:rPr>
            </w:pPr>
            <w:r w:rsidRPr="00E77FBE">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054746FA" w14:textId="77777777" w:rsidR="00E77FBE" w:rsidRPr="00E77FBE" w:rsidRDefault="00E77FBE">
            <w:pPr>
              <w:spacing w:line="254" w:lineRule="auto"/>
              <w:jc w:val="center"/>
              <w:rPr>
                <w:rFonts w:ascii="Calibri" w:hAnsi="Calibri" w:cs="Calibri"/>
              </w:rPr>
            </w:pPr>
            <w:r w:rsidRPr="00E77FBE">
              <w:rPr>
                <w:rFonts w:ascii="Calibri" w:hAnsi="Calibri" w:cs="Calibri"/>
              </w:rPr>
              <w:t>Gestore catalogo</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1A7A8E1C" w14:textId="77777777" w:rsidR="00E77FBE" w:rsidRPr="00E77FBE" w:rsidRDefault="00E77FBE">
            <w:pPr>
              <w:spacing w:line="254" w:lineRule="auto"/>
              <w:jc w:val="center"/>
              <w:rPr>
                <w:rFonts w:ascii="Calibri" w:hAnsi="Calibri" w:cs="Calibri"/>
              </w:rPr>
            </w:pPr>
            <w:r w:rsidRPr="00E77FBE">
              <w:rPr>
                <w:rFonts w:ascii="Calibri" w:hAnsi="Calibri" w:cs="Calibri"/>
              </w:rPr>
              <w:t>Sistema</w:t>
            </w:r>
          </w:p>
        </w:tc>
      </w:tr>
      <w:tr w:rsidR="00E77FBE" w14:paraId="4207382A" w14:textId="77777777" w:rsidTr="00A506B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29D1FB6B" w14:textId="77777777" w:rsidR="00E77FBE" w:rsidRPr="00E77FBE" w:rsidRDefault="00E77FBE">
            <w:pPr>
              <w:widowControl/>
              <w:suppressAutoHyphens w:val="0"/>
              <w:spacing w:line="27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77A6F981" w14:textId="332A8843" w:rsidR="00E77FBE" w:rsidRPr="00E77FBE" w:rsidRDefault="00E77FBE" w:rsidP="00E77FBE">
            <w:pPr>
              <w:numPr>
                <w:ilvl w:val="0"/>
                <w:numId w:val="42"/>
              </w:numPr>
              <w:spacing w:line="254" w:lineRule="auto"/>
              <w:rPr>
                <w:rFonts w:ascii="Calibri" w:hAnsi="Calibri" w:cs="Calibri"/>
              </w:rPr>
            </w:pPr>
            <w:r w:rsidRPr="00E77FBE">
              <w:rPr>
                <w:rFonts w:ascii="Calibri" w:hAnsi="Calibri" w:cs="Calibri"/>
              </w:rPr>
              <w:t>Il gestore clicca su “Modifica prodott</w:t>
            </w:r>
            <w:r w:rsidR="00662BD4">
              <w:rPr>
                <w:rFonts w:ascii="Calibri" w:hAnsi="Calibri" w:cs="Calibri"/>
              </w:rPr>
              <w:t>o</w:t>
            </w:r>
            <w:r w:rsidRPr="00E77FBE">
              <w:rPr>
                <w:rFonts w:ascii="Calibri" w:hAnsi="Calibri" w:cs="Calibri"/>
              </w:rPr>
              <w:t>”</w:t>
            </w:r>
          </w:p>
        </w:tc>
        <w:tc>
          <w:tcPr>
            <w:tcW w:w="3328" w:type="dxa"/>
            <w:tcBorders>
              <w:top w:val="single" w:sz="4" w:space="0" w:color="auto"/>
              <w:left w:val="single" w:sz="4" w:space="0" w:color="auto"/>
              <w:bottom w:val="single" w:sz="4" w:space="0" w:color="auto"/>
              <w:right w:val="single" w:sz="4" w:space="0" w:color="auto"/>
            </w:tcBorders>
          </w:tcPr>
          <w:p w14:paraId="5BBECE8F" w14:textId="77777777" w:rsidR="00E77FBE" w:rsidRPr="00E77FBE" w:rsidRDefault="00E77FBE">
            <w:pPr>
              <w:spacing w:line="254" w:lineRule="auto"/>
              <w:rPr>
                <w:rFonts w:ascii="Calibri" w:hAnsi="Calibri" w:cs="Calibri"/>
              </w:rPr>
            </w:pPr>
          </w:p>
        </w:tc>
      </w:tr>
      <w:tr w:rsidR="00E77FBE" w14:paraId="4DBAE014" w14:textId="77777777" w:rsidTr="00A506B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2A027289" w14:textId="77777777" w:rsidR="00E77FBE" w:rsidRPr="00E77FBE" w:rsidRDefault="00E77FBE">
            <w:pPr>
              <w:widowControl/>
              <w:suppressAutoHyphens w:val="0"/>
              <w:spacing w:line="27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3AF0ABFD" w14:textId="77777777" w:rsidR="00E77FBE" w:rsidRPr="00E77FBE" w:rsidRDefault="00E77FBE">
            <w:pPr>
              <w:spacing w:line="254"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3E02E7EB" w14:textId="77777777" w:rsidR="00E77FBE" w:rsidRPr="00E77FBE" w:rsidRDefault="00E77FBE" w:rsidP="00E77FBE">
            <w:pPr>
              <w:numPr>
                <w:ilvl w:val="0"/>
                <w:numId w:val="42"/>
              </w:numPr>
              <w:spacing w:line="254" w:lineRule="auto"/>
              <w:rPr>
                <w:rFonts w:ascii="Calibri" w:hAnsi="Calibri" w:cs="Calibri"/>
              </w:rPr>
            </w:pPr>
            <w:r w:rsidRPr="00E77FBE">
              <w:rPr>
                <w:rFonts w:ascii="Calibri" w:hAnsi="Calibri" w:cs="Calibri"/>
              </w:rPr>
              <w:t>Il sistema reindirizza il gestore sulla pagina di modifica di un prodotto esistente</w:t>
            </w:r>
          </w:p>
          <w:p w14:paraId="10880880" w14:textId="77777777" w:rsidR="00E77FBE" w:rsidRPr="00E77FBE" w:rsidRDefault="00E77FBE" w:rsidP="00E77FBE">
            <w:pPr>
              <w:numPr>
                <w:ilvl w:val="0"/>
                <w:numId w:val="42"/>
              </w:numPr>
              <w:spacing w:line="254" w:lineRule="auto"/>
              <w:rPr>
                <w:rFonts w:ascii="Calibri" w:hAnsi="Calibri" w:cs="Calibri"/>
              </w:rPr>
            </w:pPr>
            <w:r w:rsidRPr="00E77FBE">
              <w:rPr>
                <w:rFonts w:ascii="Calibri" w:hAnsi="Calibri" w:cs="Calibri"/>
              </w:rPr>
              <w:t>Il gestore seleziona da una lista il prodotto da modificare</w:t>
            </w:r>
          </w:p>
        </w:tc>
      </w:tr>
      <w:tr w:rsidR="00E77FBE" w14:paraId="469CE94D"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15334758" w14:textId="77777777" w:rsidR="00E77FBE" w:rsidRPr="00E77FBE" w:rsidRDefault="00E77FBE">
            <w:pPr>
              <w:spacing w:line="254" w:lineRule="auto"/>
              <w:rPr>
                <w:rFonts w:ascii="Calibri" w:hAnsi="Calibri" w:cs="Calibri"/>
              </w:rPr>
            </w:pPr>
            <w:r w:rsidRPr="00E77FBE">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6B44B9E8" w14:textId="77777777" w:rsidR="00E77FBE" w:rsidRPr="00E77FBE" w:rsidRDefault="00E77FBE">
            <w:pPr>
              <w:spacing w:line="254" w:lineRule="auto"/>
              <w:rPr>
                <w:rFonts w:ascii="Calibri" w:hAnsi="Calibri" w:cs="Calibri"/>
              </w:rPr>
            </w:pPr>
          </w:p>
        </w:tc>
      </w:tr>
      <w:tr w:rsidR="00E77FBE" w14:paraId="713DB91D"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0CAEF7BB" w14:textId="77777777" w:rsidR="00E77FBE" w:rsidRPr="00E77FBE" w:rsidRDefault="00E77FBE">
            <w:pPr>
              <w:spacing w:line="254" w:lineRule="auto"/>
              <w:rPr>
                <w:rFonts w:ascii="Calibri" w:hAnsi="Calibri" w:cs="Calibri"/>
              </w:rPr>
            </w:pPr>
            <w:r w:rsidRPr="00E77FBE">
              <w:rPr>
                <w:rFonts w:ascii="Calibri" w:hAnsi="Calibri" w:cs="Calibri"/>
              </w:rPr>
              <w:t xml:space="preserve">Exit </w:t>
            </w:r>
            <w:proofErr w:type="spellStart"/>
            <w:r w:rsidRPr="00E77FBE">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2F6282B9" w14:textId="3FE09368" w:rsidR="00E77FBE" w:rsidRPr="00E77FBE" w:rsidRDefault="00E77FBE">
            <w:pPr>
              <w:spacing w:line="254" w:lineRule="auto"/>
              <w:rPr>
                <w:rFonts w:ascii="Calibri" w:hAnsi="Calibri" w:cs="Calibri"/>
              </w:rPr>
            </w:pPr>
            <w:r w:rsidRPr="00E77FBE">
              <w:rPr>
                <w:rFonts w:ascii="Calibri" w:hAnsi="Calibri" w:cs="Calibri"/>
              </w:rPr>
              <w:t>Il gestore prodotti si trova sulla pagina di modifica de</w:t>
            </w:r>
            <w:r w:rsidR="00662BD4">
              <w:rPr>
                <w:rFonts w:ascii="Calibri" w:hAnsi="Calibri" w:cs="Calibri"/>
              </w:rPr>
              <w:t>l</w:t>
            </w:r>
            <w:r w:rsidRPr="00E77FBE">
              <w:rPr>
                <w:rFonts w:ascii="Calibri" w:hAnsi="Calibri" w:cs="Calibri"/>
              </w:rPr>
              <w:t xml:space="preserve"> prodott</w:t>
            </w:r>
            <w:r w:rsidR="00662BD4">
              <w:rPr>
                <w:rFonts w:ascii="Calibri" w:hAnsi="Calibri" w:cs="Calibri"/>
              </w:rPr>
              <w:t>o</w:t>
            </w:r>
            <w:r w:rsidRPr="00E77FBE">
              <w:rPr>
                <w:rFonts w:ascii="Calibri" w:hAnsi="Calibri" w:cs="Calibri"/>
              </w:rPr>
              <w:t xml:space="preserve"> </w:t>
            </w:r>
            <w:r w:rsidR="00662BD4">
              <w:rPr>
                <w:rFonts w:ascii="Calibri" w:hAnsi="Calibri" w:cs="Calibri"/>
              </w:rPr>
              <w:t>selezionato</w:t>
            </w:r>
          </w:p>
        </w:tc>
      </w:tr>
    </w:tbl>
    <w:p w14:paraId="460E2B01" w14:textId="77777777" w:rsidR="00E77FBE" w:rsidRPr="00E77FBE" w:rsidRDefault="00E77FBE" w:rsidP="00E77FBE">
      <w:pPr>
        <w:rPr>
          <w:rFonts w:ascii="Calibri" w:hAnsi="Calibri" w:cs="Calibri"/>
        </w:rPr>
      </w:pPr>
    </w:p>
    <w:p w14:paraId="28949DA1" w14:textId="31B7CEFF" w:rsidR="00E77FBE" w:rsidRPr="00E77FBE" w:rsidRDefault="00E77FBE" w:rsidP="00E77FBE">
      <w:pPr>
        <w:rPr>
          <w:rFonts w:ascii="Calibri" w:hAnsi="Calibri" w:cs="Calibri"/>
        </w:rPr>
      </w:pPr>
      <w:r w:rsidRPr="00E77FBE">
        <w:rPr>
          <w:rFonts w:ascii="Calibri" w:hAnsi="Calibri" w:cs="Calibri"/>
        </w:rPr>
        <w:t xml:space="preserve">Caso d’Uso </w:t>
      </w:r>
      <w:r w:rsidR="000932F1">
        <w:rPr>
          <w:rFonts w:ascii="Calibri" w:hAnsi="Calibri" w:cs="Calibri"/>
        </w:rPr>
        <w:t>17</w:t>
      </w:r>
      <w:r w:rsidRPr="00E77FBE">
        <w:rPr>
          <w:rFonts w:ascii="Calibri" w:hAnsi="Calibri" w:cs="Calibri"/>
        </w:rPr>
        <w:t>: Rimuovi Prodotto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1"/>
        <w:gridCol w:w="3328"/>
        <w:gridCol w:w="3328"/>
      </w:tblGrid>
      <w:tr w:rsidR="00E77FBE" w14:paraId="200E635C"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68700247" w14:textId="77777777" w:rsidR="00E77FBE" w:rsidRPr="00E77FBE" w:rsidRDefault="00E77FBE">
            <w:pPr>
              <w:rPr>
                <w:rFonts w:ascii="Calibri" w:hAnsi="Calibri" w:cs="Calibri"/>
              </w:rPr>
            </w:pPr>
            <w:r w:rsidRPr="00E77FBE">
              <w:rPr>
                <w:rFonts w:ascii="Calibri" w:hAnsi="Calibri" w:cs="Calibri"/>
                <w:kern w:val="0"/>
              </w:rPr>
              <w:t>Nome Caso d’Uso</w:t>
            </w:r>
          </w:p>
        </w:tc>
        <w:tc>
          <w:tcPr>
            <w:tcW w:w="6656" w:type="dxa"/>
            <w:gridSpan w:val="2"/>
            <w:tcBorders>
              <w:top w:val="single" w:sz="4" w:space="0" w:color="auto"/>
              <w:left w:val="single" w:sz="4" w:space="0" w:color="auto"/>
              <w:bottom w:val="single" w:sz="4" w:space="0" w:color="auto"/>
              <w:right w:val="single" w:sz="4" w:space="0" w:color="auto"/>
            </w:tcBorders>
            <w:shd w:val="clear" w:color="auto" w:fill="auto"/>
            <w:hideMark/>
          </w:tcPr>
          <w:p w14:paraId="2C144100" w14:textId="4576B117" w:rsidR="00E77FBE" w:rsidRPr="00E77FBE" w:rsidRDefault="00E77FBE">
            <w:pPr>
              <w:rPr>
                <w:rFonts w:ascii="Calibri" w:hAnsi="Calibri" w:cs="Calibri"/>
              </w:rPr>
            </w:pPr>
            <w:r w:rsidRPr="00E77FBE">
              <w:rPr>
                <w:rFonts w:ascii="Calibri" w:hAnsi="Calibri" w:cs="Calibri"/>
              </w:rPr>
              <w:t xml:space="preserve">UC </w:t>
            </w:r>
            <w:r w:rsidR="000932F1">
              <w:rPr>
                <w:rFonts w:ascii="Calibri" w:hAnsi="Calibri" w:cs="Calibri"/>
              </w:rPr>
              <w:t>17</w:t>
            </w:r>
            <w:r w:rsidRPr="00E77FBE">
              <w:rPr>
                <w:rFonts w:ascii="Calibri" w:hAnsi="Calibri" w:cs="Calibri"/>
              </w:rPr>
              <w:t xml:space="preserve"> – Rimuovi Prodotto</w:t>
            </w:r>
          </w:p>
        </w:tc>
      </w:tr>
      <w:tr w:rsidR="00E77FBE" w14:paraId="71011114"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63068966" w14:textId="77777777" w:rsidR="00E77FBE" w:rsidRPr="00E77FBE" w:rsidRDefault="00E77FBE">
            <w:pPr>
              <w:rPr>
                <w:rFonts w:ascii="Calibri" w:hAnsi="Calibri" w:cs="Calibri"/>
              </w:rPr>
            </w:pPr>
            <w:r w:rsidRPr="00E77FBE">
              <w:rPr>
                <w:rFonts w:ascii="Calibri" w:hAnsi="Calibri" w:cs="Calibri"/>
              </w:rPr>
              <w:t>Attori</w:t>
            </w:r>
          </w:p>
        </w:tc>
        <w:tc>
          <w:tcPr>
            <w:tcW w:w="6656" w:type="dxa"/>
            <w:gridSpan w:val="2"/>
            <w:tcBorders>
              <w:top w:val="single" w:sz="4" w:space="0" w:color="auto"/>
              <w:left w:val="single" w:sz="4" w:space="0" w:color="auto"/>
              <w:bottom w:val="single" w:sz="4" w:space="0" w:color="auto"/>
              <w:right w:val="single" w:sz="4" w:space="0" w:color="auto"/>
            </w:tcBorders>
            <w:shd w:val="clear" w:color="auto" w:fill="auto"/>
            <w:hideMark/>
          </w:tcPr>
          <w:p w14:paraId="0CD20B1D" w14:textId="15EF56FA" w:rsidR="00E77FBE" w:rsidRPr="00E77FBE" w:rsidRDefault="00E77FBE">
            <w:pPr>
              <w:rPr>
                <w:rFonts w:ascii="Calibri" w:hAnsi="Calibri" w:cs="Calibri"/>
              </w:rPr>
            </w:pPr>
            <w:r w:rsidRPr="00E77FBE">
              <w:rPr>
                <w:rFonts w:ascii="Calibri" w:hAnsi="Calibri" w:cs="Calibri"/>
              </w:rPr>
              <w:t xml:space="preserve">Gestore </w:t>
            </w:r>
            <w:r w:rsidR="00662BD4">
              <w:rPr>
                <w:rFonts w:ascii="Calibri" w:hAnsi="Calibri" w:cs="Calibri"/>
              </w:rPr>
              <w:t>del catalogo</w:t>
            </w:r>
          </w:p>
        </w:tc>
      </w:tr>
      <w:tr w:rsidR="00E77FBE" w14:paraId="1E6E0AF5"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50F91949" w14:textId="77777777" w:rsidR="00E77FBE" w:rsidRPr="00E77FBE" w:rsidRDefault="00E77FBE">
            <w:pPr>
              <w:rPr>
                <w:rFonts w:ascii="Calibri" w:hAnsi="Calibri" w:cs="Calibri"/>
              </w:rPr>
            </w:pPr>
            <w:r w:rsidRPr="00E77FBE">
              <w:rPr>
                <w:rFonts w:ascii="Calibri" w:hAnsi="Calibri" w:cs="Calibri"/>
              </w:rPr>
              <w:t xml:space="preserve">Entry </w:t>
            </w:r>
            <w:proofErr w:type="spellStart"/>
            <w:r w:rsidRPr="00E77FBE">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shd w:val="clear" w:color="auto" w:fill="auto"/>
            <w:hideMark/>
          </w:tcPr>
          <w:p w14:paraId="7F4BEA72" w14:textId="419EC726" w:rsidR="00E77FBE" w:rsidRPr="00E77FBE" w:rsidRDefault="00E77FBE">
            <w:pPr>
              <w:rPr>
                <w:rFonts w:ascii="Calibri" w:hAnsi="Calibri" w:cs="Calibri"/>
              </w:rPr>
            </w:pPr>
            <w:r w:rsidRPr="00E77FBE">
              <w:rPr>
                <w:rFonts w:ascii="Calibri" w:hAnsi="Calibri" w:cs="Calibri"/>
              </w:rPr>
              <w:t>Il gestore si trova nel</w:t>
            </w:r>
            <w:r w:rsidR="00BB5FE8">
              <w:rPr>
                <w:rFonts w:ascii="Calibri" w:hAnsi="Calibri" w:cs="Calibri"/>
              </w:rPr>
              <w:t xml:space="preserve"> </w:t>
            </w:r>
            <w:r w:rsidR="0042191F">
              <w:rPr>
                <w:rFonts w:ascii="Calibri" w:hAnsi="Calibri" w:cs="Calibri"/>
              </w:rPr>
              <w:t>dettaglio dell’album</w:t>
            </w:r>
          </w:p>
        </w:tc>
      </w:tr>
      <w:tr w:rsidR="00E77FBE" w14:paraId="7CE65B79" w14:textId="77777777" w:rsidTr="00A506B6">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FF0000"/>
            <w:hideMark/>
          </w:tcPr>
          <w:p w14:paraId="7EA71013" w14:textId="77777777" w:rsidR="00E77FBE" w:rsidRPr="00E77FBE" w:rsidRDefault="00E77FBE">
            <w:pPr>
              <w:rPr>
                <w:rFonts w:ascii="Calibri" w:hAnsi="Calibri" w:cs="Calibri"/>
              </w:rPr>
            </w:pPr>
            <w:r w:rsidRPr="00E77FBE">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6A209625" w14:textId="77777777" w:rsidR="00E77FBE" w:rsidRPr="00E77FBE" w:rsidRDefault="00E77FBE">
            <w:pPr>
              <w:jc w:val="center"/>
              <w:rPr>
                <w:rFonts w:ascii="Calibri" w:hAnsi="Calibri" w:cs="Calibri"/>
              </w:rPr>
            </w:pPr>
            <w:r w:rsidRPr="00E77FBE">
              <w:rPr>
                <w:rFonts w:ascii="Calibri" w:hAnsi="Calibri" w:cs="Calibri"/>
              </w:rPr>
              <w:t>Gestore catalogo</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7F2D0359" w14:textId="77777777" w:rsidR="00E77FBE" w:rsidRPr="00E77FBE" w:rsidRDefault="00E77FBE">
            <w:pPr>
              <w:jc w:val="center"/>
              <w:rPr>
                <w:rFonts w:ascii="Calibri" w:hAnsi="Calibri" w:cs="Calibri"/>
              </w:rPr>
            </w:pPr>
            <w:r w:rsidRPr="00E77FBE">
              <w:rPr>
                <w:rFonts w:ascii="Calibri" w:hAnsi="Calibri" w:cs="Calibri"/>
              </w:rPr>
              <w:t>Sistema</w:t>
            </w:r>
          </w:p>
        </w:tc>
      </w:tr>
      <w:tr w:rsidR="00E77FBE" w14:paraId="539A24EA" w14:textId="77777777" w:rsidTr="00A506B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2C5031C3" w14:textId="77777777" w:rsidR="00E77FBE" w:rsidRPr="00E77FBE" w:rsidRDefault="00E77FBE">
            <w:pPr>
              <w:widowControl/>
              <w:suppressAutoHyphens w:val="0"/>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shd w:val="clear" w:color="auto" w:fill="auto"/>
            <w:hideMark/>
          </w:tcPr>
          <w:p w14:paraId="1B91C29C" w14:textId="4C68F378" w:rsidR="00E77FBE" w:rsidRPr="00E77FBE" w:rsidRDefault="00E77FBE" w:rsidP="00E77FBE">
            <w:pPr>
              <w:pStyle w:val="Paragrafoelenco"/>
              <w:numPr>
                <w:ilvl w:val="0"/>
                <w:numId w:val="44"/>
              </w:numPr>
              <w:spacing w:after="0" w:line="240" w:lineRule="auto"/>
              <w:rPr>
                <w:rFonts w:cs="Calibri"/>
              </w:rPr>
            </w:pPr>
            <w:r w:rsidRPr="00E77FBE">
              <w:rPr>
                <w:rFonts w:cs="Calibri"/>
              </w:rPr>
              <w:t>Il gestore clicca su “Elimina prodott</w:t>
            </w:r>
            <w:r w:rsidR="00662BD4">
              <w:rPr>
                <w:rFonts w:cs="Calibri"/>
              </w:rPr>
              <w:t>o</w:t>
            </w:r>
            <w:r w:rsidRPr="00E77FBE">
              <w:rPr>
                <w:rFonts w:cs="Calibri"/>
              </w:rPr>
              <w:t>”</w:t>
            </w:r>
          </w:p>
        </w:tc>
        <w:tc>
          <w:tcPr>
            <w:tcW w:w="3328" w:type="dxa"/>
            <w:tcBorders>
              <w:top w:val="single" w:sz="4" w:space="0" w:color="auto"/>
              <w:left w:val="single" w:sz="4" w:space="0" w:color="auto"/>
              <w:bottom w:val="single" w:sz="4" w:space="0" w:color="auto"/>
              <w:right w:val="single" w:sz="4" w:space="0" w:color="auto"/>
            </w:tcBorders>
            <w:shd w:val="clear" w:color="auto" w:fill="auto"/>
          </w:tcPr>
          <w:p w14:paraId="41E39A10" w14:textId="77777777" w:rsidR="00E77FBE" w:rsidRPr="00E77FBE" w:rsidRDefault="00E77FBE">
            <w:pPr>
              <w:pStyle w:val="Paragrafoelenco"/>
              <w:rPr>
                <w:rFonts w:cs="Calibri"/>
              </w:rPr>
            </w:pPr>
          </w:p>
        </w:tc>
      </w:tr>
      <w:tr w:rsidR="00E77FBE" w14:paraId="122C2298" w14:textId="77777777" w:rsidTr="00A506B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5B86FB53" w14:textId="77777777" w:rsidR="00E77FBE" w:rsidRPr="00E77FBE" w:rsidRDefault="00E77FBE">
            <w:pPr>
              <w:widowControl/>
              <w:suppressAutoHyphens w:val="0"/>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shd w:val="clear" w:color="auto" w:fill="auto"/>
          </w:tcPr>
          <w:p w14:paraId="64648295" w14:textId="77777777" w:rsidR="00E77FBE" w:rsidRPr="00E77FBE" w:rsidRDefault="00E77FBE">
            <w:pPr>
              <w:pStyle w:val="Paragrafoelenco"/>
              <w:rPr>
                <w:rFonts w:cs="Calibri"/>
              </w:rPr>
            </w:pPr>
          </w:p>
        </w:tc>
        <w:tc>
          <w:tcPr>
            <w:tcW w:w="3328" w:type="dxa"/>
            <w:tcBorders>
              <w:top w:val="single" w:sz="4" w:space="0" w:color="auto"/>
              <w:left w:val="single" w:sz="4" w:space="0" w:color="auto"/>
              <w:bottom w:val="single" w:sz="4" w:space="0" w:color="auto"/>
              <w:right w:val="single" w:sz="4" w:space="0" w:color="auto"/>
            </w:tcBorders>
            <w:shd w:val="clear" w:color="auto" w:fill="auto"/>
            <w:hideMark/>
          </w:tcPr>
          <w:p w14:paraId="34C2044F" w14:textId="36EADEE5" w:rsidR="00E77FBE" w:rsidRPr="00E77FBE" w:rsidRDefault="00A61D2E" w:rsidP="00E77FBE">
            <w:pPr>
              <w:pStyle w:val="Paragrafoelenco"/>
              <w:numPr>
                <w:ilvl w:val="0"/>
                <w:numId w:val="44"/>
              </w:numPr>
              <w:spacing w:after="0" w:line="240" w:lineRule="auto"/>
              <w:rPr>
                <w:rFonts w:cs="Calibri"/>
              </w:rPr>
            </w:pPr>
            <w:r>
              <w:rPr>
                <w:rFonts w:cs="Calibri"/>
              </w:rPr>
              <w:t>Il sistema elimina l’album esistente</w:t>
            </w:r>
          </w:p>
        </w:tc>
      </w:tr>
      <w:tr w:rsidR="00E77FBE" w14:paraId="6D939D05"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4237D72B" w14:textId="77777777" w:rsidR="00E77FBE" w:rsidRPr="00E77FBE" w:rsidRDefault="00E77FBE">
            <w:pPr>
              <w:rPr>
                <w:rFonts w:ascii="Calibri" w:hAnsi="Calibri" w:cs="Calibri"/>
              </w:rPr>
            </w:pPr>
            <w:r w:rsidRPr="00E77FBE">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shd w:val="clear" w:color="auto" w:fill="auto"/>
          </w:tcPr>
          <w:p w14:paraId="73465E11" w14:textId="77777777" w:rsidR="00E77FBE" w:rsidRPr="00E77FBE" w:rsidRDefault="00E77FBE">
            <w:pPr>
              <w:rPr>
                <w:rFonts w:ascii="Calibri" w:hAnsi="Calibri" w:cs="Calibri"/>
              </w:rPr>
            </w:pPr>
          </w:p>
        </w:tc>
      </w:tr>
      <w:tr w:rsidR="00E77FBE" w14:paraId="1FF8E95C"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52FBC9EB" w14:textId="77777777" w:rsidR="00E77FBE" w:rsidRPr="00E77FBE" w:rsidRDefault="00E77FBE">
            <w:pPr>
              <w:rPr>
                <w:rFonts w:ascii="Calibri" w:hAnsi="Calibri" w:cs="Calibri"/>
              </w:rPr>
            </w:pPr>
            <w:r w:rsidRPr="00E77FBE">
              <w:rPr>
                <w:rFonts w:ascii="Calibri" w:hAnsi="Calibri" w:cs="Calibri"/>
              </w:rPr>
              <w:t xml:space="preserve">Exit </w:t>
            </w:r>
            <w:proofErr w:type="spellStart"/>
            <w:r w:rsidRPr="00E77FBE">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shd w:val="clear" w:color="auto" w:fill="auto"/>
            <w:hideMark/>
          </w:tcPr>
          <w:p w14:paraId="207E1503" w14:textId="668840C7" w:rsidR="00E77FBE" w:rsidRPr="00E77FBE" w:rsidRDefault="00E77FBE">
            <w:pPr>
              <w:rPr>
                <w:rFonts w:ascii="Calibri" w:hAnsi="Calibri" w:cs="Calibri"/>
              </w:rPr>
            </w:pPr>
            <w:r w:rsidRPr="00E77FBE">
              <w:rPr>
                <w:rFonts w:ascii="Calibri" w:hAnsi="Calibri" w:cs="Calibri"/>
              </w:rPr>
              <w:t xml:space="preserve">Il gestore prodotti si trova </w:t>
            </w:r>
            <w:r w:rsidR="00662BD4">
              <w:rPr>
                <w:rFonts w:ascii="Calibri" w:hAnsi="Calibri" w:cs="Calibri"/>
              </w:rPr>
              <w:t>sulla Home Page, ed il prodotto non figurerà più nel sito</w:t>
            </w:r>
          </w:p>
        </w:tc>
      </w:tr>
    </w:tbl>
    <w:p w14:paraId="2B1D3D06" w14:textId="77777777" w:rsidR="00E77FBE" w:rsidRPr="00E77FBE" w:rsidRDefault="00E77FBE" w:rsidP="00E77FBE">
      <w:pPr>
        <w:rPr>
          <w:rFonts w:ascii="Calibri" w:hAnsi="Calibri" w:cs="Calibri"/>
        </w:rPr>
      </w:pPr>
    </w:p>
    <w:p w14:paraId="2F7C427C" w14:textId="77777777" w:rsidR="00E77FBE" w:rsidRDefault="00E77FBE" w:rsidP="00B46471">
      <w:pPr>
        <w:rPr>
          <w:sz w:val="32"/>
          <w:szCs w:val="32"/>
        </w:rPr>
      </w:pPr>
    </w:p>
    <w:p w14:paraId="54154B95" w14:textId="77777777" w:rsidR="008211E8" w:rsidRDefault="008211E8" w:rsidP="00B46471">
      <w:pPr>
        <w:rPr>
          <w:sz w:val="32"/>
          <w:szCs w:val="32"/>
        </w:rPr>
      </w:pPr>
    </w:p>
    <w:p w14:paraId="6416FCBC" w14:textId="77777777" w:rsidR="008211E8" w:rsidRDefault="008211E8" w:rsidP="00B46471">
      <w:pPr>
        <w:rPr>
          <w:sz w:val="32"/>
          <w:szCs w:val="32"/>
        </w:rPr>
      </w:pPr>
    </w:p>
    <w:p w14:paraId="250B96D3" w14:textId="77777777" w:rsidR="008211E8" w:rsidRDefault="008211E8" w:rsidP="00B46471">
      <w:pPr>
        <w:rPr>
          <w:sz w:val="32"/>
          <w:szCs w:val="32"/>
        </w:rPr>
      </w:pPr>
    </w:p>
    <w:p w14:paraId="1EC0960C" w14:textId="77777777" w:rsidR="008211E8" w:rsidRDefault="008211E8" w:rsidP="00B46471">
      <w:pPr>
        <w:rPr>
          <w:sz w:val="32"/>
          <w:szCs w:val="32"/>
        </w:rPr>
      </w:pPr>
    </w:p>
    <w:p w14:paraId="25E14F08" w14:textId="77777777" w:rsidR="008211E8" w:rsidRDefault="008211E8" w:rsidP="00B46471">
      <w:pPr>
        <w:rPr>
          <w:sz w:val="32"/>
          <w:szCs w:val="32"/>
        </w:rPr>
      </w:pPr>
    </w:p>
    <w:p w14:paraId="2C3FAD61" w14:textId="77777777" w:rsidR="00662BD4" w:rsidRDefault="00662BD4" w:rsidP="00B46471">
      <w:pPr>
        <w:rPr>
          <w:sz w:val="32"/>
          <w:szCs w:val="32"/>
        </w:rPr>
      </w:pPr>
    </w:p>
    <w:p w14:paraId="26AAB54B" w14:textId="77777777" w:rsidR="008211E8" w:rsidRPr="008211E8" w:rsidRDefault="008211E8" w:rsidP="008211E8">
      <w:pPr>
        <w:widowControl/>
        <w:suppressAutoHyphens w:val="0"/>
        <w:spacing w:after="200" w:line="276" w:lineRule="auto"/>
        <w:rPr>
          <w:rFonts w:ascii="Calibri" w:hAnsi="Calibri" w:cs="Calibri"/>
        </w:rPr>
      </w:pPr>
      <w:r w:rsidRPr="008211E8">
        <w:rPr>
          <w:rFonts w:ascii="Calibri" w:hAnsi="Calibri" w:cs="Calibri"/>
          <w:b/>
          <w:bCs/>
          <w:sz w:val="32"/>
          <w:szCs w:val="32"/>
        </w:rPr>
        <w:lastRenderedPageBreak/>
        <w:t>Use Cases Gestore ordini</w:t>
      </w:r>
    </w:p>
    <w:p w14:paraId="022B515A" w14:textId="69BC6D7C" w:rsidR="008211E8" w:rsidRPr="008211E8" w:rsidRDefault="00467809" w:rsidP="008211E8">
      <w:pPr>
        <w:rPr>
          <w:rFonts w:ascii="Calibri" w:hAnsi="Calibri" w:cs="Calibri"/>
          <w:b/>
          <w:bCs/>
          <w:sz w:val="32"/>
          <w:szCs w:val="32"/>
        </w:rPr>
      </w:pPr>
      <w:r>
        <w:rPr>
          <w:rFonts w:ascii="Calibri" w:hAnsi="Calibri" w:cs="Calibri"/>
          <w:b/>
          <w:bCs/>
          <w:noProof/>
          <w:sz w:val="32"/>
          <w:szCs w:val="32"/>
        </w:rPr>
        <w:drawing>
          <wp:inline distT="0" distB="0" distL="0" distR="0" wp14:anchorId="101B48A0" wp14:editId="6DA18D73">
            <wp:extent cx="6029325" cy="4019550"/>
            <wp:effectExtent l="0" t="0" r="0" b="0"/>
            <wp:docPr id="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29325" cy="4019550"/>
                    </a:xfrm>
                    <a:prstGeom prst="rect">
                      <a:avLst/>
                    </a:prstGeom>
                    <a:noFill/>
                    <a:ln>
                      <a:noFill/>
                    </a:ln>
                  </pic:spPr>
                </pic:pic>
              </a:graphicData>
            </a:graphic>
          </wp:inline>
        </w:drawing>
      </w:r>
    </w:p>
    <w:p w14:paraId="52DCA8DC" w14:textId="77777777" w:rsidR="008211E8" w:rsidRPr="008211E8" w:rsidRDefault="008211E8" w:rsidP="008211E8">
      <w:pPr>
        <w:rPr>
          <w:rFonts w:ascii="Calibri" w:hAnsi="Calibri" w:cs="Calibri"/>
        </w:rPr>
      </w:pPr>
    </w:p>
    <w:p w14:paraId="050DB9B1" w14:textId="77777777" w:rsidR="007531BC" w:rsidRDefault="007531BC" w:rsidP="008211E8">
      <w:pPr>
        <w:rPr>
          <w:rFonts w:ascii="Calibri" w:hAnsi="Calibri" w:cs="Calibri"/>
        </w:rPr>
      </w:pPr>
    </w:p>
    <w:p w14:paraId="6D9A1EAD" w14:textId="77777777" w:rsidR="007531BC" w:rsidRDefault="007531BC" w:rsidP="008211E8">
      <w:pPr>
        <w:rPr>
          <w:rFonts w:ascii="Calibri" w:hAnsi="Calibri" w:cs="Calibri"/>
        </w:rPr>
      </w:pPr>
    </w:p>
    <w:p w14:paraId="73A5D837" w14:textId="724281CB" w:rsidR="007531BC" w:rsidRPr="007531BC" w:rsidRDefault="007531BC" w:rsidP="008211E8">
      <w:pPr>
        <w:rPr>
          <w:rFonts w:ascii="Calibri" w:hAnsi="Calibri" w:cs="Calibri"/>
          <w:b/>
          <w:bCs/>
          <w:sz w:val="32"/>
          <w:szCs w:val="32"/>
        </w:rPr>
      </w:pPr>
      <w:r>
        <w:rPr>
          <w:rFonts w:ascii="Calibri" w:hAnsi="Calibri" w:cs="Calibri"/>
          <w:b/>
          <w:bCs/>
          <w:sz w:val="32"/>
          <w:szCs w:val="32"/>
        </w:rPr>
        <w:t xml:space="preserve">DA CONTROLLARE </w:t>
      </w:r>
    </w:p>
    <w:p w14:paraId="7646DE7B" w14:textId="4C97B920" w:rsidR="008211E8" w:rsidRPr="008211E8" w:rsidRDefault="008211E8" w:rsidP="008211E8">
      <w:pPr>
        <w:rPr>
          <w:rFonts w:ascii="Calibri" w:hAnsi="Calibri" w:cs="Calibri"/>
        </w:rPr>
      </w:pPr>
      <w:r w:rsidRPr="008211E8">
        <w:rPr>
          <w:rFonts w:ascii="Calibri" w:hAnsi="Calibri" w:cs="Calibri"/>
        </w:rPr>
        <w:t xml:space="preserve">Caso d’Uso </w:t>
      </w:r>
      <w:r w:rsidR="001B76F6">
        <w:rPr>
          <w:rFonts w:ascii="Calibri" w:hAnsi="Calibri" w:cs="Calibri"/>
        </w:rPr>
        <w:t>18</w:t>
      </w:r>
      <w:r w:rsidRPr="008211E8">
        <w:rPr>
          <w:rFonts w:ascii="Calibri" w:hAnsi="Calibri" w:cs="Calibri"/>
        </w:rPr>
        <w:t>: Controlla ordini</w:t>
      </w:r>
    </w:p>
    <w:tbl>
      <w:tblPr>
        <w:tblW w:w="0" w:type="auto"/>
        <w:tblLook w:val="04A0" w:firstRow="1" w:lastRow="0" w:firstColumn="1" w:lastColumn="0" w:noHBand="0" w:noVBand="1"/>
      </w:tblPr>
      <w:tblGrid>
        <w:gridCol w:w="2971"/>
        <w:gridCol w:w="3328"/>
        <w:gridCol w:w="3328"/>
      </w:tblGrid>
      <w:tr w:rsidR="008211E8" w14:paraId="2DA18D9E"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17D20E5F" w14:textId="77777777" w:rsidR="008211E8" w:rsidRPr="008211E8" w:rsidRDefault="008211E8">
            <w:pPr>
              <w:spacing w:line="254" w:lineRule="auto"/>
              <w:rPr>
                <w:rFonts w:ascii="Calibri" w:hAnsi="Calibri" w:cs="Calibri"/>
              </w:rPr>
            </w:pPr>
            <w:r w:rsidRPr="008211E8">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707E0563" w14:textId="2E462F7C" w:rsidR="008211E8" w:rsidRPr="008211E8" w:rsidRDefault="008211E8">
            <w:pPr>
              <w:spacing w:line="254" w:lineRule="auto"/>
              <w:rPr>
                <w:rFonts w:ascii="Calibri" w:hAnsi="Calibri" w:cs="Calibri"/>
              </w:rPr>
            </w:pPr>
            <w:r w:rsidRPr="008211E8">
              <w:rPr>
                <w:rFonts w:ascii="Calibri" w:hAnsi="Calibri" w:cs="Calibri"/>
              </w:rPr>
              <w:t xml:space="preserve">UC </w:t>
            </w:r>
            <w:r w:rsidR="001B76F6">
              <w:rPr>
                <w:rFonts w:ascii="Calibri" w:hAnsi="Calibri" w:cs="Calibri"/>
              </w:rPr>
              <w:t>18</w:t>
            </w:r>
            <w:r w:rsidRPr="008211E8">
              <w:rPr>
                <w:rFonts w:ascii="Calibri" w:hAnsi="Calibri" w:cs="Calibri"/>
              </w:rPr>
              <w:t xml:space="preserve"> – Controlla ordini</w:t>
            </w:r>
          </w:p>
        </w:tc>
      </w:tr>
      <w:tr w:rsidR="008211E8" w14:paraId="49461614"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29C2BA8B" w14:textId="77777777" w:rsidR="008211E8" w:rsidRPr="008211E8" w:rsidRDefault="008211E8">
            <w:pPr>
              <w:spacing w:line="254" w:lineRule="auto"/>
              <w:rPr>
                <w:rFonts w:ascii="Calibri" w:hAnsi="Calibri" w:cs="Calibri"/>
              </w:rPr>
            </w:pPr>
            <w:r w:rsidRPr="008211E8">
              <w:rPr>
                <w:rFonts w:ascii="Calibri" w:hAnsi="Calibri" w:cs="Calibr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2E7B3FAA" w14:textId="15D0A983" w:rsidR="008211E8" w:rsidRPr="008211E8" w:rsidRDefault="008211E8">
            <w:pPr>
              <w:spacing w:line="254" w:lineRule="auto"/>
              <w:rPr>
                <w:rFonts w:ascii="Calibri" w:hAnsi="Calibri" w:cs="Calibri"/>
              </w:rPr>
            </w:pPr>
            <w:r w:rsidRPr="008211E8">
              <w:rPr>
                <w:rFonts w:ascii="Calibri" w:hAnsi="Calibri" w:cs="Calibri"/>
              </w:rPr>
              <w:t xml:space="preserve">Gestore </w:t>
            </w:r>
            <w:r w:rsidR="00662BD4">
              <w:rPr>
                <w:rFonts w:ascii="Calibri" w:hAnsi="Calibri" w:cs="Calibri"/>
              </w:rPr>
              <w:t xml:space="preserve">degli </w:t>
            </w:r>
            <w:r w:rsidRPr="008211E8">
              <w:rPr>
                <w:rFonts w:ascii="Calibri" w:hAnsi="Calibri" w:cs="Calibri"/>
              </w:rPr>
              <w:t>ordini</w:t>
            </w:r>
          </w:p>
        </w:tc>
      </w:tr>
      <w:tr w:rsidR="008211E8" w14:paraId="33EEDC97"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20C9D562" w14:textId="77777777" w:rsidR="008211E8" w:rsidRPr="008211E8" w:rsidRDefault="008211E8">
            <w:pPr>
              <w:spacing w:line="254" w:lineRule="auto"/>
              <w:rPr>
                <w:rFonts w:ascii="Calibri" w:hAnsi="Calibri" w:cs="Calibri"/>
              </w:rPr>
            </w:pPr>
            <w:r w:rsidRPr="008211E8">
              <w:rPr>
                <w:rFonts w:ascii="Calibri" w:hAnsi="Calibri" w:cs="Calibri"/>
              </w:rPr>
              <w:t xml:space="preserve">Entry </w:t>
            </w:r>
            <w:proofErr w:type="spellStart"/>
            <w:r w:rsidRPr="008211E8">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7A0BDB74" w14:textId="4742135C" w:rsidR="008211E8" w:rsidRPr="008211E8" w:rsidRDefault="008211E8">
            <w:pPr>
              <w:spacing w:line="254" w:lineRule="auto"/>
              <w:rPr>
                <w:rFonts w:ascii="Calibri" w:hAnsi="Calibri" w:cs="Calibri"/>
              </w:rPr>
            </w:pPr>
            <w:r w:rsidRPr="008211E8">
              <w:rPr>
                <w:rFonts w:ascii="Calibri" w:hAnsi="Calibri" w:cs="Calibri"/>
              </w:rPr>
              <w:t xml:space="preserve">Il gestore </w:t>
            </w:r>
            <w:r w:rsidR="002E7171">
              <w:rPr>
                <w:rFonts w:ascii="Calibri" w:hAnsi="Calibri" w:cs="Calibri"/>
              </w:rPr>
              <w:t xml:space="preserve">degli </w:t>
            </w:r>
            <w:r w:rsidRPr="008211E8">
              <w:rPr>
                <w:rFonts w:ascii="Calibri" w:hAnsi="Calibri" w:cs="Calibri"/>
              </w:rPr>
              <w:t xml:space="preserve">ordini si trova </w:t>
            </w:r>
            <w:r w:rsidR="00C84557">
              <w:rPr>
                <w:rFonts w:ascii="Calibri" w:hAnsi="Calibri" w:cs="Calibri"/>
              </w:rPr>
              <w:t>in qualsiasi pagina</w:t>
            </w:r>
          </w:p>
        </w:tc>
      </w:tr>
      <w:tr w:rsidR="008211E8" w14:paraId="1B17168E" w14:textId="77777777" w:rsidTr="00A506B6">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FF0000"/>
            <w:hideMark/>
          </w:tcPr>
          <w:p w14:paraId="6D91529C" w14:textId="77777777" w:rsidR="008211E8" w:rsidRPr="008211E8" w:rsidRDefault="008211E8">
            <w:pPr>
              <w:spacing w:line="254" w:lineRule="auto"/>
              <w:rPr>
                <w:rFonts w:ascii="Calibri" w:hAnsi="Calibri" w:cs="Calibri"/>
              </w:rPr>
            </w:pPr>
            <w:r w:rsidRPr="008211E8">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7B1B2EFE" w14:textId="77777777" w:rsidR="008211E8" w:rsidRPr="008211E8" w:rsidRDefault="008211E8">
            <w:pPr>
              <w:spacing w:line="254" w:lineRule="auto"/>
              <w:jc w:val="center"/>
              <w:rPr>
                <w:rFonts w:ascii="Calibri" w:hAnsi="Calibri" w:cs="Calibri"/>
              </w:rPr>
            </w:pPr>
            <w:r w:rsidRPr="008211E8">
              <w:rPr>
                <w:rFonts w:ascii="Calibri" w:hAnsi="Calibri" w:cs="Calibri"/>
              </w:rPr>
              <w:t>Utente</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5CE6BE15" w14:textId="77777777" w:rsidR="008211E8" w:rsidRPr="008211E8" w:rsidRDefault="008211E8">
            <w:pPr>
              <w:spacing w:line="254" w:lineRule="auto"/>
              <w:jc w:val="center"/>
              <w:rPr>
                <w:rFonts w:ascii="Calibri" w:hAnsi="Calibri" w:cs="Calibri"/>
              </w:rPr>
            </w:pPr>
            <w:r w:rsidRPr="008211E8">
              <w:rPr>
                <w:rFonts w:ascii="Calibri" w:hAnsi="Calibri" w:cs="Calibri"/>
              </w:rPr>
              <w:t>Sistema</w:t>
            </w:r>
          </w:p>
        </w:tc>
      </w:tr>
      <w:tr w:rsidR="008211E8" w14:paraId="1392DDCD" w14:textId="77777777" w:rsidTr="00A506B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5FC900C7" w14:textId="77777777" w:rsidR="008211E8" w:rsidRPr="008211E8" w:rsidRDefault="008211E8">
            <w:pPr>
              <w:widowControl/>
              <w:suppressAutoHyphens w:val="0"/>
              <w:spacing w:line="27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3D2FBF2A" w14:textId="77777777" w:rsidR="008211E8" w:rsidRPr="008211E8" w:rsidRDefault="008211E8" w:rsidP="008211E8">
            <w:pPr>
              <w:numPr>
                <w:ilvl w:val="0"/>
                <w:numId w:val="47"/>
              </w:numPr>
              <w:spacing w:line="254" w:lineRule="auto"/>
              <w:rPr>
                <w:rFonts w:ascii="Calibri" w:hAnsi="Calibri" w:cs="Calibri"/>
              </w:rPr>
            </w:pPr>
            <w:r w:rsidRPr="008211E8">
              <w:rPr>
                <w:rFonts w:ascii="Calibri" w:hAnsi="Calibri" w:cs="Calibri"/>
              </w:rPr>
              <w:t>Il gestore clicca su “Controlla ordini”</w:t>
            </w:r>
          </w:p>
        </w:tc>
        <w:tc>
          <w:tcPr>
            <w:tcW w:w="3328" w:type="dxa"/>
            <w:tcBorders>
              <w:top w:val="single" w:sz="4" w:space="0" w:color="auto"/>
              <w:left w:val="single" w:sz="4" w:space="0" w:color="auto"/>
              <w:bottom w:val="single" w:sz="4" w:space="0" w:color="auto"/>
              <w:right w:val="single" w:sz="4" w:space="0" w:color="auto"/>
            </w:tcBorders>
          </w:tcPr>
          <w:p w14:paraId="6BC5852C" w14:textId="77777777" w:rsidR="008211E8" w:rsidRPr="008211E8" w:rsidRDefault="008211E8">
            <w:pPr>
              <w:spacing w:line="254" w:lineRule="auto"/>
              <w:rPr>
                <w:rFonts w:ascii="Calibri" w:hAnsi="Calibri" w:cs="Calibri"/>
              </w:rPr>
            </w:pPr>
          </w:p>
        </w:tc>
      </w:tr>
      <w:tr w:rsidR="008211E8" w14:paraId="08E36F01" w14:textId="77777777" w:rsidTr="00A506B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0453BBD9" w14:textId="77777777" w:rsidR="008211E8" w:rsidRPr="008211E8" w:rsidRDefault="008211E8">
            <w:pPr>
              <w:widowControl/>
              <w:suppressAutoHyphens w:val="0"/>
              <w:spacing w:line="27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1B5A140E" w14:textId="77777777" w:rsidR="008211E8" w:rsidRPr="008211E8" w:rsidRDefault="008211E8">
            <w:pPr>
              <w:spacing w:line="254"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69C0149B" w14:textId="77777777" w:rsidR="008211E8" w:rsidRPr="008211E8" w:rsidRDefault="008211E8" w:rsidP="008211E8">
            <w:pPr>
              <w:numPr>
                <w:ilvl w:val="0"/>
                <w:numId w:val="47"/>
              </w:numPr>
              <w:spacing w:line="254" w:lineRule="auto"/>
              <w:rPr>
                <w:rFonts w:ascii="Calibri" w:hAnsi="Calibri" w:cs="Calibri"/>
              </w:rPr>
            </w:pPr>
            <w:r w:rsidRPr="008211E8">
              <w:rPr>
                <w:rFonts w:ascii="Calibri" w:hAnsi="Calibri" w:cs="Calibri"/>
              </w:rPr>
              <w:t>Il sistema reindirizza il gestore alla pagina degli ordini del sito</w:t>
            </w:r>
          </w:p>
        </w:tc>
      </w:tr>
      <w:tr w:rsidR="008211E8" w14:paraId="7CB9322F"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18263409" w14:textId="77777777" w:rsidR="008211E8" w:rsidRPr="008211E8" w:rsidRDefault="008211E8">
            <w:pPr>
              <w:spacing w:line="254" w:lineRule="auto"/>
              <w:rPr>
                <w:rFonts w:ascii="Calibri" w:hAnsi="Calibri" w:cs="Calibri"/>
              </w:rPr>
            </w:pPr>
            <w:r w:rsidRPr="008211E8">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0CA6F95E" w14:textId="77777777" w:rsidR="008211E8" w:rsidRPr="008211E8" w:rsidRDefault="008211E8">
            <w:pPr>
              <w:spacing w:line="254" w:lineRule="auto"/>
              <w:rPr>
                <w:rFonts w:ascii="Calibri" w:hAnsi="Calibri" w:cs="Calibri"/>
              </w:rPr>
            </w:pPr>
          </w:p>
        </w:tc>
      </w:tr>
      <w:tr w:rsidR="008211E8" w14:paraId="791C7310"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67C72743" w14:textId="77777777" w:rsidR="008211E8" w:rsidRPr="008211E8" w:rsidRDefault="008211E8">
            <w:pPr>
              <w:spacing w:line="254" w:lineRule="auto"/>
              <w:rPr>
                <w:rFonts w:ascii="Calibri" w:hAnsi="Calibri" w:cs="Calibri"/>
              </w:rPr>
            </w:pPr>
            <w:r w:rsidRPr="008211E8">
              <w:rPr>
                <w:rFonts w:ascii="Calibri" w:hAnsi="Calibri" w:cs="Calibri"/>
              </w:rPr>
              <w:t xml:space="preserve">Exit </w:t>
            </w:r>
            <w:proofErr w:type="spellStart"/>
            <w:r w:rsidRPr="008211E8">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5E3A2EA6" w14:textId="6D7BCACC" w:rsidR="008211E8" w:rsidRPr="008211E8" w:rsidRDefault="008211E8">
            <w:pPr>
              <w:spacing w:line="254" w:lineRule="auto"/>
              <w:rPr>
                <w:rFonts w:ascii="Calibri" w:hAnsi="Calibri" w:cs="Calibri"/>
              </w:rPr>
            </w:pPr>
            <w:r w:rsidRPr="008211E8">
              <w:rPr>
                <w:rFonts w:ascii="Calibri" w:hAnsi="Calibri" w:cs="Calibri"/>
              </w:rPr>
              <w:t xml:space="preserve">Il gestore ordini si trova sulla pagina </w:t>
            </w:r>
            <w:r w:rsidR="002E7171">
              <w:rPr>
                <w:rFonts w:ascii="Calibri" w:hAnsi="Calibri" w:cs="Calibri"/>
              </w:rPr>
              <w:t>contenente la lista di tutti gli ordini ricevuti, dal più recente al più datato</w:t>
            </w:r>
          </w:p>
        </w:tc>
      </w:tr>
    </w:tbl>
    <w:p w14:paraId="5810A113" w14:textId="77777777" w:rsidR="00662BD4" w:rsidRPr="008211E8" w:rsidRDefault="00662BD4" w:rsidP="008211E8">
      <w:pPr>
        <w:rPr>
          <w:rFonts w:ascii="Calibri" w:hAnsi="Calibri" w:cs="Calibri"/>
        </w:rPr>
      </w:pPr>
    </w:p>
    <w:p w14:paraId="1D490CBD" w14:textId="292A95B9" w:rsidR="008211E8" w:rsidRPr="008211E8" w:rsidRDefault="008211E8" w:rsidP="008211E8">
      <w:pPr>
        <w:rPr>
          <w:rFonts w:ascii="Calibri" w:hAnsi="Calibri" w:cs="Calibri"/>
        </w:rPr>
      </w:pPr>
      <w:r w:rsidRPr="008211E8">
        <w:rPr>
          <w:rFonts w:ascii="Calibri" w:hAnsi="Calibri" w:cs="Calibri"/>
        </w:rPr>
        <w:lastRenderedPageBreak/>
        <w:t xml:space="preserve">Caso d’Uso </w:t>
      </w:r>
      <w:r w:rsidR="001B76F6">
        <w:rPr>
          <w:rFonts w:ascii="Calibri" w:hAnsi="Calibri" w:cs="Calibri"/>
        </w:rPr>
        <w:t>19</w:t>
      </w:r>
      <w:r w:rsidRPr="008211E8">
        <w:rPr>
          <w:rFonts w:ascii="Calibri" w:hAnsi="Calibri" w:cs="Calibri"/>
        </w:rPr>
        <w:t>: Conferma ordine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1"/>
        <w:gridCol w:w="3328"/>
        <w:gridCol w:w="3328"/>
      </w:tblGrid>
      <w:tr w:rsidR="008211E8" w14:paraId="081174D1" w14:textId="77777777" w:rsidTr="006A77BA">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167A6C1B" w14:textId="77777777" w:rsidR="008211E8" w:rsidRPr="008211E8" w:rsidRDefault="008211E8">
            <w:pPr>
              <w:rPr>
                <w:rFonts w:ascii="Calibri" w:hAnsi="Calibri" w:cs="Calibri"/>
              </w:rPr>
            </w:pPr>
            <w:r w:rsidRPr="008211E8">
              <w:rPr>
                <w:rFonts w:ascii="Calibri" w:hAnsi="Calibri" w:cs="Calibri"/>
                <w:kern w:val="0"/>
              </w:rPr>
              <w:t>Nome Caso d’Uso</w:t>
            </w:r>
          </w:p>
        </w:tc>
        <w:tc>
          <w:tcPr>
            <w:tcW w:w="6656" w:type="dxa"/>
            <w:gridSpan w:val="2"/>
            <w:tcBorders>
              <w:top w:val="single" w:sz="4" w:space="0" w:color="auto"/>
              <w:left w:val="single" w:sz="4" w:space="0" w:color="auto"/>
              <w:bottom w:val="single" w:sz="4" w:space="0" w:color="auto"/>
              <w:right w:val="single" w:sz="4" w:space="0" w:color="auto"/>
            </w:tcBorders>
            <w:shd w:val="clear" w:color="auto" w:fill="auto"/>
            <w:hideMark/>
          </w:tcPr>
          <w:p w14:paraId="7191F92F" w14:textId="385E6861" w:rsidR="008211E8" w:rsidRPr="008211E8" w:rsidRDefault="008211E8">
            <w:pPr>
              <w:rPr>
                <w:rFonts w:ascii="Calibri" w:hAnsi="Calibri" w:cs="Calibri"/>
              </w:rPr>
            </w:pPr>
            <w:r w:rsidRPr="008211E8">
              <w:rPr>
                <w:rFonts w:ascii="Calibri" w:hAnsi="Calibri" w:cs="Calibri"/>
              </w:rPr>
              <w:t xml:space="preserve">UC </w:t>
            </w:r>
            <w:r w:rsidR="001B76F6">
              <w:rPr>
                <w:rFonts w:ascii="Calibri" w:hAnsi="Calibri" w:cs="Calibri"/>
              </w:rPr>
              <w:t>19</w:t>
            </w:r>
            <w:r w:rsidRPr="008211E8">
              <w:rPr>
                <w:rFonts w:ascii="Calibri" w:hAnsi="Calibri" w:cs="Calibri"/>
              </w:rPr>
              <w:t xml:space="preserve"> – </w:t>
            </w:r>
            <w:r w:rsidR="001B21A3">
              <w:rPr>
                <w:rFonts w:ascii="Calibri" w:hAnsi="Calibri" w:cs="Calibri"/>
              </w:rPr>
              <w:t>Segna come spedito</w:t>
            </w:r>
          </w:p>
        </w:tc>
      </w:tr>
      <w:tr w:rsidR="008211E8" w14:paraId="1D3219BF" w14:textId="77777777" w:rsidTr="006A77BA">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20BB2967" w14:textId="77777777" w:rsidR="008211E8" w:rsidRPr="008211E8" w:rsidRDefault="008211E8">
            <w:pPr>
              <w:rPr>
                <w:rFonts w:ascii="Calibri" w:hAnsi="Calibri" w:cs="Calibri"/>
              </w:rPr>
            </w:pPr>
            <w:r w:rsidRPr="008211E8">
              <w:rPr>
                <w:rFonts w:ascii="Calibri" w:hAnsi="Calibri" w:cs="Calibri"/>
              </w:rPr>
              <w:t>Attori</w:t>
            </w:r>
          </w:p>
        </w:tc>
        <w:tc>
          <w:tcPr>
            <w:tcW w:w="6656" w:type="dxa"/>
            <w:gridSpan w:val="2"/>
            <w:tcBorders>
              <w:top w:val="single" w:sz="4" w:space="0" w:color="auto"/>
              <w:left w:val="single" w:sz="4" w:space="0" w:color="auto"/>
              <w:bottom w:val="single" w:sz="4" w:space="0" w:color="auto"/>
              <w:right w:val="single" w:sz="4" w:space="0" w:color="auto"/>
            </w:tcBorders>
            <w:shd w:val="clear" w:color="auto" w:fill="auto"/>
            <w:hideMark/>
          </w:tcPr>
          <w:p w14:paraId="47302617" w14:textId="3147D7D0" w:rsidR="008211E8" w:rsidRPr="008211E8" w:rsidRDefault="008211E8">
            <w:pPr>
              <w:rPr>
                <w:rFonts w:ascii="Calibri" w:hAnsi="Calibri" w:cs="Calibri"/>
              </w:rPr>
            </w:pPr>
            <w:r w:rsidRPr="008211E8">
              <w:rPr>
                <w:rFonts w:ascii="Calibri" w:hAnsi="Calibri" w:cs="Calibri"/>
              </w:rPr>
              <w:t xml:space="preserve">Gestore </w:t>
            </w:r>
            <w:r w:rsidR="002E7171">
              <w:rPr>
                <w:rFonts w:ascii="Calibri" w:hAnsi="Calibri" w:cs="Calibri"/>
              </w:rPr>
              <w:t xml:space="preserve">degli </w:t>
            </w:r>
            <w:r w:rsidRPr="008211E8">
              <w:rPr>
                <w:rFonts w:ascii="Calibri" w:hAnsi="Calibri" w:cs="Calibri"/>
              </w:rPr>
              <w:t>ordini</w:t>
            </w:r>
          </w:p>
        </w:tc>
      </w:tr>
      <w:tr w:rsidR="008211E8" w14:paraId="680AED5C" w14:textId="77777777" w:rsidTr="006A77BA">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2612829D" w14:textId="77777777" w:rsidR="008211E8" w:rsidRPr="008211E8" w:rsidRDefault="008211E8">
            <w:pPr>
              <w:rPr>
                <w:rFonts w:ascii="Calibri" w:hAnsi="Calibri" w:cs="Calibri"/>
              </w:rPr>
            </w:pPr>
            <w:r w:rsidRPr="008211E8">
              <w:rPr>
                <w:rFonts w:ascii="Calibri" w:hAnsi="Calibri" w:cs="Calibri"/>
              </w:rPr>
              <w:t xml:space="preserve">Entry </w:t>
            </w:r>
            <w:proofErr w:type="spellStart"/>
            <w:r w:rsidRPr="008211E8">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shd w:val="clear" w:color="auto" w:fill="auto"/>
            <w:hideMark/>
          </w:tcPr>
          <w:p w14:paraId="2F298CCA" w14:textId="513977CE" w:rsidR="008211E8" w:rsidRPr="008211E8" w:rsidRDefault="008211E8">
            <w:pPr>
              <w:rPr>
                <w:rFonts w:ascii="Calibri" w:hAnsi="Calibri" w:cs="Calibri"/>
              </w:rPr>
            </w:pPr>
            <w:r w:rsidRPr="008211E8">
              <w:rPr>
                <w:rFonts w:ascii="Calibri" w:hAnsi="Calibri" w:cs="Calibri"/>
              </w:rPr>
              <w:t xml:space="preserve">Il gestore degli ordini si trova </w:t>
            </w:r>
            <w:r w:rsidR="004C1C10">
              <w:rPr>
                <w:rFonts w:ascii="Calibri" w:hAnsi="Calibri" w:cs="Calibri"/>
              </w:rPr>
              <w:t>nella pagina di dettaglio dell’odine che vuole aggiornare</w:t>
            </w:r>
            <w:r w:rsidRPr="008211E8">
              <w:rPr>
                <w:rFonts w:ascii="Calibri" w:hAnsi="Calibri" w:cs="Calibri"/>
              </w:rPr>
              <w:t xml:space="preserve"> </w:t>
            </w:r>
          </w:p>
        </w:tc>
      </w:tr>
      <w:tr w:rsidR="008211E8" w14:paraId="0DC3B40C" w14:textId="77777777" w:rsidTr="006A77BA">
        <w:trPr>
          <w:trHeight w:val="135"/>
        </w:trPr>
        <w:tc>
          <w:tcPr>
            <w:tcW w:w="2971" w:type="dxa"/>
            <w:vMerge w:val="restart"/>
            <w:tcBorders>
              <w:top w:val="single" w:sz="4" w:space="0" w:color="auto"/>
              <w:left w:val="single" w:sz="4" w:space="0" w:color="auto"/>
              <w:bottom w:val="single" w:sz="4" w:space="0" w:color="auto"/>
              <w:right w:val="single" w:sz="4" w:space="0" w:color="auto"/>
            </w:tcBorders>
            <w:shd w:val="clear" w:color="auto" w:fill="FF0000"/>
            <w:hideMark/>
          </w:tcPr>
          <w:p w14:paraId="0640C34F" w14:textId="77777777" w:rsidR="008211E8" w:rsidRPr="008211E8" w:rsidRDefault="008211E8">
            <w:pPr>
              <w:rPr>
                <w:rFonts w:ascii="Calibri" w:hAnsi="Calibri" w:cs="Calibri"/>
              </w:rPr>
            </w:pPr>
            <w:r w:rsidRPr="008211E8">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7D915BDA" w14:textId="77777777" w:rsidR="008211E8" w:rsidRPr="008211E8" w:rsidRDefault="008211E8">
            <w:pPr>
              <w:jc w:val="center"/>
              <w:rPr>
                <w:rFonts w:ascii="Calibri" w:hAnsi="Calibri" w:cs="Calibri"/>
              </w:rPr>
            </w:pPr>
            <w:r w:rsidRPr="008211E8">
              <w:rPr>
                <w:rFonts w:ascii="Calibri" w:hAnsi="Calibri" w:cs="Calibri"/>
              </w:rPr>
              <w:t>Utente</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4C7DB634" w14:textId="77777777" w:rsidR="008211E8" w:rsidRPr="008211E8" w:rsidRDefault="008211E8">
            <w:pPr>
              <w:jc w:val="center"/>
              <w:rPr>
                <w:rFonts w:ascii="Calibri" w:hAnsi="Calibri" w:cs="Calibri"/>
              </w:rPr>
            </w:pPr>
            <w:r w:rsidRPr="008211E8">
              <w:rPr>
                <w:rFonts w:ascii="Calibri" w:hAnsi="Calibri" w:cs="Calibri"/>
              </w:rPr>
              <w:t>Sistema</w:t>
            </w:r>
          </w:p>
        </w:tc>
      </w:tr>
      <w:tr w:rsidR="008211E8" w14:paraId="4A3AA20B" w14:textId="77777777" w:rsidTr="00A506B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27DEEAF5" w14:textId="77777777" w:rsidR="008211E8" w:rsidRPr="008211E8" w:rsidRDefault="008211E8">
            <w:pPr>
              <w:widowControl/>
              <w:suppressAutoHyphens w:val="0"/>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shd w:val="clear" w:color="auto" w:fill="auto"/>
            <w:hideMark/>
          </w:tcPr>
          <w:p w14:paraId="2DE86E21" w14:textId="5EBA16C0" w:rsidR="002E7171" w:rsidRPr="002E7171" w:rsidRDefault="008211E8" w:rsidP="002E7171">
            <w:pPr>
              <w:pStyle w:val="Paragrafoelenco"/>
              <w:numPr>
                <w:ilvl w:val="0"/>
                <w:numId w:val="45"/>
              </w:numPr>
              <w:spacing w:after="0" w:line="240" w:lineRule="auto"/>
              <w:rPr>
                <w:rFonts w:cs="Calibri"/>
              </w:rPr>
            </w:pPr>
            <w:r w:rsidRPr="008211E8">
              <w:rPr>
                <w:rFonts w:cs="Calibri"/>
              </w:rPr>
              <w:t xml:space="preserve">Il </w:t>
            </w:r>
            <w:r w:rsidR="00806A35">
              <w:rPr>
                <w:rFonts w:cs="Calibri"/>
              </w:rPr>
              <w:t xml:space="preserve">gestore marcherà l’odine come </w:t>
            </w:r>
            <w:r w:rsidR="001B21A3">
              <w:rPr>
                <w:rFonts w:cs="Calibri"/>
              </w:rPr>
              <w:t>“Spedito”</w:t>
            </w:r>
          </w:p>
        </w:tc>
        <w:tc>
          <w:tcPr>
            <w:tcW w:w="3328" w:type="dxa"/>
            <w:tcBorders>
              <w:top w:val="single" w:sz="4" w:space="0" w:color="auto"/>
              <w:left w:val="single" w:sz="4" w:space="0" w:color="auto"/>
              <w:bottom w:val="single" w:sz="4" w:space="0" w:color="auto"/>
              <w:right w:val="single" w:sz="4" w:space="0" w:color="auto"/>
            </w:tcBorders>
            <w:shd w:val="clear" w:color="auto" w:fill="auto"/>
          </w:tcPr>
          <w:p w14:paraId="48D5B983" w14:textId="77777777" w:rsidR="008211E8" w:rsidRPr="008211E8" w:rsidRDefault="008211E8">
            <w:pPr>
              <w:pStyle w:val="Paragrafoelenco"/>
              <w:rPr>
                <w:rFonts w:cs="Calibri"/>
              </w:rPr>
            </w:pPr>
          </w:p>
        </w:tc>
      </w:tr>
      <w:tr w:rsidR="008211E8" w14:paraId="3B53E4CE" w14:textId="77777777" w:rsidTr="00A506B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46675677" w14:textId="77777777" w:rsidR="008211E8" w:rsidRPr="008211E8" w:rsidRDefault="008211E8">
            <w:pPr>
              <w:widowControl/>
              <w:suppressAutoHyphens w:val="0"/>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shd w:val="clear" w:color="auto" w:fill="auto"/>
          </w:tcPr>
          <w:p w14:paraId="056CDE3D" w14:textId="77777777" w:rsidR="008211E8" w:rsidRPr="008211E8" w:rsidRDefault="008211E8">
            <w:pPr>
              <w:pStyle w:val="Paragrafoelenco"/>
              <w:rPr>
                <w:rFonts w:cs="Calibri"/>
              </w:rPr>
            </w:pPr>
          </w:p>
        </w:tc>
        <w:tc>
          <w:tcPr>
            <w:tcW w:w="3328" w:type="dxa"/>
            <w:tcBorders>
              <w:top w:val="single" w:sz="4" w:space="0" w:color="auto"/>
              <w:left w:val="single" w:sz="4" w:space="0" w:color="auto"/>
              <w:bottom w:val="single" w:sz="4" w:space="0" w:color="auto"/>
              <w:right w:val="single" w:sz="4" w:space="0" w:color="auto"/>
            </w:tcBorders>
            <w:shd w:val="clear" w:color="auto" w:fill="auto"/>
            <w:hideMark/>
          </w:tcPr>
          <w:p w14:paraId="735913A7" w14:textId="422DBA44" w:rsidR="00110A42" w:rsidRPr="005C3B77" w:rsidRDefault="008211E8" w:rsidP="005C3B77">
            <w:pPr>
              <w:pStyle w:val="Paragrafoelenco"/>
              <w:numPr>
                <w:ilvl w:val="0"/>
                <w:numId w:val="45"/>
              </w:numPr>
              <w:spacing w:after="0" w:line="240" w:lineRule="auto"/>
              <w:rPr>
                <w:rFonts w:cs="Calibri"/>
              </w:rPr>
            </w:pPr>
            <w:r w:rsidRPr="008211E8">
              <w:rPr>
                <w:rFonts w:cs="Calibri"/>
              </w:rPr>
              <w:t xml:space="preserve">Il sistema </w:t>
            </w:r>
            <w:r w:rsidR="00806A35">
              <w:rPr>
                <w:rFonts w:cs="Calibri"/>
              </w:rPr>
              <w:t>aggiornerà l’ordine</w:t>
            </w:r>
            <w:r w:rsidR="006A77BA">
              <w:rPr>
                <w:rFonts w:cs="Calibri"/>
              </w:rPr>
              <w:t xml:space="preserve"> come “Spedito</w:t>
            </w:r>
          </w:p>
        </w:tc>
      </w:tr>
      <w:tr w:rsidR="008211E8" w14:paraId="60EF0433" w14:textId="77777777" w:rsidTr="006A77BA">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1C7D857C" w14:textId="77777777" w:rsidR="008211E8" w:rsidRPr="008211E8" w:rsidRDefault="008211E8">
            <w:pPr>
              <w:rPr>
                <w:rFonts w:ascii="Calibri" w:hAnsi="Calibri" w:cs="Calibri"/>
              </w:rPr>
            </w:pPr>
            <w:r w:rsidRPr="008211E8">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shd w:val="clear" w:color="auto" w:fill="auto"/>
          </w:tcPr>
          <w:p w14:paraId="1676A6F0" w14:textId="77777777" w:rsidR="008211E8" w:rsidRPr="008211E8" w:rsidRDefault="008211E8">
            <w:pPr>
              <w:rPr>
                <w:rFonts w:ascii="Calibri" w:hAnsi="Calibri" w:cs="Calibri"/>
              </w:rPr>
            </w:pPr>
          </w:p>
        </w:tc>
      </w:tr>
      <w:tr w:rsidR="008211E8" w14:paraId="55232625" w14:textId="77777777" w:rsidTr="006A77BA">
        <w:tc>
          <w:tcPr>
            <w:tcW w:w="2971" w:type="dxa"/>
            <w:tcBorders>
              <w:top w:val="single" w:sz="4" w:space="0" w:color="auto"/>
              <w:left w:val="single" w:sz="4" w:space="0" w:color="auto"/>
              <w:bottom w:val="single" w:sz="4" w:space="0" w:color="auto"/>
              <w:right w:val="single" w:sz="4" w:space="0" w:color="auto"/>
            </w:tcBorders>
            <w:shd w:val="clear" w:color="auto" w:fill="FF0000"/>
            <w:hideMark/>
          </w:tcPr>
          <w:p w14:paraId="4C810F83" w14:textId="77777777" w:rsidR="008211E8" w:rsidRPr="008211E8" w:rsidRDefault="008211E8">
            <w:pPr>
              <w:rPr>
                <w:rFonts w:ascii="Calibri" w:hAnsi="Calibri" w:cs="Calibri"/>
              </w:rPr>
            </w:pPr>
            <w:r w:rsidRPr="008211E8">
              <w:rPr>
                <w:rFonts w:ascii="Calibri" w:hAnsi="Calibri" w:cs="Calibri"/>
              </w:rPr>
              <w:t xml:space="preserve">Exit </w:t>
            </w:r>
            <w:proofErr w:type="spellStart"/>
            <w:r w:rsidRPr="008211E8">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shd w:val="clear" w:color="auto" w:fill="auto"/>
            <w:hideMark/>
          </w:tcPr>
          <w:p w14:paraId="0E3CFF84" w14:textId="77777777" w:rsidR="008211E8" w:rsidRPr="008211E8" w:rsidRDefault="008211E8">
            <w:pPr>
              <w:rPr>
                <w:rFonts w:ascii="Calibri" w:hAnsi="Calibri" w:cs="Calibri"/>
              </w:rPr>
            </w:pPr>
            <w:r w:rsidRPr="008211E8">
              <w:rPr>
                <w:rFonts w:ascii="Calibri" w:hAnsi="Calibri" w:cs="Calibri"/>
              </w:rPr>
              <w:t>Lo stato dell’ordine viene aggiornato e il gestore si trova sulla pagina degli ordini</w:t>
            </w:r>
          </w:p>
        </w:tc>
      </w:tr>
    </w:tbl>
    <w:p w14:paraId="407B4650" w14:textId="77777777" w:rsidR="008211E8" w:rsidRDefault="008211E8" w:rsidP="008211E8">
      <w:pPr>
        <w:rPr>
          <w:rFonts w:ascii="Calibri" w:hAnsi="Calibri" w:cs="Calibri"/>
        </w:rPr>
      </w:pPr>
    </w:p>
    <w:p w14:paraId="0FFC20C9" w14:textId="77777777" w:rsidR="00C957F2" w:rsidRDefault="00C957F2" w:rsidP="008211E8">
      <w:pPr>
        <w:rPr>
          <w:rFonts w:ascii="Calibri" w:hAnsi="Calibri" w:cs="Calibri"/>
        </w:rPr>
      </w:pPr>
    </w:p>
    <w:p w14:paraId="6594A220" w14:textId="77777777" w:rsidR="00C957F2" w:rsidRDefault="00C957F2" w:rsidP="008211E8">
      <w:pPr>
        <w:rPr>
          <w:rFonts w:ascii="Calibri" w:hAnsi="Calibri" w:cs="Calibri"/>
        </w:rPr>
      </w:pPr>
    </w:p>
    <w:p w14:paraId="6DB9C2B7" w14:textId="77777777" w:rsidR="00C957F2" w:rsidRDefault="00C957F2" w:rsidP="008211E8">
      <w:pPr>
        <w:rPr>
          <w:rFonts w:ascii="Calibri" w:hAnsi="Calibri" w:cs="Calibri"/>
        </w:rPr>
      </w:pPr>
    </w:p>
    <w:p w14:paraId="7EB89E5C" w14:textId="77777777" w:rsidR="00C957F2" w:rsidRPr="008211E8" w:rsidRDefault="00C957F2" w:rsidP="008211E8">
      <w:pPr>
        <w:rPr>
          <w:rFonts w:ascii="Calibri" w:hAnsi="Calibri" w:cs="Calibri"/>
        </w:rPr>
      </w:pPr>
    </w:p>
    <w:p w14:paraId="544541FA" w14:textId="4CCD4AB1" w:rsidR="008211E8" w:rsidRPr="008211E8" w:rsidRDefault="008211E8" w:rsidP="008211E8">
      <w:pPr>
        <w:rPr>
          <w:rFonts w:ascii="Calibri" w:hAnsi="Calibri" w:cs="Calibri"/>
        </w:rPr>
      </w:pPr>
      <w:r w:rsidRPr="008211E8">
        <w:rPr>
          <w:rFonts w:ascii="Calibri" w:hAnsi="Calibri" w:cs="Calibri"/>
        </w:rPr>
        <w:t xml:space="preserve">Caso d’Uso </w:t>
      </w:r>
      <w:r w:rsidR="001B76F6">
        <w:rPr>
          <w:rFonts w:ascii="Calibri" w:hAnsi="Calibri" w:cs="Calibri"/>
        </w:rPr>
        <w:t>20</w:t>
      </w:r>
      <w:r w:rsidRPr="008211E8">
        <w:rPr>
          <w:rFonts w:ascii="Calibri" w:hAnsi="Calibri" w:cs="Calibri"/>
        </w:rPr>
        <w:t>: Annulla ordine</w:t>
      </w:r>
    </w:p>
    <w:tbl>
      <w:tblPr>
        <w:tblW w:w="0" w:type="auto"/>
        <w:tblLook w:val="04A0" w:firstRow="1" w:lastRow="0" w:firstColumn="1" w:lastColumn="0" w:noHBand="0" w:noVBand="1"/>
      </w:tblPr>
      <w:tblGrid>
        <w:gridCol w:w="2971"/>
        <w:gridCol w:w="3328"/>
        <w:gridCol w:w="3328"/>
      </w:tblGrid>
      <w:tr w:rsidR="008211E8" w14:paraId="3720D435"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000108A3" w14:textId="77777777" w:rsidR="008211E8" w:rsidRPr="008211E8" w:rsidRDefault="008211E8">
            <w:pPr>
              <w:spacing w:line="254" w:lineRule="auto"/>
              <w:rPr>
                <w:rFonts w:ascii="Calibri" w:hAnsi="Calibri" w:cs="Calibri"/>
              </w:rPr>
            </w:pPr>
            <w:r w:rsidRPr="008211E8">
              <w:rPr>
                <w:rFonts w:ascii="Calibri" w:hAnsi="Calibri" w:cs="Calibr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42B50F82" w14:textId="62179F4D" w:rsidR="008211E8" w:rsidRPr="008211E8" w:rsidRDefault="008211E8">
            <w:pPr>
              <w:spacing w:line="254" w:lineRule="auto"/>
              <w:rPr>
                <w:rFonts w:ascii="Calibri" w:hAnsi="Calibri" w:cs="Calibri"/>
              </w:rPr>
            </w:pPr>
            <w:r w:rsidRPr="008211E8">
              <w:rPr>
                <w:rFonts w:ascii="Calibri" w:hAnsi="Calibri" w:cs="Calibri"/>
              </w:rPr>
              <w:t xml:space="preserve">UC </w:t>
            </w:r>
            <w:r w:rsidR="001B76F6">
              <w:rPr>
                <w:rFonts w:ascii="Calibri" w:hAnsi="Calibri" w:cs="Calibri"/>
              </w:rPr>
              <w:t>20</w:t>
            </w:r>
            <w:r w:rsidRPr="008211E8">
              <w:rPr>
                <w:rFonts w:ascii="Calibri" w:hAnsi="Calibri" w:cs="Calibri"/>
              </w:rPr>
              <w:t xml:space="preserve"> – Annulla ordine</w:t>
            </w:r>
          </w:p>
        </w:tc>
      </w:tr>
      <w:tr w:rsidR="008211E8" w14:paraId="7F4EB28D"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0179BEC3" w14:textId="77777777" w:rsidR="008211E8" w:rsidRPr="008211E8" w:rsidRDefault="008211E8">
            <w:pPr>
              <w:spacing w:line="254" w:lineRule="auto"/>
              <w:rPr>
                <w:rFonts w:ascii="Calibri" w:hAnsi="Calibri" w:cs="Calibri"/>
              </w:rPr>
            </w:pPr>
            <w:r w:rsidRPr="008211E8">
              <w:rPr>
                <w:rFonts w:ascii="Calibri" w:hAnsi="Calibri" w:cs="Calibr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3697F996" w14:textId="77777777" w:rsidR="008211E8" w:rsidRPr="008211E8" w:rsidRDefault="008211E8">
            <w:pPr>
              <w:spacing w:line="254" w:lineRule="auto"/>
              <w:rPr>
                <w:rFonts w:ascii="Calibri" w:hAnsi="Calibri" w:cs="Calibri"/>
              </w:rPr>
            </w:pPr>
            <w:r w:rsidRPr="008211E8">
              <w:rPr>
                <w:rFonts w:ascii="Calibri" w:hAnsi="Calibri" w:cs="Calibri"/>
              </w:rPr>
              <w:t>Gestore degli ordini</w:t>
            </w:r>
          </w:p>
        </w:tc>
      </w:tr>
      <w:tr w:rsidR="008211E8" w14:paraId="4A897DC3"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0924C655" w14:textId="77777777" w:rsidR="008211E8" w:rsidRPr="008211E8" w:rsidRDefault="008211E8">
            <w:pPr>
              <w:spacing w:line="254" w:lineRule="auto"/>
              <w:rPr>
                <w:rFonts w:ascii="Calibri" w:hAnsi="Calibri" w:cs="Calibri"/>
              </w:rPr>
            </w:pPr>
            <w:r w:rsidRPr="008211E8">
              <w:rPr>
                <w:rFonts w:ascii="Calibri" w:hAnsi="Calibri" w:cs="Calibri"/>
              </w:rPr>
              <w:t xml:space="preserve">Entry </w:t>
            </w:r>
            <w:proofErr w:type="spellStart"/>
            <w:r w:rsidRPr="008211E8">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62D96F23" w14:textId="4C2FE611" w:rsidR="008211E8" w:rsidRPr="008211E8" w:rsidRDefault="008211E8">
            <w:pPr>
              <w:spacing w:line="254" w:lineRule="auto"/>
              <w:rPr>
                <w:rFonts w:ascii="Calibri" w:hAnsi="Calibri" w:cs="Calibri"/>
              </w:rPr>
            </w:pPr>
            <w:r w:rsidRPr="008211E8">
              <w:rPr>
                <w:rFonts w:ascii="Calibri" w:hAnsi="Calibri" w:cs="Calibri"/>
              </w:rPr>
              <w:t xml:space="preserve">Il gestore degli ordini si trova sulla pagina </w:t>
            </w:r>
            <w:r w:rsidR="005C3B77">
              <w:rPr>
                <w:rFonts w:ascii="Calibri" w:hAnsi="Calibri" w:cs="Calibri"/>
              </w:rPr>
              <w:t>di dettaglio dell’ordine selezionato</w:t>
            </w:r>
          </w:p>
        </w:tc>
      </w:tr>
      <w:tr w:rsidR="008211E8" w14:paraId="1837AE4C" w14:textId="77777777" w:rsidTr="00A506B6">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FF0000"/>
            <w:hideMark/>
          </w:tcPr>
          <w:p w14:paraId="17AA78D6" w14:textId="77777777" w:rsidR="008211E8" w:rsidRPr="008211E8" w:rsidRDefault="008211E8">
            <w:pPr>
              <w:spacing w:line="254" w:lineRule="auto"/>
              <w:rPr>
                <w:rFonts w:ascii="Calibri" w:hAnsi="Calibri" w:cs="Calibri"/>
              </w:rPr>
            </w:pPr>
            <w:r w:rsidRPr="008211E8">
              <w:rPr>
                <w:rFonts w:ascii="Calibri" w:hAnsi="Calibri" w:cs="Calibr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01EA58CD" w14:textId="77777777" w:rsidR="008211E8" w:rsidRPr="008211E8" w:rsidRDefault="008211E8">
            <w:pPr>
              <w:spacing w:line="254" w:lineRule="auto"/>
              <w:jc w:val="center"/>
              <w:rPr>
                <w:rFonts w:ascii="Calibri" w:hAnsi="Calibri" w:cs="Calibri"/>
              </w:rPr>
            </w:pPr>
            <w:r w:rsidRPr="008211E8">
              <w:rPr>
                <w:rFonts w:ascii="Calibri" w:hAnsi="Calibri" w:cs="Calibri"/>
              </w:rPr>
              <w:t>Utente</w:t>
            </w:r>
          </w:p>
        </w:tc>
        <w:tc>
          <w:tcPr>
            <w:tcW w:w="3328" w:type="dxa"/>
            <w:tcBorders>
              <w:top w:val="single" w:sz="4" w:space="0" w:color="auto"/>
              <w:left w:val="single" w:sz="4" w:space="0" w:color="auto"/>
              <w:bottom w:val="single" w:sz="4" w:space="0" w:color="auto"/>
              <w:right w:val="single" w:sz="4" w:space="0" w:color="auto"/>
            </w:tcBorders>
            <w:shd w:val="clear" w:color="auto" w:fill="FF0000"/>
            <w:hideMark/>
          </w:tcPr>
          <w:p w14:paraId="165D66A6" w14:textId="77777777" w:rsidR="008211E8" w:rsidRPr="008211E8" w:rsidRDefault="008211E8">
            <w:pPr>
              <w:spacing w:line="254" w:lineRule="auto"/>
              <w:jc w:val="center"/>
              <w:rPr>
                <w:rFonts w:ascii="Calibri" w:hAnsi="Calibri" w:cs="Calibri"/>
              </w:rPr>
            </w:pPr>
            <w:r w:rsidRPr="008211E8">
              <w:rPr>
                <w:rFonts w:ascii="Calibri" w:hAnsi="Calibri" w:cs="Calibri"/>
              </w:rPr>
              <w:t>Sistema</w:t>
            </w:r>
          </w:p>
        </w:tc>
      </w:tr>
      <w:tr w:rsidR="008211E8" w14:paraId="6C478800" w14:textId="77777777" w:rsidTr="00A506B6">
        <w:trPr>
          <w:trHeight w:val="689"/>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2B2668BC" w14:textId="77777777" w:rsidR="008211E8" w:rsidRPr="008211E8" w:rsidRDefault="008211E8">
            <w:pPr>
              <w:widowControl/>
              <w:suppressAutoHyphens w:val="0"/>
              <w:spacing w:line="27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7B8CC6F1" w14:textId="567A9089" w:rsidR="008211E8" w:rsidRPr="008211E8" w:rsidRDefault="008211E8" w:rsidP="008211E8">
            <w:pPr>
              <w:pStyle w:val="Paragrafoelenco"/>
              <w:numPr>
                <w:ilvl w:val="0"/>
                <w:numId w:val="46"/>
              </w:numPr>
              <w:spacing w:line="254" w:lineRule="auto"/>
              <w:rPr>
                <w:rFonts w:cs="Calibri"/>
                <w:kern w:val="2"/>
              </w:rPr>
            </w:pPr>
            <w:r w:rsidRPr="008211E8">
              <w:rPr>
                <w:rFonts w:cs="Calibri"/>
                <w:kern w:val="2"/>
              </w:rPr>
              <w:t>Il gestore degli ordini clicca su “</w:t>
            </w:r>
            <w:r w:rsidR="00B66571">
              <w:rPr>
                <w:rFonts w:cs="Calibri"/>
                <w:kern w:val="2"/>
              </w:rPr>
              <w:t>A</w:t>
            </w:r>
            <w:r w:rsidRPr="008211E8">
              <w:rPr>
                <w:rFonts w:cs="Calibri"/>
                <w:kern w:val="2"/>
              </w:rPr>
              <w:t xml:space="preserve">nnulla </w:t>
            </w:r>
            <w:r w:rsidR="00B66571">
              <w:rPr>
                <w:rFonts w:cs="Calibri"/>
                <w:kern w:val="2"/>
              </w:rPr>
              <w:t>ordine</w:t>
            </w:r>
            <w:r w:rsidRPr="008211E8">
              <w:rPr>
                <w:rFonts w:cs="Calibri"/>
                <w:kern w:val="2"/>
              </w:rPr>
              <w:t>”</w:t>
            </w:r>
          </w:p>
        </w:tc>
        <w:tc>
          <w:tcPr>
            <w:tcW w:w="3328" w:type="dxa"/>
            <w:tcBorders>
              <w:top w:val="single" w:sz="4" w:space="0" w:color="auto"/>
              <w:left w:val="single" w:sz="4" w:space="0" w:color="auto"/>
              <w:bottom w:val="single" w:sz="4" w:space="0" w:color="auto"/>
              <w:right w:val="single" w:sz="4" w:space="0" w:color="auto"/>
            </w:tcBorders>
          </w:tcPr>
          <w:p w14:paraId="62B8F2CD" w14:textId="77777777" w:rsidR="008211E8" w:rsidRPr="008211E8" w:rsidRDefault="008211E8">
            <w:pPr>
              <w:spacing w:line="254" w:lineRule="auto"/>
              <w:rPr>
                <w:rFonts w:ascii="Calibri" w:hAnsi="Calibri" w:cs="Calibri"/>
              </w:rPr>
            </w:pPr>
          </w:p>
        </w:tc>
      </w:tr>
      <w:tr w:rsidR="008211E8" w14:paraId="0E1E30E1" w14:textId="77777777" w:rsidTr="00A506B6">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FF0000"/>
            <w:vAlign w:val="center"/>
            <w:hideMark/>
          </w:tcPr>
          <w:p w14:paraId="0F394690" w14:textId="77777777" w:rsidR="008211E8" w:rsidRPr="008211E8" w:rsidRDefault="008211E8">
            <w:pPr>
              <w:widowControl/>
              <w:suppressAutoHyphens w:val="0"/>
              <w:spacing w:line="276"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tcPr>
          <w:p w14:paraId="2354BEC8" w14:textId="77777777" w:rsidR="008211E8" w:rsidRPr="008211E8" w:rsidRDefault="008211E8">
            <w:pPr>
              <w:spacing w:line="254" w:lineRule="auto"/>
              <w:rPr>
                <w:rFonts w:ascii="Calibri" w:hAnsi="Calibri" w:cs="Calibri"/>
              </w:rPr>
            </w:pPr>
          </w:p>
        </w:tc>
        <w:tc>
          <w:tcPr>
            <w:tcW w:w="3328" w:type="dxa"/>
            <w:tcBorders>
              <w:top w:val="single" w:sz="4" w:space="0" w:color="auto"/>
              <w:left w:val="single" w:sz="4" w:space="0" w:color="auto"/>
              <w:bottom w:val="single" w:sz="4" w:space="0" w:color="auto"/>
              <w:right w:val="single" w:sz="4" w:space="0" w:color="auto"/>
            </w:tcBorders>
            <w:hideMark/>
          </w:tcPr>
          <w:p w14:paraId="0527C88A" w14:textId="77777777" w:rsidR="008211E8" w:rsidRPr="008211E8" w:rsidRDefault="008211E8" w:rsidP="008211E8">
            <w:pPr>
              <w:numPr>
                <w:ilvl w:val="0"/>
                <w:numId w:val="46"/>
              </w:numPr>
              <w:spacing w:line="254" w:lineRule="auto"/>
              <w:rPr>
                <w:rFonts w:ascii="Calibri" w:hAnsi="Calibri" w:cs="Calibri"/>
              </w:rPr>
            </w:pPr>
            <w:r w:rsidRPr="008211E8">
              <w:rPr>
                <w:rFonts w:ascii="Calibri" w:hAnsi="Calibri" w:cs="Calibri"/>
              </w:rPr>
              <w:t>Il sistema aggiorna lo stato dell’ordine indicato contrassegnandolo con “Annullato”</w:t>
            </w:r>
          </w:p>
          <w:p w14:paraId="62450D5A" w14:textId="77777777" w:rsidR="008211E8" w:rsidRPr="008211E8" w:rsidRDefault="008211E8" w:rsidP="008211E8">
            <w:pPr>
              <w:numPr>
                <w:ilvl w:val="0"/>
                <w:numId w:val="46"/>
              </w:numPr>
              <w:spacing w:line="254" w:lineRule="auto"/>
              <w:rPr>
                <w:rFonts w:ascii="Calibri" w:hAnsi="Calibri" w:cs="Calibri"/>
              </w:rPr>
            </w:pPr>
            <w:r w:rsidRPr="008211E8">
              <w:rPr>
                <w:rFonts w:ascii="Calibri" w:hAnsi="Calibri" w:cs="Calibri"/>
              </w:rPr>
              <w:t>Il sistema mostra la lista aggiornata degli ordini con i relativi stati</w:t>
            </w:r>
          </w:p>
        </w:tc>
      </w:tr>
      <w:tr w:rsidR="008211E8" w14:paraId="0E78FB83"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3745F2E4" w14:textId="77777777" w:rsidR="008211E8" w:rsidRPr="008211E8" w:rsidRDefault="008211E8">
            <w:pPr>
              <w:spacing w:line="254" w:lineRule="auto"/>
              <w:rPr>
                <w:rFonts w:ascii="Calibri" w:hAnsi="Calibri" w:cs="Calibri"/>
              </w:rPr>
            </w:pPr>
            <w:r w:rsidRPr="008211E8">
              <w:rPr>
                <w:rFonts w:ascii="Calibri" w:hAnsi="Calibri" w:cs="Calibr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1183F5CA" w14:textId="77777777" w:rsidR="008211E8" w:rsidRPr="008211E8" w:rsidRDefault="008211E8">
            <w:pPr>
              <w:spacing w:line="254" w:lineRule="auto"/>
              <w:rPr>
                <w:rFonts w:ascii="Calibri" w:hAnsi="Calibri" w:cs="Calibri"/>
              </w:rPr>
            </w:pPr>
          </w:p>
        </w:tc>
      </w:tr>
      <w:tr w:rsidR="008211E8" w14:paraId="2AA0E15C" w14:textId="77777777" w:rsidTr="00A506B6">
        <w:tc>
          <w:tcPr>
            <w:tcW w:w="2972" w:type="dxa"/>
            <w:tcBorders>
              <w:top w:val="single" w:sz="4" w:space="0" w:color="auto"/>
              <w:left w:val="single" w:sz="4" w:space="0" w:color="auto"/>
              <w:bottom w:val="single" w:sz="4" w:space="0" w:color="auto"/>
              <w:right w:val="single" w:sz="4" w:space="0" w:color="auto"/>
            </w:tcBorders>
            <w:shd w:val="clear" w:color="auto" w:fill="FF0000"/>
            <w:hideMark/>
          </w:tcPr>
          <w:p w14:paraId="52557BBF" w14:textId="77777777" w:rsidR="008211E8" w:rsidRPr="008211E8" w:rsidRDefault="008211E8">
            <w:pPr>
              <w:spacing w:line="254" w:lineRule="auto"/>
              <w:rPr>
                <w:rFonts w:ascii="Calibri" w:hAnsi="Calibri" w:cs="Calibri"/>
              </w:rPr>
            </w:pPr>
            <w:r w:rsidRPr="008211E8">
              <w:rPr>
                <w:rFonts w:ascii="Calibri" w:hAnsi="Calibri" w:cs="Calibri"/>
              </w:rPr>
              <w:t xml:space="preserve">Exit </w:t>
            </w:r>
            <w:proofErr w:type="spellStart"/>
            <w:r w:rsidRPr="008211E8">
              <w:rPr>
                <w:rFonts w:ascii="Calibri" w:hAnsi="Calibri" w:cs="Calibri"/>
              </w:rP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34794034" w14:textId="77777777" w:rsidR="008211E8" w:rsidRPr="008211E8" w:rsidRDefault="008211E8">
            <w:pPr>
              <w:spacing w:line="254" w:lineRule="auto"/>
              <w:rPr>
                <w:rFonts w:ascii="Calibri" w:hAnsi="Calibri" w:cs="Calibri"/>
              </w:rPr>
            </w:pPr>
            <w:r w:rsidRPr="008211E8">
              <w:rPr>
                <w:rFonts w:ascii="Calibri" w:hAnsi="Calibri" w:cs="Calibri"/>
              </w:rPr>
              <w:t>Lo stato dell’ordine viene aggiornato e il gestore si trova sulla pagina degli ordini</w:t>
            </w:r>
          </w:p>
        </w:tc>
      </w:tr>
    </w:tbl>
    <w:p w14:paraId="78F2516C" w14:textId="77777777" w:rsidR="008211E8" w:rsidRPr="008211E8" w:rsidRDefault="008211E8" w:rsidP="008211E8">
      <w:pPr>
        <w:rPr>
          <w:rFonts w:ascii="Calibri" w:hAnsi="Calibri" w:cs="Calibri"/>
        </w:rPr>
      </w:pPr>
    </w:p>
    <w:p w14:paraId="0A9C3BB1" w14:textId="77777777" w:rsidR="008211E8" w:rsidRDefault="008211E8" w:rsidP="00B46471">
      <w:pPr>
        <w:rPr>
          <w:sz w:val="32"/>
          <w:szCs w:val="32"/>
        </w:rPr>
      </w:pPr>
    </w:p>
    <w:p w14:paraId="4CC6F243" w14:textId="77777777" w:rsidR="00F02008" w:rsidRDefault="00F02008" w:rsidP="00B46471">
      <w:pPr>
        <w:rPr>
          <w:sz w:val="32"/>
          <w:szCs w:val="32"/>
        </w:rPr>
      </w:pPr>
    </w:p>
    <w:p w14:paraId="0D9F1D75" w14:textId="77777777" w:rsidR="00F02008" w:rsidRDefault="00F02008" w:rsidP="00B46471">
      <w:pPr>
        <w:rPr>
          <w:sz w:val="32"/>
          <w:szCs w:val="32"/>
        </w:rPr>
      </w:pPr>
    </w:p>
    <w:p w14:paraId="30A70622" w14:textId="3F36773B" w:rsidR="001157F7" w:rsidRPr="000F2F92" w:rsidRDefault="001157F7" w:rsidP="00B46471">
      <w:pPr>
        <w:rPr>
          <w:sz w:val="32"/>
          <w:szCs w:val="32"/>
        </w:rPr>
      </w:pPr>
      <w:r w:rsidRPr="000F2F92">
        <w:rPr>
          <w:sz w:val="32"/>
          <w:szCs w:val="32"/>
        </w:rPr>
        <w:lastRenderedPageBreak/>
        <w:t>Consegna e Scadenze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11"/>
        <w:gridCol w:w="2808"/>
      </w:tblGrid>
      <w:tr w:rsidR="00F96F3A" w:rsidRPr="00A76445" w14:paraId="6C79FAB8" w14:textId="77777777">
        <w:tc>
          <w:tcPr>
            <w:tcW w:w="6804" w:type="dxa"/>
            <w:shd w:val="clear" w:color="auto" w:fill="auto"/>
          </w:tcPr>
          <w:bookmarkEnd w:id="61"/>
          <w:p w14:paraId="4329B47B" w14:textId="7EADDDE7" w:rsidR="00F96F3A" w:rsidRPr="00A24447" w:rsidRDefault="00A24447">
            <w:pPr>
              <w:tabs>
                <w:tab w:val="left" w:pos="7599"/>
              </w:tabs>
              <w:jc w:val="both"/>
              <w:outlineLvl w:val="0"/>
              <w:rPr>
                <w:bCs/>
              </w:rPr>
            </w:pPr>
            <w:r w:rsidRPr="00A24447">
              <w:rPr>
                <w:bCs/>
                <w:lang w:val="en-US"/>
              </w:rPr>
              <w:t>Requirement Analysis Document</w:t>
            </w:r>
          </w:p>
        </w:tc>
        <w:tc>
          <w:tcPr>
            <w:tcW w:w="2835" w:type="dxa"/>
            <w:shd w:val="clear" w:color="auto" w:fill="auto"/>
          </w:tcPr>
          <w:p w14:paraId="31FDB0F2" w14:textId="77777777" w:rsidR="00F96F3A" w:rsidRPr="00A76445" w:rsidRDefault="00F96F3A">
            <w:pPr>
              <w:tabs>
                <w:tab w:val="left" w:pos="7599"/>
              </w:tabs>
              <w:jc w:val="both"/>
              <w:outlineLvl w:val="0"/>
            </w:pPr>
            <w:bookmarkStart w:id="62" w:name="_Toc148182134"/>
            <w:bookmarkStart w:id="63" w:name="_Toc148182217"/>
            <w:r w:rsidRPr="00A76445">
              <w:t>13/10/2023</w:t>
            </w:r>
            <w:bookmarkEnd w:id="62"/>
            <w:bookmarkEnd w:id="63"/>
          </w:p>
        </w:tc>
      </w:tr>
      <w:tr w:rsidR="00F96F3A" w:rsidRPr="00A76445" w14:paraId="6BA9B4DD" w14:textId="77777777">
        <w:tc>
          <w:tcPr>
            <w:tcW w:w="6804" w:type="dxa"/>
            <w:shd w:val="clear" w:color="auto" w:fill="auto"/>
          </w:tcPr>
          <w:p w14:paraId="1E9457A3" w14:textId="77777777" w:rsidR="00F96F3A" w:rsidRPr="00A76445" w:rsidRDefault="00F96F3A">
            <w:pPr>
              <w:tabs>
                <w:tab w:val="left" w:pos="7599"/>
              </w:tabs>
              <w:jc w:val="both"/>
              <w:outlineLvl w:val="0"/>
            </w:pPr>
            <w:bookmarkStart w:id="64" w:name="_Toc148182135"/>
            <w:bookmarkStart w:id="65" w:name="_Toc148182218"/>
            <w:r w:rsidRPr="00A76445">
              <w:t>Requisiti e casi d’uso</w:t>
            </w:r>
            <w:bookmarkEnd w:id="64"/>
            <w:bookmarkEnd w:id="65"/>
          </w:p>
        </w:tc>
        <w:tc>
          <w:tcPr>
            <w:tcW w:w="2835" w:type="dxa"/>
            <w:shd w:val="clear" w:color="auto" w:fill="auto"/>
          </w:tcPr>
          <w:p w14:paraId="3BF2C62E" w14:textId="77777777" w:rsidR="00F96F3A" w:rsidRPr="00A76445" w:rsidRDefault="00F96F3A">
            <w:pPr>
              <w:tabs>
                <w:tab w:val="left" w:pos="7599"/>
              </w:tabs>
              <w:jc w:val="both"/>
              <w:outlineLvl w:val="0"/>
            </w:pPr>
            <w:bookmarkStart w:id="66" w:name="_Toc148182136"/>
            <w:bookmarkStart w:id="67" w:name="_Toc148182219"/>
            <w:r w:rsidRPr="00A76445">
              <w:t>27/10/2023</w:t>
            </w:r>
            <w:bookmarkEnd w:id="66"/>
            <w:bookmarkEnd w:id="67"/>
          </w:p>
        </w:tc>
      </w:tr>
      <w:tr w:rsidR="00F96F3A" w:rsidRPr="00A76445" w14:paraId="419C68BB" w14:textId="77777777">
        <w:tc>
          <w:tcPr>
            <w:tcW w:w="6804" w:type="dxa"/>
            <w:shd w:val="clear" w:color="auto" w:fill="auto"/>
          </w:tcPr>
          <w:p w14:paraId="688C808A" w14:textId="77777777" w:rsidR="00F96F3A" w:rsidRPr="00A76445" w:rsidRDefault="00F96F3A">
            <w:pPr>
              <w:tabs>
                <w:tab w:val="left" w:pos="7599"/>
              </w:tabs>
              <w:jc w:val="both"/>
              <w:outlineLvl w:val="0"/>
            </w:pPr>
            <w:bookmarkStart w:id="68" w:name="_Toc148182137"/>
            <w:bookmarkStart w:id="69" w:name="_Toc148182220"/>
            <w:proofErr w:type="spellStart"/>
            <w:r w:rsidRPr="00A76445">
              <w:t>Requirements</w:t>
            </w:r>
            <w:proofErr w:type="spellEnd"/>
            <w:r w:rsidRPr="00A76445">
              <w:t xml:space="preserve"> Analysis </w:t>
            </w:r>
            <w:proofErr w:type="spellStart"/>
            <w:r w:rsidRPr="00A76445">
              <w:t>Document</w:t>
            </w:r>
            <w:bookmarkEnd w:id="68"/>
            <w:bookmarkEnd w:id="69"/>
            <w:proofErr w:type="spellEnd"/>
          </w:p>
        </w:tc>
        <w:tc>
          <w:tcPr>
            <w:tcW w:w="2835" w:type="dxa"/>
            <w:shd w:val="clear" w:color="auto" w:fill="auto"/>
          </w:tcPr>
          <w:p w14:paraId="712C0A84" w14:textId="77777777" w:rsidR="00F96F3A" w:rsidRPr="00A76445" w:rsidRDefault="00F96F3A">
            <w:pPr>
              <w:tabs>
                <w:tab w:val="left" w:pos="7599"/>
              </w:tabs>
              <w:jc w:val="both"/>
              <w:outlineLvl w:val="0"/>
            </w:pPr>
            <w:bookmarkStart w:id="70" w:name="_Toc148182138"/>
            <w:bookmarkStart w:id="71" w:name="_Toc148182221"/>
            <w:r w:rsidRPr="00A76445">
              <w:t>10/11/2023</w:t>
            </w:r>
            <w:bookmarkEnd w:id="70"/>
            <w:bookmarkEnd w:id="71"/>
          </w:p>
        </w:tc>
      </w:tr>
      <w:tr w:rsidR="00F96F3A" w:rsidRPr="00A76445" w14:paraId="71789A87" w14:textId="77777777">
        <w:tc>
          <w:tcPr>
            <w:tcW w:w="6804" w:type="dxa"/>
            <w:shd w:val="clear" w:color="auto" w:fill="auto"/>
          </w:tcPr>
          <w:p w14:paraId="286AB4A9" w14:textId="77777777" w:rsidR="00F96F3A" w:rsidRPr="00A76445" w:rsidRDefault="00F96F3A">
            <w:pPr>
              <w:tabs>
                <w:tab w:val="left" w:pos="7599"/>
              </w:tabs>
              <w:jc w:val="both"/>
              <w:outlineLvl w:val="0"/>
            </w:pPr>
            <w:bookmarkStart w:id="72" w:name="_Toc148182139"/>
            <w:bookmarkStart w:id="73" w:name="_Toc148182222"/>
            <w:r w:rsidRPr="00A76445">
              <w:t xml:space="preserve">System Design </w:t>
            </w:r>
            <w:proofErr w:type="spellStart"/>
            <w:r w:rsidRPr="00A76445">
              <w:t>Document</w:t>
            </w:r>
            <w:bookmarkEnd w:id="72"/>
            <w:bookmarkEnd w:id="73"/>
            <w:proofErr w:type="spellEnd"/>
          </w:p>
        </w:tc>
        <w:tc>
          <w:tcPr>
            <w:tcW w:w="2835" w:type="dxa"/>
            <w:shd w:val="clear" w:color="auto" w:fill="auto"/>
          </w:tcPr>
          <w:p w14:paraId="20A1925C" w14:textId="77777777" w:rsidR="00F96F3A" w:rsidRPr="00A76445" w:rsidRDefault="00F96F3A">
            <w:pPr>
              <w:tabs>
                <w:tab w:val="left" w:pos="7599"/>
              </w:tabs>
              <w:jc w:val="both"/>
              <w:outlineLvl w:val="0"/>
            </w:pPr>
            <w:bookmarkStart w:id="74" w:name="_Toc148182140"/>
            <w:bookmarkStart w:id="75" w:name="_Toc148182223"/>
            <w:r w:rsidRPr="00A76445">
              <w:t>24/11/2023</w:t>
            </w:r>
            <w:bookmarkEnd w:id="74"/>
            <w:bookmarkEnd w:id="75"/>
          </w:p>
        </w:tc>
      </w:tr>
      <w:tr w:rsidR="00F96F3A" w:rsidRPr="00A76445" w14:paraId="0E97A338" w14:textId="77777777">
        <w:tc>
          <w:tcPr>
            <w:tcW w:w="6804" w:type="dxa"/>
            <w:shd w:val="clear" w:color="auto" w:fill="auto"/>
          </w:tcPr>
          <w:p w14:paraId="3ACD1558" w14:textId="77777777" w:rsidR="00F96F3A" w:rsidRPr="00A76445" w:rsidRDefault="00F96F3A">
            <w:pPr>
              <w:tabs>
                <w:tab w:val="left" w:pos="7599"/>
              </w:tabs>
              <w:jc w:val="both"/>
              <w:outlineLvl w:val="0"/>
            </w:pPr>
            <w:bookmarkStart w:id="76" w:name="_Toc148182141"/>
            <w:bookmarkStart w:id="77" w:name="_Toc148182224"/>
            <w:r w:rsidRPr="00A76445">
              <w:t xml:space="preserve">Piano di test e specifica </w:t>
            </w:r>
            <w:proofErr w:type="spellStart"/>
            <w:r w:rsidRPr="00A76445">
              <w:t>interfaccce</w:t>
            </w:r>
            <w:proofErr w:type="spellEnd"/>
            <w:r w:rsidRPr="00A76445">
              <w:t xml:space="preserve"> dei moduli del sistema</w:t>
            </w:r>
            <w:bookmarkEnd w:id="76"/>
            <w:bookmarkEnd w:id="77"/>
          </w:p>
        </w:tc>
        <w:tc>
          <w:tcPr>
            <w:tcW w:w="2835" w:type="dxa"/>
            <w:shd w:val="clear" w:color="auto" w:fill="auto"/>
          </w:tcPr>
          <w:p w14:paraId="68B8A4D0" w14:textId="77777777" w:rsidR="00F96F3A" w:rsidRPr="00A76445" w:rsidRDefault="00F96F3A">
            <w:pPr>
              <w:tabs>
                <w:tab w:val="left" w:pos="7599"/>
              </w:tabs>
              <w:jc w:val="both"/>
              <w:outlineLvl w:val="0"/>
            </w:pPr>
            <w:bookmarkStart w:id="78" w:name="_Toc148182142"/>
            <w:bookmarkStart w:id="79" w:name="_Toc148182225"/>
            <w:r w:rsidRPr="00A76445">
              <w:t>15/12/2023</w:t>
            </w:r>
            <w:bookmarkEnd w:id="78"/>
            <w:bookmarkEnd w:id="79"/>
          </w:p>
        </w:tc>
      </w:tr>
    </w:tbl>
    <w:p w14:paraId="45735C11" w14:textId="5006250D" w:rsidR="6C396E4C" w:rsidRDefault="6C396E4C" w:rsidP="00460447"/>
    <w:p w14:paraId="2B7C375C" w14:textId="77777777" w:rsidR="00C4391B" w:rsidRDefault="00C4391B" w:rsidP="00460447"/>
    <w:p w14:paraId="49210D22" w14:textId="77777777" w:rsidR="00C4391B" w:rsidRDefault="00C4391B" w:rsidP="00460447"/>
    <w:p w14:paraId="205EB979" w14:textId="3EF0700B" w:rsidR="00C4391B" w:rsidRDefault="00F60EB8" w:rsidP="00460447">
      <w:r>
        <w:t xml:space="preserve">Se aggiungiamo il pagamento con </w:t>
      </w:r>
      <w:r w:rsidR="00F92611">
        <w:t>PayPal</w:t>
      </w:r>
      <w:r>
        <w:t xml:space="preserve">, dobbiamo aggiungere </w:t>
      </w:r>
      <w:proofErr w:type="gramStart"/>
      <w:r>
        <w:t>nel use</w:t>
      </w:r>
      <w:proofErr w:type="gramEnd"/>
      <w:r>
        <w:t xml:space="preserve"> case model </w:t>
      </w:r>
      <w:r w:rsidR="008A4886">
        <w:t xml:space="preserve">effettua ordine deve esserci </w:t>
      </w:r>
      <w:r w:rsidR="00F92611">
        <w:t>anche</w:t>
      </w:r>
      <w:r w:rsidR="008A4886">
        <w:t xml:space="preserve"> </w:t>
      </w:r>
      <w:r w:rsidR="00F92611">
        <w:t>PayPal</w:t>
      </w:r>
      <w:r w:rsidR="008A4886">
        <w:t>, che è un altro attore</w:t>
      </w:r>
      <w:r w:rsidR="00E3703E">
        <w:t>:</w:t>
      </w:r>
    </w:p>
    <w:p w14:paraId="623B848B" w14:textId="5643EA43" w:rsidR="00E3703E" w:rsidRDefault="00F92611" w:rsidP="00460447">
      <w:r>
        <w:t>utente</w:t>
      </w:r>
      <w:r w:rsidR="00E3703E">
        <w:t xml:space="preserve"> clicca su effettua ordine</w:t>
      </w:r>
    </w:p>
    <w:p w14:paraId="4A6D0B04" w14:textId="089A0F2B" w:rsidR="00E3703E" w:rsidRDefault="00E3703E" w:rsidP="00460447">
      <w:r>
        <w:t xml:space="preserve">il sistema </w:t>
      </w:r>
      <w:r w:rsidR="00F92611">
        <w:t>elabora</w:t>
      </w:r>
      <w:r>
        <w:t xml:space="preserve"> il suo ordine e lo </w:t>
      </w:r>
      <w:r w:rsidR="00F92611">
        <w:t>rigira</w:t>
      </w:r>
      <w:r>
        <w:t xml:space="preserve"> alle API di PayPal per procedere al pagamento</w:t>
      </w:r>
    </w:p>
    <w:p w14:paraId="4B39E4D8" w14:textId="436D779B" w:rsidR="00E3703E" w:rsidRDefault="00E3703E" w:rsidP="00460447">
      <w:r>
        <w:t xml:space="preserve">PayPal </w:t>
      </w:r>
      <w:r w:rsidR="00F92611">
        <w:t>comunica</w:t>
      </w:r>
      <w:r>
        <w:t xml:space="preserve"> al sistema che il pagamento è andato a buon fine</w:t>
      </w:r>
    </w:p>
    <w:p w14:paraId="76F66635" w14:textId="0A57B9BD" w:rsidR="00E3703E" w:rsidRDefault="00E3703E" w:rsidP="00460447">
      <w:r>
        <w:t>Il sistema aggiunge l’ordine nella loista da spedire</w:t>
      </w:r>
    </w:p>
    <w:p w14:paraId="79527F62" w14:textId="776D988A" w:rsidR="00F92611" w:rsidRDefault="00F92611" w:rsidP="00460447">
      <w:r>
        <w:t>Il sistema presenta all’utente la pagina di ordine effettuato</w:t>
      </w:r>
    </w:p>
    <w:sectPr w:rsidR="00F92611" w:rsidSect="00B51734">
      <w:footnotePr>
        <w:pos w:val="beneathText"/>
      </w:footnotePr>
      <w:pgSz w:w="11905" w:h="16837"/>
      <w:pgMar w:top="1560" w:right="1134" w:bottom="1798" w:left="1134" w:header="1134" w:footer="1134" w:gutter="0"/>
      <w:cols w:space="720"/>
      <w:formProt w:val="0"/>
      <w:docGrid w:linePitch="312"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7FE74F" w14:textId="77777777" w:rsidR="00984BF3" w:rsidRDefault="00984BF3">
      <w:r>
        <w:separator/>
      </w:r>
    </w:p>
  </w:endnote>
  <w:endnote w:type="continuationSeparator" w:id="0">
    <w:p w14:paraId="639A7BFA" w14:textId="77777777" w:rsidR="00984BF3" w:rsidRDefault="00984BF3">
      <w:r>
        <w:continuationSeparator/>
      </w:r>
    </w:p>
  </w:endnote>
  <w:endnote w:type="continuationNotice" w:id="1">
    <w:p w14:paraId="7ED634FB" w14:textId="77777777" w:rsidR="00984BF3" w:rsidRDefault="00984BF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FE5394" w14:textId="79266B80" w:rsidR="00BB6DD5" w:rsidRDefault="00BB6DD5">
    <w:pPr>
      <w:pStyle w:val="Pidipagina"/>
    </w:pPr>
  </w:p>
  <w:p w14:paraId="2CA2FF3E" w14:textId="409E7477" w:rsidR="00E178AC" w:rsidRDefault="00E178AC"/>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62AA12" w14:textId="51F6F50D" w:rsidR="00BB6DD5" w:rsidRDefault="00BB6DD5">
    <w:pPr>
      <w:pStyle w:val="Pidipagina"/>
    </w:pPr>
  </w:p>
  <w:p w14:paraId="0426B78E" w14:textId="17660A1B" w:rsidR="00E178AC" w:rsidRDefault="00E178AC"/>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212"/>
      <w:gridCol w:w="3212"/>
      <w:gridCol w:w="3213"/>
    </w:tblGrid>
    <w:tr w:rsidR="008B36D5" w14:paraId="247C643E" w14:textId="77777777">
      <w:trPr>
        <w:trHeight w:val="276"/>
      </w:trPr>
      <w:tc>
        <w:tcPr>
          <w:tcW w:w="3212" w:type="dxa"/>
          <w:vMerge w:val="restart"/>
          <w:tcBorders>
            <w:top w:val="single" w:sz="1" w:space="0" w:color="000000"/>
            <w:left w:val="single" w:sz="1" w:space="0" w:color="000000"/>
            <w:bottom w:val="single" w:sz="1" w:space="0" w:color="000000"/>
          </w:tcBorders>
        </w:tcPr>
        <w:p w14:paraId="0892B0D9" w14:textId="77777777" w:rsidR="008B36D5" w:rsidRDefault="008B36D5">
          <w:pPr>
            <w:pStyle w:val="Contenutotabella"/>
          </w:pPr>
        </w:p>
      </w:tc>
      <w:tc>
        <w:tcPr>
          <w:tcW w:w="3212" w:type="dxa"/>
          <w:vMerge w:val="restart"/>
          <w:tcBorders>
            <w:top w:val="single" w:sz="1" w:space="0" w:color="000000"/>
            <w:left w:val="single" w:sz="1" w:space="0" w:color="000000"/>
            <w:bottom w:val="single" w:sz="1" w:space="0" w:color="000000"/>
          </w:tcBorders>
        </w:tcPr>
        <w:p w14:paraId="7E972562" w14:textId="77777777" w:rsidR="008B36D5" w:rsidRDefault="008B36D5">
          <w:pPr>
            <w:pStyle w:val="Contenutotabella"/>
            <w:jc w:val="center"/>
            <w:rPr>
              <w:sz w:val="20"/>
            </w:rPr>
          </w:pPr>
          <w:r>
            <w:rPr>
              <w:sz w:val="20"/>
            </w:rPr>
            <w:t>Ingegneria del Software</w:t>
          </w:r>
        </w:p>
      </w:tc>
      <w:tc>
        <w:tcPr>
          <w:tcW w:w="3213" w:type="dxa"/>
          <w:vMerge w:val="restart"/>
          <w:tcBorders>
            <w:top w:val="single" w:sz="1" w:space="0" w:color="000000"/>
            <w:left w:val="single" w:sz="1" w:space="0" w:color="000000"/>
            <w:bottom w:val="single" w:sz="1" w:space="0" w:color="000000"/>
            <w:right w:val="single" w:sz="1" w:space="0" w:color="000000"/>
          </w:tcBorders>
        </w:tcPr>
        <w:p w14:paraId="0782156B" w14:textId="77777777" w:rsidR="008B36D5" w:rsidRDefault="008B36D5">
          <w:pPr>
            <w:pStyle w:val="Contenutotabella"/>
            <w:jc w:val="right"/>
          </w:pPr>
          <w:r>
            <w:rPr>
              <w:sz w:val="20"/>
            </w:rPr>
            <w:t xml:space="preserve">Pagina </w:t>
          </w:r>
          <w:r>
            <w:rPr>
              <w:sz w:val="20"/>
            </w:rPr>
            <w:fldChar w:fldCharType="begin"/>
          </w:r>
          <w:r>
            <w:rPr>
              <w:sz w:val="20"/>
            </w:rPr>
            <w:instrText xml:space="preserve"> PAGE \*Arabic </w:instrText>
          </w:r>
          <w:r>
            <w:rPr>
              <w:sz w:val="20"/>
            </w:rPr>
            <w:fldChar w:fldCharType="separate"/>
          </w:r>
          <w:r w:rsidR="002713D8">
            <w:rPr>
              <w:noProof/>
              <w:sz w:val="20"/>
            </w:rPr>
            <w:t>2</w:t>
          </w:r>
          <w:r>
            <w:rPr>
              <w:sz w:val="20"/>
            </w:rPr>
            <w:fldChar w:fldCharType="end"/>
          </w:r>
          <w:r>
            <w:rPr>
              <w:sz w:val="20"/>
            </w:rPr>
            <w:t xml:space="preserve"> di </w:t>
          </w:r>
          <w:r>
            <w:rPr>
              <w:sz w:val="20"/>
            </w:rPr>
            <w:fldChar w:fldCharType="begin"/>
          </w:r>
          <w:r>
            <w:rPr>
              <w:sz w:val="20"/>
            </w:rPr>
            <w:instrText xml:space="preserve"> NUMPAGES \*Arabic </w:instrText>
          </w:r>
          <w:r>
            <w:rPr>
              <w:sz w:val="20"/>
            </w:rPr>
            <w:fldChar w:fldCharType="separate"/>
          </w:r>
          <w:r w:rsidR="002713D8">
            <w:rPr>
              <w:noProof/>
              <w:sz w:val="20"/>
            </w:rPr>
            <w:t>4</w:t>
          </w:r>
          <w:r>
            <w:rPr>
              <w:sz w:val="20"/>
            </w:rPr>
            <w:fldChar w:fldCharType="end"/>
          </w:r>
        </w:p>
      </w:tc>
    </w:tr>
  </w:tbl>
  <w:p w14:paraId="531E651B" w14:textId="77777777" w:rsidR="008B36D5" w:rsidRDefault="008B36D5">
    <w:pPr>
      <w:pStyle w:val="Pidipa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49C7CC" w14:textId="77777777" w:rsidR="008B36D5" w:rsidRDefault="008B36D5"/>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62C112" w14:textId="77777777" w:rsidR="008B36D5" w:rsidRDefault="008B36D5"/>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212"/>
      <w:gridCol w:w="3212"/>
      <w:gridCol w:w="3213"/>
    </w:tblGrid>
    <w:tr w:rsidR="004E5C0A" w14:paraId="5846A9F8" w14:textId="77777777" w:rsidTr="004E5C0A">
      <w:trPr>
        <w:trHeight w:val="276"/>
      </w:trPr>
      <w:tc>
        <w:tcPr>
          <w:tcW w:w="3212" w:type="dxa"/>
          <w:vMerge w:val="restart"/>
          <w:tcBorders>
            <w:top w:val="single" w:sz="1" w:space="0" w:color="000000"/>
            <w:left w:val="single" w:sz="1" w:space="0" w:color="000000"/>
            <w:bottom w:val="single" w:sz="1" w:space="0" w:color="000000"/>
          </w:tcBorders>
        </w:tcPr>
        <w:p w14:paraId="7E72828B" w14:textId="77777777" w:rsidR="004E5C0A" w:rsidRDefault="004E5C0A" w:rsidP="004E5C0A">
          <w:pPr>
            <w:pStyle w:val="Contenutotabella"/>
          </w:pPr>
        </w:p>
      </w:tc>
      <w:tc>
        <w:tcPr>
          <w:tcW w:w="3212" w:type="dxa"/>
          <w:vMerge w:val="restart"/>
          <w:tcBorders>
            <w:top w:val="single" w:sz="1" w:space="0" w:color="000000"/>
            <w:left w:val="single" w:sz="1" w:space="0" w:color="000000"/>
            <w:bottom w:val="single" w:sz="1" w:space="0" w:color="000000"/>
          </w:tcBorders>
        </w:tcPr>
        <w:p w14:paraId="0A070137" w14:textId="77777777" w:rsidR="004E5C0A" w:rsidRDefault="004E5C0A" w:rsidP="004E5C0A">
          <w:pPr>
            <w:pStyle w:val="Contenutotabella"/>
            <w:jc w:val="center"/>
            <w:rPr>
              <w:sz w:val="20"/>
            </w:rPr>
          </w:pPr>
          <w:r>
            <w:rPr>
              <w:sz w:val="20"/>
            </w:rPr>
            <w:t>Ingegneria del Software</w:t>
          </w:r>
        </w:p>
      </w:tc>
      <w:tc>
        <w:tcPr>
          <w:tcW w:w="3213" w:type="dxa"/>
          <w:vMerge w:val="restart"/>
          <w:tcBorders>
            <w:top w:val="single" w:sz="1" w:space="0" w:color="000000"/>
            <w:left w:val="single" w:sz="1" w:space="0" w:color="000000"/>
            <w:bottom w:val="single" w:sz="1" w:space="0" w:color="000000"/>
            <w:right w:val="single" w:sz="1" w:space="0" w:color="000000"/>
          </w:tcBorders>
        </w:tcPr>
        <w:p w14:paraId="49C6520D" w14:textId="77777777" w:rsidR="004E5C0A" w:rsidRDefault="004E5C0A" w:rsidP="004E5C0A">
          <w:pPr>
            <w:pStyle w:val="Contenutotabella"/>
            <w:jc w:val="right"/>
          </w:pPr>
          <w:r>
            <w:rPr>
              <w:sz w:val="20"/>
            </w:rPr>
            <w:t xml:space="preserve">Pagina </w:t>
          </w:r>
          <w:r>
            <w:rPr>
              <w:sz w:val="20"/>
            </w:rPr>
            <w:fldChar w:fldCharType="begin"/>
          </w:r>
          <w:r>
            <w:rPr>
              <w:sz w:val="20"/>
            </w:rPr>
            <w:instrText xml:space="preserve"> PAGE \*Arabic </w:instrText>
          </w:r>
          <w:r>
            <w:rPr>
              <w:sz w:val="20"/>
            </w:rPr>
            <w:fldChar w:fldCharType="separate"/>
          </w:r>
          <w:r>
            <w:rPr>
              <w:sz w:val="20"/>
            </w:rPr>
            <w:t>2</w:t>
          </w:r>
          <w:r>
            <w:rPr>
              <w:sz w:val="20"/>
            </w:rPr>
            <w:fldChar w:fldCharType="end"/>
          </w:r>
          <w:r>
            <w:rPr>
              <w:sz w:val="20"/>
            </w:rPr>
            <w:t xml:space="preserve"> di </w:t>
          </w:r>
          <w:r>
            <w:rPr>
              <w:sz w:val="20"/>
            </w:rPr>
            <w:fldChar w:fldCharType="begin"/>
          </w:r>
          <w:r>
            <w:rPr>
              <w:sz w:val="20"/>
            </w:rPr>
            <w:instrText xml:space="preserve"> NUMPAGES \*Arabic </w:instrText>
          </w:r>
          <w:r>
            <w:rPr>
              <w:sz w:val="20"/>
            </w:rPr>
            <w:fldChar w:fldCharType="separate"/>
          </w:r>
          <w:r>
            <w:rPr>
              <w:sz w:val="20"/>
            </w:rPr>
            <w:t>6</w:t>
          </w:r>
          <w:r>
            <w:rPr>
              <w:sz w:val="20"/>
            </w:rPr>
            <w:fldChar w:fldCharType="end"/>
          </w:r>
        </w:p>
      </w:tc>
    </w:tr>
  </w:tbl>
  <w:p w14:paraId="21808702" w14:textId="77777777" w:rsidR="008B36D5" w:rsidRDefault="008B36D5"/>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FDFEA3" w14:textId="77777777" w:rsidR="008B36D5" w:rsidRDefault="008B36D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5F9894" w14:textId="77777777" w:rsidR="00984BF3" w:rsidRDefault="00984BF3">
      <w:r>
        <w:separator/>
      </w:r>
    </w:p>
  </w:footnote>
  <w:footnote w:type="continuationSeparator" w:id="0">
    <w:p w14:paraId="429A5084" w14:textId="77777777" w:rsidR="00984BF3" w:rsidRDefault="00984BF3">
      <w:r>
        <w:continuationSeparator/>
      </w:r>
    </w:p>
  </w:footnote>
  <w:footnote w:type="continuationNotice" w:id="1">
    <w:p w14:paraId="36BCE391" w14:textId="77777777" w:rsidR="00984BF3" w:rsidRDefault="00984BF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8AA708" w14:textId="0D971C54" w:rsidR="00BB6DD5" w:rsidRDefault="00BB6DD5">
    <w:pPr>
      <w:pStyle w:val="Intestazione"/>
    </w:pPr>
  </w:p>
  <w:p w14:paraId="34CCB75B" w14:textId="77777777" w:rsidR="00E178AC" w:rsidRDefault="00E178AC"/>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6745"/>
      <w:gridCol w:w="2892"/>
    </w:tblGrid>
    <w:tr w:rsidR="008B36D5" w14:paraId="0B9FF544" w14:textId="77777777">
      <w:trPr>
        <w:trHeight w:val="230"/>
      </w:trPr>
      <w:tc>
        <w:tcPr>
          <w:tcW w:w="6745" w:type="dxa"/>
          <w:tcBorders>
            <w:top w:val="single" w:sz="1" w:space="0" w:color="000000"/>
            <w:left w:val="single" w:sz="1" w:space="0" w:color="000000"/>
            <w:bottom w:val="single" w:sz="1" w:space="0" w:color="000000"/>
          </w:tcBorders>
        </w:tcPr>
        <w:p w14:paraId="52502B0E" w14:textId="67A2F786" w:rsidR="008B36D5" w:rsidRDefault="008B36D5" w:rsidP="00093D9B">
          <w:pPr>
            <w:pStyle w:val="Intestazionetabella"/>
            <w:jc w:val="left"/>
            <w:rPr>
              <w:b w:val="0"/>
              <w:sz w:val="20"/>
            </w:rPr>
          </w:pPr>
          <w:r>
            <w:rPr>
              <w:b w:val="0"/>
              <w:sz w:val="20"/>
            </w:rPr>
            <w:t xml:space="preserve">Progetto: </w:t>
          </w:r>
          <w:r w:rsidR="007A3915">
            <w:rPr>
              <w:b w:val="0"/>
              <w:sz w:val="20"/>
            </w:rPr>
            <w:t>Record Road</w:t>
          </w:r>
        </w:p>
      </w:tc>
      <w:tc>
        <w:tcPr>
          <w:tcW w:w="2892" w:type="dxa"/>
          <w:tcBorders>
            <w:top w:val="single" w:sz="1" w:space="0" w:color="000000"/>
            <w:left w:val="single" w:sz="1" w:space="0" w:color="000000"/>
            <w:bottom w:val="single" w:sz="1" w:space="0" w:color="000000"/>
            <w:right w:val="single" w:sz="1" w:space="0" w:color="000000"/>
          </w:tcBorders>
        </w:tcPr>
        <w:p w14:paraId="68908735" w14:textId="1D0259FD" w:rsidR="008B36D5" w:rsidRDefault="008B36D5">
          <w:pPr>
            <w:pStyle w:val="Intestazionetabella"/>
            <w:jc w:val="left"/>
            <w:rPr>
              <w:b w:val="0"/>
              <w:sz w:val="20"/>
            </w:rPr>
          </w:pPr>
          <w:r>
            <w:rPr>
              <w:b w:val="0"/>
              <w:sz w:val="20"/>
            </w:rPr>
            <w:t xml:space="preserve">Versione: </w:t>
          </w:r>
          <w:r w:rsidR="007A3915">
            <w:rPr>
              <w:b w:val="0"/>
              <w:sz w:val="20"/>
            </w:rPr>
            <w:t>1.5</w:t>
          </w:r>
        </w:p>
      </w:tc>
    </w:tr>
    <w:tr w:rsidR="008B36D5" w14:paraId="61597E6B" w14:textId="77777777">
      <w:trPr>
        <w:trHeight w:val="230"/>
      </w:trPr>
      <w:tc>
        <w:tcPr>
          <w:tcW w:w="6745" w:type="dxa"/>
          <w:vMerge w:val="restart"/>
          <w:tcBorders>
            <w:left w:val="single" w:sz="1" w:space="0" w:color="000000"/>
            <w:bottom w:val="single" w:sz="1" w:space="0" w:color="000000"/>
          </w:tcBorders>
        </w:tcPr>
        <w:p w14:paraId="1290F298" w14:textId="3E14A86F" w:rsidR="008B36D5" w:rsidRDefault="008B36D5" w:rsidP="00093D9B">
          <w:pPr>
            <w:pStyle w:val="Contenutotabella"/>
            <w:rPr>
              <w:sz w:val="20"/>
            </w:rPr>
          </w:pPr>
          <w:r>
            <w:rPr>
              <w:sz w:val="20"/>
            </w:rPr>
            <w:t xml:space="preserve">Documento: </w:t>
          </w:r>
          <w:proofErr w:type="spellStart"/>
          <w:r w:rsidR="00F41142">
            <w:rPr>
              <w:sz w:val="20"/>
            </w:rPr>
            <w:t>Requirement</w:t>
          </w:r>
          <w:proofErr w:type="spellEnd"/>
          <w:r w:rsidR="00F41142">
            <w:rPr>
              <w:sz w:val="20"/>
            </w:rPr>
            <w:t xml:space="preserve"> Analysis </w:t>
          </w:r>
          <w:proofErr w:type="spellStart"/>
          <w:r w:rsidR="00F41142">
            <w:rPr>
              <w:sz w:val="20"/>
            </w:rPr>
            <w:t>Document</w:t>
          </w:r>
          <w:proofErr w:type="spellEnd"/>
        </w:p>
      </w:tc>
      <w:tc>
        <w:tcPr>
          <w:tcW w:w="2892" w:type="dxa"/>
          <w:vMerge w:val="restart"/>
          <w:tcBorders>
            <w:left w:val="single" w:sz="1" w:space="0" w:color="000000"/>
            <w:bottom w:val="single" w:sz="1" w:space="0" w:color="000000"/>
            <w:right w:val="single" w:sz="1" w:space="0" w:color="000000"/>
          </w:tcBorders>
        </w:tcPr>
        <w:p w14:paraId="5DB7703B" w14:textId="79568BD9" w:rsidR="008B36D5" w:rsidRDefault="004D1EA6">
          <w:pPr>
            <w:pStyle w:val="Contenutotabella"/>
            <w:rPr>
              <w:sz w:val="20"/>
            </w:rPr>
          </w:pPr>
          <w:r>
            <w:rPr>
              <w:sz w:val="20"/>
            </w:rPr>
            <w:t xml:space="preserve">Data: </w:t>
          </w:r>
          <w:r w:rsidR="007A3915">
            <w:rPr>
              <w:sz w:val="20"/>
            </w:rPr>
            <w:t>13/10/2023</w:t>
          </w:r>
        </w:p>
      </w:tc>
    </w:tr>
  </w:tbl>
  <w:p w14:paraId="4153B9CB" w14:textId="77777777" w:rsidR="008B36D5" w:rsidRDefault="008B36D5">
    <w:pPr>
      <w:pStyle w:val="Intestazion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5068FF" w14:textId="77777777" w:rsidR="008B36D5" w:rsidRDefault="008B36D5"/>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CD7FCC" w14:textId="77777777" w:rsidR="008B36D5" w:rsidRDefault="008B36D5"/>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6745"/>
      <w:gridCol w:w="2892"/>
    </w:tblGrid>
    <w:tr w:rsidR="00E178AC" w14:paraId="0A102840" w14:textId="77777777" w:rsidTr="004E5C0A">
      <w:trPr>
        <w:trHeight w:val="230"/>
      </w:trPr>
      <w:tc>
        <w:tcPr>
          <w:tcW w:w="6745" w:type="dxa"/>
          <w:tcBorders>
            <w:top w:val="single" w:sz="1" w:space="0" w:color="000000"/>
            <w:left w:val="single" w:sz="1" w:space="0" w:color="000000"/>
            <w:bottom w:val="single" w:sz="1" w:space="0" w:color="000000"/>
          </w:tcBorders>
        </w:tcPr>
        <w:p w14:paraId="4BF0E648" w14:textId="77777777" w:rsidR="00E178AC" w:rsidRDefault="00E178AC" w:rsidP="00E178AC">
          <w:pPr>
            <w:pStyle w:val="Intestazionetabella"/>
            <w:jc w:val="left"/>
            <w:rPr>
              <w:b w:val="0"/>
              <w:sz w:val="20"/>
            </w:rPr>
          </w:pPr>
          <w:r>
            <w:rPr>
              <w:b w:val="0"/>
              <w:sz w:val="20"/>
            </w:rPr>
            <w:t>Progetto: Record Road</w:t>
          </w:r>
        </w:p>
      </w:tc>
      <w:tc>
        <w:tcPr>
          <w:tcW w:w="2892" w:type="dxa"/>
          <w:tcBorders>
            <w:top w:val="single" w:sz="1" w:space="0" w:color="000000"/>
            <w:left w:val="single" w:sz="1" w:space="0" w:color="000000"/>
            <w:bottom w:val="single" w:sz="1" w:space="0" w:color="000000"/>
            <w:right w:val="single" w:sz="1" w:space="0" w:color="000000"/>
          </w:tcBorders>
        </w:tcPr>
        <w:p w14:paraId="73BF398F" w14:textId="77777777" w:rsidR="00E178AC" w:rsidRDefault="00E178AC" w:rsidP="00E178AC">
          <w:pPr>
            <w:pStyle w:val="Intestazionetabella"/>
            <w:jc w:val="left"/>
            <w:rPr>
              <w:b w:val="0"/>
              <w:sz w:val="20"/>
            </w:rPr>
          </w:pPr>
          <w:r>
            <w:rPr>
              <w:b w:val="0"/>
              <w:sz w:val="20"/>
            </w:rPr>
            <w:t>Versione: 1.5</w:t>
          </w:r>
        </w:p>
      </w:tc>
    </w:tr>
    <w:tr w:rsidR="00E178AC" w14:paraId="3FA51B0A" w14:textId="77777777" w:rsidTr="004E5C0A">
      <w:trPr>
        <w:trHeight w:val="230"/>
      </w:trPr>
      <w:tc>
        <w:tcPr>
          <w:tcW w:w="6745" w:type="dxa"/>
          <w:vMerge w:val="restart"/>
          <w:tcBorders>
            <w:left w:val="single" w:sz="1" w:space="0" w:color="000000"/>
            <w:bottom w:val="single" w:sz="1" w:space="0" w:color="000000"/>
          </w:tcBorders>
        </w:tcPr>
        <w:p w14:paraId="28E4D81F" w14:textId="433719C1" w:rsidR="00E178AC" w:rsidRDefault="00E178AC" w:rsidP="00E178AC">
          <w:pPr>
            <w:pStyle w:val="Contenutotabella"/>
            <w:rPr>
              <w:sz w:val="20"/>
            </w:rPr>
          </w:pPr>
          <w:r>
            <w:rPr>
              <w:sz w:val="20"/>
            </w:rPr>
            <w:t>Documento</w:t>
          </w:r>
          <w:r w:rsidR="00F41142">
            <w:rPr>
              <w:sz w:val="20"/>
            </w:rPr>
            <w:t xml:space="preserve">: </w:t>
          </w:r>
          <w:proofErr w:type="spellStart"/>
          <w:r w:rsidR="00F41142">
            <w:rPr>
              <w:sz w:val="20"/>
            </w:rPr>
            <w:t>Requirement</w:t>
          </w:r>
          <w:proofErr w:type="spellEnd"/>
          <w:r w:rsidR="00F41142">
            <w:rPr>
              <w:sz w:val="20"/>
            </w:rPr>
            <w:t xml:space="preserve"> Analysis </w:t>
          </w:r>
          <w:proofErr w:type="spellStart"/>
          <w:r w:rsidR="00F41142">
            <w:rPr>
              <w:sz w:val="20"/>
            </w:rPr>
            <w:t>Document</w:t>
          </w:r>
          <w:proofErr w:type="spellEnd"/>
          <w:r>
            <w:rPr>
              <w:sz w:val="20"/>
            </w:rPr>
            <w:t xml:space="preserve"> </w:t>
          </w:r>
        </w:p>
      </w:tc>
      <w:tc>
        <w:tcPr>
          <w:tcW w:w="2892" w:type="dxa"/>
          <w:vMerge w:val="restart"/>
          <w:tcBorders>
            <w:left w:val="single" w:sz="1" w:space="0" w:color="000000"/>
            <w:bottom w:val="single" w:sz="1" w:space="0" w:color="000000"/>
            <w:right w:val="single" w:sz="1" w:space="0" w:color="000000"/>
          </w:tcBorders>
        </w:tcPr>
        <w:p w14:paraId="6E43F1EE" w14:textId="77777777" w:rsidR="00E178AC" w:rsidRDefault="00E178AC" w:rsidP="00E178AC">
          <w:pPr>
            <w:pStyle w:val="Contenutotabella"/>
            <w:rPr>
              <w:sz w:val="20"/>
            </w:rPr>
          </w:pPr>
          <w:r>
            <w:rPr>
              <w:sz w:val="20"/>
            </w:rPr>
            <w:t>Data: 13/10/2023</w:t>
          </w:r>
        </w:p>
      </w:tc>
    </w:tr>
  </w:tbl>
  <w:p w14:paraId="3C0B37E8" w14:textId="77777777" w:rsidR="00E178AC" w:rsidRDefault="00E178AC" w:rsidP="00E178AC">
    <w:pPr>
      <w:pStyle w:val="Intestazione"/>
    </w:pPr>
  </w:p>
  <w:p w14:paraId="68CA8D70" w14:textId="77777777" w:rsidR="008B36D5" w:rsidRDefault="008B36D5"/>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8A2BB6" w14:textId="77777777" w:rsidR="008B36D5" w:rsidRDefault="008B36D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E9A4E69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0000002"/>
    <w:multiLevelType w:val="singleLevel"/>
    <w:tmpl w:val="00000002"/>
    <w:name w:val="WW8Num5"/>
    <w:lvl w:ilvl="0">
      <w:start w:val="1"/>
      <w:numFmt w:val="bullet"/>
      <w:lvlText w:val=""/>
      <w:lvlJc w:val="left"/>
      <w:pPr>
        <w:tabs>
          <w:tab w:val="num" w:pos="0"/>
        </w:tabs>
        <w:ind w:left="720" w:hanging="360"/>
      </w:pPr>
      <w:rPr>
        <w:rFonts w:ascii="Wingdings" w:hAnsi="Wingdings"/>
      </w:rPr>
    </w:lvl>
  </w:abstractNum>
  <w:abstractNum w:abstractNumId="2" w15:restartNumberingAfterBreak="0">
    <w:nsid w:val="00000003"/>
    <w:multiLevelType w:val="singleLevel"/>
    <w:tmpl w:val="00000003"/>
    <w:name w:val="WW8Num9"/>
    <w:lvl w:ilvl="0">
      <w:start w:val="1"/>
      <w:numFmt w:val="bullet"/>
      <w:lvlText w:val=""/>
      <w:lvlJc w:val="left"/>
      <w:pPr>
        <w:tabs>
          <w:tab w:val="num" w:pos="0"/>
        </w:tabs>
        <w:ind w:left="720" w:hanging="360"/>
      </w:pPr>
      <w:rPr>
        <w:rFonts w:ascii="Wingdings" w:hAnsi="Wingdings"/>
      </w:rPr>
    </w:lvl>
  </w:abstractNum>
  <w:abstractNum w:abstractNumId="3" w15:restartNumberingAfterBreak="0">
    <w:nsid w:val="00000004"/>
    <w:multiLevelType w:val="singleLevel"/>
    <w:tmpl w:val="00000004"/>
    <w:name w:val="372837248"/>
    <w:lvl w:ilvl="0">
      <w:numFmt w:val="bullet"/>
      <w:lvlText w:val="-"/>
      <w:lvlJc w:val="left"/>
      <w:pPr>
        <w:tabs>
          <w:tab w:val="num" w:pos="0"/>
        </w:tabs>
        <w:ind w:left="1068" w:hanging="360"/>
      </w:pPr>
      <w:rPr>
        <w:rFonts w:ascii="Century Gothic" w:hAnsi="Century Gothic" w:cs="Times New Roman"/>
      </w:rPr>
    </w:lvl>
  </w:abstractNum>
  <w:abstractNum w:abstractNumId="4" w15:restartNumberingAfterBreak="0">
    <w:nsid w:val="00000005"/>
    <w:multiLevelType w:val="singleLevel"/>
    <w:tmpl w:val="00000005"/>
    <w:name w:val="372837388"/>
    <w:lvl w:ilvl="0">
      <w:numFmt w:val="bullet"/>
      <w:lvlText w:val="-"/>
      <w:lvlJc w:val="left"/>
      <w:pPr>
        <w:tabs>
          <w:tab w:val="num" w:pos="0"/>
        </w:tabs>
        <w:ind w:left="3198" w:hanging="360"/>
      </w:pPr>
      <w:rPr>
        <w:rFonts w:ascii="Century Gothic" w:hAnsi="Century Gothic" w:cs="Times New Roman"/>
      </w:rPr>
    </w:lvl>
  </w:abstractNum>
  <w:abstractNum w:abstractNumId="5" w15:restartNumberingAfterBreak="0">
    <w:nsid w:val="015A054D"/>
    <w:multiLevelType w:val="hybridMultilevel"/>
    <w:tmpl w:val="1C289E1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9400481"/>
    <w:multiLevelType w:val="hybridMultilevel"/>
    <w:tmpl w:val="1F601086"/>
    <w:lvl w:ilvl="0" w:tplc="0A76B8EE">
      <w:start w:val="1"/>
      <w:numFmt w:val="decimal"/>
      <w:lvlText w:val="%1."/>
      <w:lvlJc w:val="left"/>
      <w:pPr>
        <w:ind w:left="1800" w:hanging="360"/>
      </w:pPr>
      <w:rPr>
        <w:rFonts w:hint="default"/>
      </w:rPr>
    </w:lvl>
    <w:lvl w:ilvl="1" w:tplc="04100019" w:tentative="1">
      <w:start w:val="1"/>
      <w:numFmt w:val="lowerLetter"/>
      <w:lvlText w:val="%2."/>
      <w:lvlJc w:val="left"/>
      <w:pPr>
        <w:ind w:left="2520" w:hanging="360"/>
      </w:pPr>
    </w:lvl>
    <w:lvl w:ilvl="2" w:tplc="0410001B" w:tentative="1">
      <w:start w:val="1"/>
      <w:numFmt w:val="lowerRoman"/>
      <w:lvlText w:val="%3."/>
      <w:lvlJc w:val="right"/>
      <w:pPr>
        <w:ind w:left="3240" w:hanging="180"/>
      </w:pPr>
    </w:lvl>
    <w:lvl w:ilvl="3" w:tplc="0410000F" w:tentative="1">
      <w:start w:val="1"/>
      <w:numFmt w:val="decimal"/>
      <w:lvlText w:val="%4."/>
      <w:lvlJc w:val="left"/>
      <w:pPr>
        <w:ind w:left="3960" w:hanging="360"/>
      </w:pPr>
    </w:lvl>
    <w:lvl w:ilvl="4" w:tplc="04100019" w:tentative="1">
      <w:start w:val="1"/>
      <w:numFmt w:val="lowerLetter"/>
      <w:lvlText w:val="%5."/>
      <w:lvlJc w:val="left"/>
      <w:pPr>
        <w:ind w:left="4680" w:hanging="360"/>
      </w:pPr>
    </w:lvl>
    <w:lvl w:ilvl="5" w:tplc="0410001B" w:tentative="1">
      <w:start w:val="1"/>
      <w:numFmt w:val="lowerRoman"/>
      <w:lvlText w:val="%6."/>
      <w:lvlJc w:val="right"/>
      <w:pPr>
        <w:ind w:left="5400" w:hanging="180"/>
      </w:pPr>
    </w:lvl>
    <w:lvl w:ilvl="6" w:tplc="0410000F" w:tentative="1">
      <w:start w:val="1"/>
      <w:numFmt w:val="decimal"/>
      <w:lvlText w:val="%7."/>
      <w:lvlJc w:val="left"/>
      <w:pPr>
        <w:ind w:left="6120" w:hanging="360"/>
      </w:pPr>
    </w:lvl>
    <w:lvl w:ilvl="7" w:tplc="04100019" w:tentative="1">
      <w:start w:val="1"/>
      <w:numFmt w:val="lowerLetter"/>
      <w:lvlText w:val="%8."/>
      <w:lvlJc w:val="left"/>
      <w:pPr>
        <w:ind w:left="6840" w:hanging="360"/>
      </w:pPr>
    </w:lvl>
    <w:lvl w:ilvl="8" w:tplc="0410001B" w:tentative="1">
      <w:start w:val="1"/>
      <w:numFmt w:val="lowerRoman"/>
      <w:lvlText w:val="%9."/>
      <w:lvlJc w:val="right"/>
      <w:pPr>
        <w:ind w:left="7560" w:hanging="180"/>
      </w:pPr>
    </w:lvl>
  </w:abstractNum>
  <w:abstractNum w:abstractNumId="7" w15:restartNumberingAfterBreak="0">
    <w:nsid w:val="0A976354"/>
    <w:multiLevelType w:val="hybridMultilevel"/>
    <w:tmpl w:val="A4CE1298"/>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8" w15:restartNumberingAfterBreak="0">
    <w:nsid w:val="114C418E"/>
    <w:multiLevelType w:val="hybridMultilevel"/>
    <w:tmpl w:val="1C289E1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1E81DDA"/>
    <w:multiLevelType w:val="multilevel"/>
    <w:tmpl w:val="30B0512A"/>
    <w:lvl w:ilvl="0">
      <w:start w:val="1"/>
      <w:numFmt w:val="decimal"/>
      <w:lvlText w:val="%1."/>
      <w:lvlJc w:val="left"/>
      <w:pPr>
        <w:ind w:left="360" w:hanging="360"/>
      </w:pPr>
    </w:lvl>
    <w:lvl w:ilvl="1">
      <w:start w:val="5"/>
      <w:numFmt w:val="decimal"/>
      <w:isLgl/>
      <w:lvlText w:val="%1.%2"/>
      <w:lvlJc w:val="left"/>
      <w:pPr>
        <w:ind w:left="1005" w:hanging="645"/>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141A5BC0"/>
    <w:multiLevelType w:val="hybridMultilevel"/>
    <w:tmpl w:val="1D3875E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163B00F1"/>
    <w:multiLevelType w:val="hybridMultilevel"/>
    <w:tmpl w:val="F2509852"/>
    <w:lvl w:ilvl="0" w:tplc="781ADA82">
      <w:start w:val="2"/>
      <w:numFmt w:val="decimal"/>
      <w:lvlText w:val="%1."/>
      <w:lvlJc w:val="left"/>
      <w:pPr>
        <w:ind w:left="36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12" w15:restartNumberingAfterBreak="0">
    <w:nsid w:val="18F7785A"/>
    <w:multiLevelType w:val="hybridMultilevel"/>
    <w:tmpl w:val="A4CE1298"/>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start w:val="1"/>
      <w:numFmt w:val="decimal"/>
      <w:lvlText w:val="%4."/>
      <w:lvlJc w:val="left"/>
      <w:pPr>
        <w:ind w:left="2520" w:hanging="360"/>
      </w:pPr>
    </w:lvl>
    <w:lvl w:ilvl="4" w:tplc="FFFFFFFF">
      <w:start w:val="1"/>
      <w:numFmt w:val="lowerLetter"/>
      <w:lvlText w:val="%5."/>
      <w:lvlJc w:val="left"/>
      <w:pPr>
        <w:ind w:left="3240" w:hanging="360"/>
      </w:pPr>
    </w:lvl>
    <w:lvl w:ilvl="5" w:tplc="FFFFFFFF">
      <w:start w:val="1"/>
      <w:numFmt w:val="lowerRoman"/>
      <w:lvlText w:val="%6."/>
      <w:lvlJc w:val="right"/>
      <w:pPr>
        <w:ind w:left="3960" w:hanging="180"/>
      </w:pPr>
    </w:lvl>
    <w:lvl w:ilvl="6" w:tplc="FFFFFFFF">
      <w:start w:val="1"/>
      <w:numFmt w:val="decimal"/>
      <w:lvlText w:val="%7."/>
      <w:lvlJc w:val="left"/>
      <w:pPr>
        <w:ind w:left="4680" w:hanging="360"/>
      </w:pPr>
    </w:lvl>
    <w:lvl w:ilvl="7" w:tplc="FFFFFFFF">
      <w:start w:val="1"/>
      <w:numFmt w:val="lowerLetter"/>
      <w:lvlText w:val="%8."/>
      <w:lvlJc w:val="left"/>
      <w:pPr>
        <w:ind w:left="5400" w:hanging="360"/>
      </w:pPr>
    </w:lvl>
    <w:lvl w:ilvl="8" w:tplc="FFFFFFFF">
      <w:start w:val="1"/>
      <w:numFmt w:val="lowerRoman"/>
      <w:lvlText w:val="%9."/>
      <w:lvlJc w:val="right"/>
      <w:pPr>
        <w:ind w:left="6120" w:hanging="180"/>
      </w:pPr>
    </w:lvl>
  </w:abstractNum>
  <w:abstractNum w:abstractNumId="13" w15:restartNumberingAfterBreak="0">
    <w:nsid w:val="199762B8"/>
    <w:multiLevelType w:val="hybridMultilevel"/>
    <w:tmpl w:val="5DD2CC2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1BC8008A"/>
    <w:multiLevelType w:val="hybridMultilevel"/>
    <w:tmpl w:val="1C289E1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1D895362"/>
    <w:multiLevelType w:val="hybridMultilevel"/>
    <w:tmpl w:val="1C289E1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1F8433D7"/>
    <w:multiLevelType w:val="multilevel"/>
    <w:tmpl w:val="0C2E7BA8"/>
    <w:lvl w:ilvl="0">
      <w:start w:val="1"/>
      <w:numFmt w:val="decimal"/>
      <w:lvlText w:val="%1."/>
      <w:lvlJc w:val="left"/>
      <w:pPr>
        <w:ind w:left="360" w:hanging="360"/>
      </w:pPr>
    </w:lvl>
    <w:lvl w:ilvl="1">
      <w:start w:val="1"/>
      <w:numFmt w:val="decimal"/>
      <w:pStyle w:val="Titolo2"/>
      <w:lvlText w:val="%1.%2."/>
      <w:lvlJc w:val="left"/>
      <w:pPr>
        <w:ind w:left="792" w:hanging="432"/>
      </w:pPr>
    </w:lvl>
    <w:lvl w:ilvl="2">
      <w:start w:val="1"/>
      <w:numFmt w:val="decimal"/>
      <w:pStyle w:val="Titolo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0D11F1D"/>
    <w:multiLevelType w:val="hybridMultilevel"/>
    <w:tmpl w:val="1C289E1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277F6194"/>
    <w:multiLevelType w:val="hybridMultilevel"/>
    <w:tmpl w:val="2AB027C6"/>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27A76013"/>
    <w:multiLevelType w:val="hybridMultilevel"/>
    <w:tmpl w:val="E54AFE7C"/>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0" w15:restartNumberingAfterBreak="0">
    <w:nsid w:val="3C15368F"/>
    <w:multiLevelType w:val="hybridMultilevel"/>
    <w:tmpl w:val="CE449212"/>
    <w:lvl w:ilvl="0" w:tplc="64EE7C4C">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1" w15:restartNumberingAfterBreak="0">
    <w:nsid w:val="3CEB403E"/>
    <w:multiLevelType w:val="hybridMultilevel"/>
    <w:tmpl w:val="A4CE1298"/>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2" w15:restartNumberingAfterBreak="0">
    <w:nsid w:val="42E62E85"/>
    <w:multiLevelType w:val="hybridMultilevel"/>
    <w:tmpl w:val="1C289E1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42F31A3D"/>
    <w:multiLevelType w:val="multilevel"/>
    <w:tmpl w:val="FADC716E"/>
    <w:lvl w:ilvl="0">
      <w:start w:val="1"/>
      <w:numFmt w:val="decimal"/>
      <w:lvlText w:val="%1."/>
      <w:lvlJc w:val="left"/>
      <w:pPr>
        <w:ind w:left="760" w:hanging="400"/>
      </w:pPr>
      <w:rPr>
        <w:rFonts w:hint="default"/>
        <w:b w:val="0"/>
        <w:bCs/>
        <w:color w:val="FF0000"/>
      </w:rPr>
    </w:lvl>
    <w:lvl w:ilvl="1">
      <w:start w:val="1"/>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447323A1"/>
    <w:multiLevelType w:val="hybridMultilevel"/>
    <w:tmpl w:val="A4CE1298"/>
    <w:lvl w:ilvl="0" w:tplc="0410000F">
      <w:start w:val="1"/>
      <w:numFmt w:val="decimal"/>
      <w:lvlText w:val="%1."/>
      <w:lvlJc w:val="left"/>
      <w:pPr>
        <w:ind w:left="36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25" w15:restartNumberingAfterBreak="0">
    <w:nsid w:val="4AD62B0E"/>
    <w:multiLevelType w:val="hybridMultilevel"/>
    <w:tmpl w:val="283CD8E2"/>
    <w:lvl w:ilvl="0" w:tplc="7674C16E">
      <w:start w:val="1"/>
      <w:numFmt w:val="decimal"/>
      <w:lvlText w:val="%1."/>
      <w:lvlJc w:val="left"/>
      <w:pPr>
        <w:ind w:left="1440" w:hanging="360"/>
      </w:pPr>
      <w:rPr>
        <w:rFonts w:hint="default"/>
      </w:r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26" w15:restartNumberingAfterBreak="0">
    <w:nsid w:val="4EF1331D"/>
    <w:multiLevelType w:val="hybridMultilevel"/>
    <w:tmpl w:val="DA603EB0"/>
    <w:lvl w:ilvl="0" w:tplc="E61ECD70">
      <w:start w:val="4"/>
      <w:numFmt w:val="bullet"/>
      <w:lvlText w:val="-"/>
      <w:lvlJc w:val="left"/>
      <w:pPr>
        <w:ind w:left="0" w:firstLine="0"/>
      </w:pPr>
      <w:rPr>
        <w:rFonts w:ascii="Times New Roman" w:eastAsia="Calibri" w:hAnsi="Times New Roman" w:cs="Times New Roman" w:hint="default"/>
      </w:rPr>
    </w:lvl>
    <w:lvl w:ilvl="1" w:tplc="04100003">
      <w:start w:val="1"/>
      <w:numFmt w:val="bullet"/>
      <w:lvlText w:val="o"/>
      <w:lvlJc w:val="left"/>
      <w:pPr>
        <w:ind w:left="2520" w:hanging="360"/>
      </w:pPr>
      <w:rPr>
        <w:rFonts w:ascii="Courier New" w:hAnsi="Courier New" w:cs="Courier New" w:hint="default"/>
      </w:rPr>
    </w:lvl>
    <w:lvl w:ilvl="2" w:tplc="04100005">
      <w:start w:val="1"/>
      <w:numFmt w:val="bullet"/>
      <w:lvlText w:val=""/>
      <w:lvlJc w:val="left"/>
      <w:pPr>
        <w:ind w:left="3240" w:hanging="360"/>
      </w:pPr>
      <w:rPr>
        <w:rFonts w:ascii="Wingdings" w:hAnsi="Wingdings" w:hint="default"/>
      </w:rPr>
    </w:lvl>
    <w:lvl w:ilvl="3" w:tplc="04100001">
      <w:start w:val="1"/>
      <w:numFmt w:val="bullet"/>
      <w:lvlText w:val=""/>
      <w:lvlJc w:val="left"/>
      <w:pPr>
        <w:ind w:left="3960" w:hanging="360"/>
      </w:pPr>
      <w:rPr>
        <w:rFonts w:ascii="Symbol" w:hAnsi="Symbol" w:hint="default"/>
      </w:rPr>
    </w:lvl>
    <w:lvl w:ilvl="4" w:tplc="04100003">
      <w:start w:val="1"/>
      <w:numFmt w:val="bullet"/>
      <w:lvlText w:val="o"/>
      <w:lvlJc w:val="left"/>
      <w:pPr>
        <w:ind w:left="4680" w:hanging="360"/>
      </w:pPr>
      <w:rPr>
        <w:rFonts w:ascii="Courier New" w:hAnsi="Courier New" w:cs="Courier New" w:hint="default"/>
      </w:rPr>
    </w:lvl>
    <w:lvl w:ilvl="5" w:tplc="04100005">
      <w:start w:val="1"/>
      <w:numFmt w:val="bullet"/>
      <w:lvlText w:val=""/>
      <w:lvlJc w:val="left"/>
      <w:pPr>
        <w:ind w:left="5400" w:hanging="360"/>
      </w:pPr>
      <w:rPr>
        <w:rFonts w:ascii="Wingdings" w:hAnsi="Wingdings" w:hint="default"/>
      </w:rPr>
    </w:lvl>
    <w:lvl w:ilvl="6" w:tplc="04100001">
      <w:start w:val="1"/>
      <w:numFmt w:val="bullet"/>
      <w:lvlText w:val=""/>
      <w:lvlJc w:val="left"/>
      <w:pPr>
        <w:ind w:left="6120" w:hanging="360"/>
      </w:pPr>
      <w:rPr>
        <w:rFonts w:ascii="Symbol" w:hAnsi="Symbol" w:hint="default"/>
      </w:rPr>
    </w:lvl>
    <w:lvl w:ilvl="7" w:tplc="04100003">
      <w:start w:val="1"/>
      <w:numFmt w:val="bullet"/>
      <w:lvlText w:val="o"/>
      <w:lvlJc w:val="left"/>
      <w:pPr>
        <w:ind w:left="6840" w:hanging="360"/>
      </w:pPr>
      <w:rPr>
        <w:rFonts w:ascii="Courier New" w:hAnsi="Courier New" w:cs="Courier New" w:hint="default"/>
      </w:rPr>
    </w:lvl>
    <w:lvl w:ilvl="8" w:tplc="04100005">
      <w:start w:val="1"/>
      <w:numFmt w:val="bullet"/>
      <w:lvlText w:val=""/>
      <w:lvlJc w:val="left"/>
      <w:pPr>
        <w:ind w:left="7560" w:hanging="360"/>
      </w:pPr>
      <w:rPr>
        <w:rFonts w:ascii="Wingdings" w:hAnsi="Wingdings" w:hint="default"/>
      </w:rPr>
    </w:lvl>
  </w:abstractNum>
  <w:abstractNum w:abstractNumId="27" w15:restartNumberingAfterBreak="0">
    <w:nsid w:val="4EF84D6D"/>
    <w:multiLevelType w:val="hybridMultilevel"/>
    <w:tmpl w:val="A4CE1298"/>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8" w15:restartNumberingAfterBreak="0">
    <w:nsid w:val="4EFC6E13"/>
    <w:multiLevelType w:val="hybridMultilevel"/>
    <w:tmpl w:val="A4CE1298"/>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9" w15:restartNumberingAfterBreak="0">
    <w:nsid w:val="500E604F"/>
    <w:multiLevelType w:val="hybridMultilevel"/>
    <w:tmpl w:val="C4521084"/>
    <w:lvl w:ilvl="0" w:tplc="DC66D13E">
      <w:start w:val="3"/>
      <w:numFmt w:val="bullet"/>
      <w:lvlText w:val="-"/>
      <w:lvlJc w:val="left"/>
      <w:pPr>
        <w:ind w:left="1080" w:hanging="360"/>
      </w:pPr>
      <w:rPr>
        <w:rFonts w:ascii="Calibri" w:eastAsia="Lucida Sans Unicode" w:hAnsi="Calibri" w:cs="Calibri"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30" w15:restartNumberingAfterBreak="0">
    <w:nsid w:val="50367E3B"/>
    <w:multiLevelType w:val="hybridMultilevel"/>
    <w:tmpl w:val="5DD2CC2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51597FF3"/>
    <w:multiLevelType w:val="hybridMultilevel"/>
    <w:tmpl w:val="A4CE1298"/>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2" w15:restartNumberingAfterBreak="0">
    <w:nsid w:val="529A32DC"/>
    <w:multiLevelType w:val="hybridMultilevel"/>
    <w:tmpl w:val="A4CE1298"/>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3" w15:restartNumberingAfterBreak="0">
    <w:nsid w:val="53540D8A"/>
    <w:multiLevelType w:val="hybridMultilevel"/>
    <w:tmpl w:val="BFCEB3BE"/>
    <w:lvl w:ilvl="0" w:tplc="FFFFFFFF">
      <w:start w:val="1"/>
      <w:numFmt w:val="decimal"/>
      <w:lvlText w:val="%1."/>
      <w:lvlJc w:val="left"/>
      <w:pPr>
        <w:ind w:left="760" w:hanging="400"/>
      </w:pPr>
      <w:rPr>
        <w:rFonts w:hint="default"/>
        <w:b w:val="0"/>
        <w:bCs/>
        <w:color w:val="2F5496"/>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54CB3E44"/>
    <w:multiLevelType w:val="hybridMultilevel"/>
    <w:tmpl w:val="1C289E1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5BF34A50"/>
    <w:multiLevelType w:val="hybridMultilevel"/>
    <w:tmpl w:val="D4E28C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5DB07A12"/>
    <w:multiLevelType w:val="hybridMultilevel"/>
    <w:tmpl w:val="4C1A114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7" w15:restartNumberingAfterBreak="0">
    <w:nsid w:val="679206A3"/>
    <w:multiLevelType w:val="hybridMultilevel"/>
    <w:tmpl w:val="9170DC4E"/>
    <w:lvl w:ilvl="0" w:tplc="FFFFFFFF">
      <w:start w:val="1"/>
      <w:numFmt w:val="decimal"/>
      <w:lvlText w:val="%1."/>
      <w:lvlJc w:val="left"/>
      <w:pPr>
        <w:ind w:left="36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8" w15:restartNumberingAfterBreak="0">
    <w:nsid w:val="67BE1F5C"/>
    <w:multiLevelType w:val="hybridMultilevel"/>
    <w:tmpl w:val="1C289E1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687E0260"/>
    <w:multiLevelType w:val="multilevel"/>
    <w:tmpl w:val="00000001"/>
    <w:lvl w:ilvl="0">
      <w:start w:val="1"/>
      <w:numFmt w:val="none"/>
      <w:lvlText w:val=""/>
      <w:lvlJc w:val="left"/>
      <w:pPr>
        <w:tabs>
          <w:tab w:val="num" w:pos="432"/>
        </w:tabs>
        <w:ind w:left="432" w:hanging="432"/>
      </w:pPr>
    </w:lvl>
    <w:lvl w:ilvl="1">
      <w:start w:val="1"/>
      <w:numFmt w:val="none"/>
      <w:lvlText w:val=""/>
      <w:lvlJc w:val="left"/>
      <w:pPr>
        <w:tabs>
          <w:tab w:val="num" w:pos="576"/>
        </w:tabs>
        <w:ind w:left="576" w:hanging="576"/>
      </w:pPr>
    </w:lvl>
    <w:lvl w:ilvl="2">
      <w:start w:val="1"/>
      <w:numFmt w:val="none"/>
      <w:lvlText w:val=""/>
      <w:lvlJc w:val="left"/>
      <w:pPr>
        <w:tabs>
          <w:tab w:val="num" w:pos="720"/>
        </w:tabs>
        <w:ind w:left="720" w:hanging="720"/>
      </w:pPr>
    </w:lvl>
    <w:lvl w:ilvl="3">
      <w:start w:val="1"/>
      <w:numFmt w:val="none"/>
      <w:lvlText w:val=""/>
      <w:lvlJc w:val="left"/>
      <w:pPr>
        <w:tabs>
          <w:tab w:val="num" w:pos="864"/>
        </w:tabs>
        <w:ind w:left="864" w:hanging="864"/>
      </w:pPr>
    </w:lvl>
    <w:lvl w:ilvl="4">
      <w:start w:val="1"/>
      <w:numFmt w:val="none"/>
      <w:lvlText w:val=""/>
      <w:lvlJc w:val="left"/>
      <w:pPr>
        <w:tabs>
          <w:tab w:val="num" w:pos="1008"/>
        </w:tabs>
        <w:ind w:left="1008" w:hanging="1008"/>
      </w:pPr>
    </w:lvl>
    <w:lvl w:ilvl="5">
      <w:start w:val="1"/>
      <w:numFmt w:val="none"/>
      <w:lvlText w:val=""/>
      <w:lvlJc w:val="left"/>
      <w:pPr>
        <w:tabs>
          <w:tab w:val="num" w:pos="1152"/>
        </w:tabs>
        <w:ind w:left="1152" w:hanging="1152"/>
      </w:pPr>
    </w:lvl>
    <w:lvl w:ilvl="6">
      <w:start w:val="1"/>
      <w:numFmt w:val="none"/>
      <w:lvlText w:val=""/>
      <w:lvlJc w:val="left"/>
      <w:pPr>
        <w:tabs>
          <w:tab w:val="num" w:pos="1296"/>
        </w:tabs>
        <w:ind w:left="1296" w:hanging="1296"/>
      </w:pPr>
    </w:lvl>
    <w:lvl w:ilvl="7">
      <w:start w:val="1"/>
      <w:numFmt w:val="none"/>
      <w:lvlText w:val=""/>
      <w:lvlJc w:val="left"/>
      <w:pPr>
        <w:tabs>
          <w:tab w:val="num" w:pos="1440"/>
        </w:tabs>
        <w:ind w:left="1440" w:hanging="1440"/>
      </w:pPr>
    </w:lvl>
    <w:lvl w:ilvl="8">
      <w:start w:val="1"/>
      <w:numFmt w:val="none"/>
      <w:lvlText w:val=""/>
      <w:lvlJc w:val="left"/>
      <w:pPr>
        <w:tabs>
          <w:tab w:val="num" w:pos="1584"/>
        </w:tabs>
        <w:ind w:left="1584" w:hanging="1584"/>
      </w:pPr>
    </w:lvl>
  </w:abstractNum>
  <w:abstractNum w:abstractNumId="40" w15:restartNumberingAfterBreak="0">
    <w:nsid w:val="692B5402"/>
    <w:multiLevelType w:val="hybridMultilevel"/>
    <w:tmpl w:val="1C289E1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697B664D"/>
    <w:multiLevelType w:val="hybridMultilevel"/>
    <w:tmpl w:val="A4CE1298"/>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42" w15:restartNumberingAfterBreak="0">
    <w:nsid w:val="69FE0077"/>
    <w:multiLevelType w:val="hybridMultilevel"/>
    <w:tmpl w:val="A4CE1298"/>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43" w15:restartNumberingAfterBreak="0">
    <w:nsid w:val="6A482BD2"/>
    <w:multiLevelType w:val="hybridMultilevel"/>
    <w:tmpl w:val="0D7003C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4" w15:restartNumberingAfterBreak="0">
    <w:nsid w:val="6F3A4D3B"/>
    <w:multiLevelType w:val="hybridMultilevel"/>
    <w:tmpl w:val="6FE665EC"/>
    <w:lvl w:ilvl="0" w:tplc="FFFFFFFF">
      <w:start w:val="1"/>
      <w:numFmt w:val="decimal"/>
      <w:lvlText w:val="%1."/>
      <w:lvlJc w:val="left"/>
      <w:pPr>
        <w:ind w:left="760" w:hanging="400"/>
      </w:pPr>
      <w:rPr>
        <w:rFonts w:hint="default"/>
        <w:b w:val="0"/>
        <w:bCs/>
        <w:color w:val="FF000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783A1874"/>
    <w:multiLevelType w:val="hybridMultilevel"/>
    <w:tmpl w:val="C3C043D0"/>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46" w15:restartNumberingAfterBreak="0">
    <w:nsid w:val="7C297CE9"/>
    <w:multiLevelType w:val="hybridMultilevel"/>
    <w:tmpl w:val="924E3E70"/>
    <w:lvl w:ilvl="0" w:tplc="04F8F876">
      <w:start w:val="1"/>
      <w:numFmt w:val="decimal"/>
      <w:lvlText w:val="%1."/>
      <w:lvlJc w:val="left"/>
      <w:pPr>
        <w:ind w:left="36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1445265675">
    <w:abstractNumId w:val="0"/>
  </w:num>
  <w:num w:numId="2" w16cid:durableId="528686156">
    <w:abstractNumId w:val="1"/>
  </w:num>
  <w:num w:numId="3" w16cid:durableId="1488128495">
    <w:abstractNumId w:val="2"/>
  </w:num>
  <w:num w:numId="4" w16cid:durableId="1210218225">
    <w:abstractNumId w:val="3"/>
  </w:num>
  <w:num w:numId="5" w16cid:durableId="1455563649">
    <w:abstractNumId w:val="4"/>
  </w:num>
  <w:num w:numId="6" w16cid:durableId="1278947792">
    <w:abstractNumId w:val="23"/>
  </w:num>
  <w:num w:numId="7" w16cid:durableId="789278703">
    <w:abstractNumId w:val="39"/>
  </w:num>
  <w:num w:numId="8" w16cid:durableId="1887600584">
    <w:abstractNumId w:val="16"/>
  </w:num>
  <w:num w:numId="9" w16cid:durableId="1660890767">
    <w:abstractNumId w:val="16"/>
  </w:num>
  <w:num w:numId="10" w16cid:durableId="1350720331">
    <w:abstractNumId w:val="43"/>
  </w:num>
  <w:num w:numId="11" w16cid:durableId="1233858090">
    <w:abstractNumId w:val="20"/>
  </w:num>
  <w:num w:numId="12" w16cid:durableId="1167869480">
    <w:abstractNumId w:val="25"/>
  </w:num>
  <w:num w:numId="13" w16cid:durableId="324742703">
    <w:abstractNumId w:val="6"/>
  </w:num>
  <w:num w:numId="14" w16cid:durableId="994990026">
    <w:abstractNumId w:val="10"/>
  </w:num>
  <w:num w:numId="15" w16cid:durableId="2033845112">
    <w:abstractNumId w:val="13"/>
  </w:num>
  <w:num w:numId="16" w16cid:durableId="24211424">
    <w:abstractNumId w:val="30"/>
  </w:num>
  <w:num w:numId="17" w16cid:durableId="718627523">
    <w:abstractNumId w:val="33"/>
  </w:num>
  <w:num w:numId="18" w16cid:durableId="607198388">
    <w:abstractNumId w:val="35"/>
  </w:num>
  <w:num w:numId="19" w16cid:durableId="645936791">
    <w:abstractNumId w:val="44"/>
  </w:num>
  <w:num w:numId="20" w16cid:durableId="178090546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139222690">
    <w:abstractNumId w:val="22"/>
  </w:num>
  <w:num w:numId="22" w16cid:durableId="2069762344">
    <w:abstractNumId w:val="34"/>
  </w:num>
  <w:num w:numId="23" w16cid:durableId="835877835">
    <w:abstractNumId w:val="38"/>
  </w:num>
  <w:num w:numId="24" w16cid:durableId="788814780">
    <w:abstractNumId w:val="8"/>
  </w:num>
  <w:num w:numId="25" w16cid:durableId="2109695604">
    <w:abstractNumId w:val="5"/>
  </w:num>
  <w:num w:numId="26" w16cid:durableId="1138231528">
    <w:abstractNumId w:val="17"/>
  </w:num>
  <w:num w:numId="27" w16cid:durableId="1714846468">
    <w:abstractNumId w:val="14"/>
  </w:num>
  <w:num w:numId="28" w16cid:durableId="2028948867">
    <w:abstractNumId w:val="29"/>
  </w:num>
  <w:num w:numId="29" w16cid:durableId="606084931">
    <w:abstractNumId w:val="40"/>
  </w:num>
  <w:num w:numId="30" w16cid:durableId="60144909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799227141">
    <w:abstractNumId w:val="12"/>
  </w:num>
  <w:num w:numId="32" w16cid:durableId="42801253">
    <w:abstractNumId w:val="1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660965899">
    <w:abstractNumId w:val="26"/>
  </w:num>
  <w:num w:numId="34" w16cid:durableId="368147218">
    <w:abstractNumId w:val="36"/>
  </w:num>
  <w:num w:numId="35" w16cid:durableId="892084822">
    <w:abstractNumId w:val="46"/>
  </w:num>
  <w:num w:numId="36" w16cid:durableId="1628969533">
    <w:abstractNumId w:val="31"/>
  </w:num>
  <w:num w:numId="37" w16cid:durableId="257254227">
    <w:abstractNumId w:val="28"/>
  </w:num>
  <w:num w:numId="38" w16cid:durableId="1898776873">
    <w:abstractNumId w:val="42"/>
  </w:num>
  <w:num w:numId="39" w16cid:durableId="1219363089">
    <w:abstractNumId w:val="21"/>
  </w:num>
  <w:num w:numId="40" w16cid:durableId="453718481">
    <w:abstractNumId w:val="18"/>
  </w:num>
  <w:num w:numId="41" w16cid:durableId="924847878">
    <w:abstractNumId w:val="9"/>
  </w:num>
  <w:num w:numId="42" w16cid:durableId="812214591">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1195845764">
    <w:abstractNumId w:val="7"/>
  </w:num>
  <w:num w:numId="44" w16cid:durableId="262108587">
    <w:abstractNumId w:val="27"/>
  </w:num>
  <w:num w:numId="45" w16cid:durableId="850920713">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435518572">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1563642135">
    <w:abstractNumId w:val="41"/>
  </w:num>
  <w:num w:numId="48" w16cid:durableId="684093601">
    <w:abstractNumId w:val="1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IUSEPPE TOMMASO SPATARO">
    <w15:presenceInfo w15:providerId="AD" w15:userId="S::g.spataro2@studenti.unisa.it::e7383072-e51d-44dd-9f65-104b80ffcf48"/>
  </w15:person>
  <w15:person w15:author="ANGELO SPATARO">
    <w15:presenceInfo w15:providerId="AD" w15:userId="S::a.spataro@studenti.unisa.it::b8fb081a-4da3-4806-8428-350bd2f5c9f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09"/>
  <w:hyphenationZone w:val="283"/>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footnotePr>
    <w:pos w:val="beneathText"/>
    <w:footnote w:id="-1"/>
    <w:footnote w:id="0"/>
    <w:footnote w:id="1"/>
  </w:footnotePr>
  <w:endnotePr>
    <w:endnote w:id="-1"/>
    <w:endnote w:id="0"/>
    <w:endnote w:id="1"/>
  </w:endnotePr>
  <w:compat>
    <w:spaceForUL/>
    <w:balanceSingleByteDoubleByteWidth/>
    <w:doNotLeaveBackslashAlone/>
    <w:ulTrailSpace/>
    <w:doNotExpandShiftReturn/>
    <w:adjustLineHeightInTable/>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65AE"/>
    <w:rsid w:val="00006AE8"/>
    <w:rsid w:val="00010BB0"/>
    <w:rsid w:val="000115B7"/>
    <w:rsid w:val="000127A0"/>
    <w:rsid w:val="00021078"/>
    <w:rsid w:val="00021A13"/>
    <w:rsid w:val="000421EB"/>
    <w:rsid w:val="000439E0"/>
    <w:rsid w:val="00045D37"/>
    <w:rsid w:val="00046CF8"/>
    <w:rsid w:val="00046F52"/>
    <w:rsid w:val="00052AFB"/>
    <w:rsid w:val="0005642F"/>
    <w:rsid w:val="00057924"/>
    <w:rsid w:val="00057C28"/>
    <w:rsid w:val="00064433"/>
    <w:rsid w:val="00065121"/>
    <w:rsid w:val="0006664D"/>
    <w:rsid w:val="00073BB5"/>
    <w:rsid w:val="00074EF4"/>
    <w:rsid w:val="00076821"/>
    <w:rsid w:val="00092CD3"/>
    <w:rsid w:val="0009301F"/>
    <w:rsid w:val="000932F1"/>
    <w:rsid w:val="00093B54"/>
    <w:rsid w:val="00093D9B"/>
    <w:rsid w:val="00094B89"/>
    <w:rsid w:val="0009562E"/>
    <w:rsid w:val="000972C2"/>
    <w:rsid w:val="000A2F8E"/>
    <w:rsid w:val="000A45DF"/>
    <w:rsid w:val="000A5632"/>
    <w:rsid w:val="000B012E"/>
    <w:rsid w:val="000B1A7C"/>
    <w:rsid w:val="000C3163"/>
    <w:rsid w:val="000C3D31"/>
    <w:rsid w:val="000C67E4"/>
    <w:rsid w:val="000C6FC3"/>
    <w:rsid w:val="000C7026"/>
    <w:rsid w:val="000D2800"/>
    <w:rsid w:val="000D3B9C"/>
    <w:rsid w:val="000D7FEA"/>
    <w:rsid w:val="000E1AEE"/>
    <w:rsid w:val="000E5BA8"/>
    <w:rsid w:val="000F2F92"/>
    <w:rsid w:val="000F42FA"/>
    <w:rsid w:val="000F6D89"/>
    <w:rsid w:val="00106BA2"/>
    <w:rsid w:val="00110A42"/>
    <w:rsid w:val="00110E0B"/>
    <w:rsid w:val="001157F7"/>
    <w:rsid w:val="00115835"/>
    <w:rsid w:val="0011630B"/>
    <w:rsid w:val="00120553"/>
    <w:rsid w:val="00121C4E"/>
    <w:rsid w:val="00122B1D"/>
    <w:rsid w:val="00123878"/>
    <w:rsid w:val="001276C9"/>
    <w:rsid w:val="00127DF6"/>
    <w:rsid w:val="00127F92"/>
    <w:rsid w:val="001322CB"/>
    <w:rsid w:val="00134432"/>
    <w:rsid w:val="001350E9"/>
    <w:rsid w:val="001404BD"/>
    <w:rsid w:val="00142582"/>
    <w:rsid w:val="00142C81"/>
    <w:rsid w:val="00145FB6"/>
    <w:rsid w:val="001478DA"/>
    <w:rsid w:val="00152584"/>
    <w:rsid w:val="001532F4"/>
    <w:rsid w:val="0015595B"/>
    <w:rsid w:val="00156443"/>
    <w:rsid w:val="00170135"/>
    <w:rsid w:val="00170CBD"/>
    <w:rsid w:val="001721FF"/>
    <w:rsid w:val="00172DBA"/>
    <w:rsid w:val="0017638D"/>
    <w:rsid w:val="001765AE"/>
    <w:rsid w:val="001803F9"/>
    <w:rsid w:val="00180505"/>
    <w:rsid w:val="00190322"/>
    <w:rsid w:val="00193327"/>
    <w:rsid w:val="001936FA"/>
    <w:rsid w:val="00196AEE"/>
    <w:rsid w:val="001A09EE"/>
    <w:rsid w:val="001A165C"/>
    <w:rsid w:val="001A56A9"/>
    <w:rsid w:val="001B21A3"/>
    <w:rsid w:val="001B3DF4"/>
    <w:rsid w:val="001B4EA3"/>
    <w:rsid w:val="001B500F"/>
    <w:rsid w:val="001B6CE4"/>
    <w:rsid w:val="001B76F6"/>
    <w:rsid w:val="001C3256"/>
    <w:rsid w:val="001C389E"/>
    <w:rsid w:val="001C7A76"/>
    <w:rsid w:val="001D10E1"/>
    <w:rsid w:val="001D2256"/>
    <w:rsid w:val="001D5021"/>
    <w:rsid w:val="001D67F8"/>
    <w:rsid w:val="001D6A90"/>
    <w:rsid w:val="001D6AA5"/>
    <w:rsid w:val="001D6B82"/>
    <w:rsid w:val="001F2B5B"/>
    <w:rsid w:val="001F35C5"/>
    <w:rsid w:val="001F3E0B"/>
    <w:rsid w:val="001F5371"/>
    <w:rsid w:val="001F5D8E"/>
    <w:rsid w:val="001F7B9B"/>
    <w:rsid w:val="00200471"/>
    <w:rsid w:val="00201330"/>
    <w:rsid w:val="00204325"/>
    <w:rsid w:val="002075C3"/>
    <w:rsid w:val="00210C56"/>
    <w:rsid w:val="00211EA3"/>
    <w:rsid w:val="00220FED"/>
    <w:rsid w:val="002214A8"/>
    <w:rsid w:val="00221D2F"/>
    <w:rsid w:val="00223952"/>
    <w:rsid w:val="00223D21"/>
    <w:rsid w:val="00223E58"/>
    <w:rsid w:val="00231495"/>
    <w:rsid w:val="00234727"/>
    <w:rsid w:val="002361DF"/>
    <w:rsid w:val="002372F3"/>
    <w:rsid w:val="002427D7"/>
    <w:rsid w:val="002455F2"/>
    <w:rsid w:val="00250D02"/>
    <w:rsid w:val="00250D4A"/>
    <w:rsid w:val="00254B7B"/>
    <w:rsid w:val="00255410"/>
    <w:rsid w:val="00257B80"/>
    <w:rsid w:val="00262196"/>
    <w:rsid w:val="002624CB"/>
    <w:rsid w:val="0026424A"/>
    <w:rsid w:val="002713D8"/>
    <w:rsid w:val="00272C28"/>
    <w:rsid w:val="00281D8E"/>
    <w:rsid w:val="00283059"/>
    <w:rsid w:val="00286DDB"/>
    <w:rsid w:val="00291685"/>
    <w:rsid w:val="00291CCA"/>
    <w:rsid w:val="002953D5"/>
    <w:rsid w:val="002A1A9C"/>
    <w:rsid w:val="002A4D02"/>
    <w:rsid w:val="002A78F5"/>
    <w:rsid w:val="002B2D5A"/>
    <w:rsid w:val="002B3067"/>
    <w:rsid w:val="002B665C"/>
    <w:rsid w:val="002C4077"/>
    <w:rsid w:val="002C4FCF"/>
    <w:rsid w:val="002C75DC"/>
    <w:rsid w:val="002C76FC"/>
    <w:rsid w:val="002D45EE"/>
    <w:rsid w:val="002D47C6"/>
    <w:rsid w:val="002D744D"/>
    <w:rsid w:val="002E2834"/>
    <w:rsid w:val="002E7171"/>
    <w:rsid w:val="002F21C8"/>
    <w:rsid w:val="002F5AD3"/>
    <w:rsid w:val="002F684D"/>
    <w:rsid w:val="002F7DC2"/>
    <w:rsid w:val="0030026C"/>
    <w:rsid w:val="0030466C"/>
    <w:rsid w:val="003051FB"/>
    <w:rsid w:val="00310DF6"/>
    <w:rsid w:val="00313BC5"/>
    <w:rsid w:val="0031509E"/>
    <w:rsid w:val="0031659A"/>
    <w:rsid w:val="00321952"/>
    <w:rsid w:val="003227DA"/>
    <w:rsid w:val="00324C42"/>
    <w:rsid w:val="00325170"/>
    <w:rsid w:val="00325EEC"/>
    <w:rsid w:val="003317F7"/>
    <w:rsid w:val="00332451"/>
    <w:rsid w:val="00333E41"/>
    <w:rsid w:val="00336709"/>
    <w:rsid w:val="003373BD"/>
    <w:rsid w:val="00337D2A"/>
    <w:rsid w:val="0034080D"/>
    <w:rsid w:val="00342227"/>
    <w:rsid w:val="003446B6"/>
    <w:rsid w:val="0034611C"/>
    <w:rsid w:val="003461FB"/>
    <w:rsid w:val="0034742D"/>
    <w:rsid w:val="00347550"/>
    <w:rsid w:val="00355131"/>
    <w:rsid w:val="00355240"/>
    <w:rsid w:val="00357AB0"/>
    <w:rsid w:val="003609D6"/>
    <w:rsid w:val="003616AD"/>
    <w:rsid w:val="00365502"/>
    <w:rsid w:val="003676E3"/>
    <w:rsid w:val="003714AC"/>
    <w:rsid w:val="00371EE6"/>
    <w:rsid w:val="00377578"/>
    <w:rsid w:val="00377F88"/>
    <w:rsid w:val="003852F1"/>
    <w:rsid w:val="00385FDE"/>
    <w:rsid w:val="003936B8"/>
    <w:rsid w:val="003956EC"/>
    <w:rsid w:val="003A24DE"/>
    <w:rsid w:val="003B37F2"/>
    <w:rsid w:val="003B3C55"/>
    <w:rsid w:val="003B6D06"/>
    <w:rsid w:val="003C08BF"/>
    <w:rsid w:val="003C26F2"/>
    <w:rsid w:val="003C358D"/>
    <w:rsid w:val="003C3E75"/>
    <w:rsid w:val="003C4BFA"/>
    <w:rsid w:val="003C5711"/>
    <w:rsid w:val="003C574C"/>
    <w:rsid w:val="003C5F56"/>
    <w:rsid w:val="003C610B"/>
    <w:rsid w:val="003D406A"/>
    <w:rsid w:val="003E00FB"/>
    <w:rsid w:val="003E1C9A"/>
    <w:rsid w:val="003F0C7C"/>
    <w:rsid w:val="003F31FD"/>
    <w:rsid w:val="003F4C43"/>
    <w:rsid w:val="004064E6"/>
    <w:rsid w:val="00412EEA"/>
    <w:rsid w:val="00413A71"/>
    <w:rsid w:val="004212B0"/>
    <w:rsid w:val="0042132E"/>
    <w:rsid w:val="004218B3"/>
    <w:rsid w:val="0042191F"/>
    <w:rsid w:val="00423ED7"/>
    <w:rsid w:val="0042423E"/>
    <w:rsid w:val="00427EC0"/>
    <w:rsid w:val="0043703D"/>
    <w:rsid w:val="0043734E"/>
    <w:rsid w:val="00444C7B"/>
    <w:rsid w:val="00444EEC"/>
    <w:rsid w:val="00447F0D"/>
    <w:rsid w:val="00451BD1"/>
    <w:rsid w:val="0045573A"/>
    <w:rsid w:val="004567DA"/>
    <w:rsid w:val="00460447"/>
    <w:rsid w:val="0046124B"/>
    <w:rsid w:val="0046298D"/>
    <w:rsid w:val="004646F8"/>
    <w:rsid w:val="00464880"/>
    <w:rsid w:val="00467809"/>
    <w:rsid w:val="00470495"/>
    <w:rsid w:val="004736EE"/>
    <w:rsid w:val="00474E58"/>
    <w:rsid w:val="00483FB4"/>
    <w:rsid w:val="0048673E"/>
    <w:rsid w:val="00487978"/>
    <w:rsid w:val="00487AD3"/>
    <w:rsid w:val="00491C72"/>
    <w:rsid w:val="00491EBA"/>
    <w:rsid w:val="00491FB3"/>
    <w:rsid w:val="00495385"/>
    <w:rsid w:val="0049628F"/>
    <w:rsid w:val="004A0C87"/>
    <w:rsid w:val="004A1E2D"/>
    <w:rsid w:val="004A4D51"/>
    <w:rsid w:val="004A59FA"/>
    <w:rsid w:val="004B03BD"/>
    <w:rsid w:val="004B0796"/>
    <w:rsid w:val="004B0BBB"/>
    <w:rsid w:val="004B3C7B"/>
    <w:rsid w:val="004B605E"/>
    <w:rsid w:val="004C1C10"/>
    <w:rsid w:val="004D1EA6"/>
    <w:rsid w:val="004D3604"/>
    <w:rsid w:val="004D55F1"/>
    <w:rsid w:val="004D7657"/>
    <w:rsid w:val="004E040E"/>
    <w:rsid w:val="004E1304"/>
    <w:rsid w:val="004E4C1D"/>
    <w:rsid w:val="004E5C0A"/>
    <w:rsid w:val="004E6DBB"/>
    <w:rsid w:val="004F0AD1"/>
    <w:rsid w:val="004F18E5"/>
    <w:rsid w:val="004F4ECC"/>
    <w:rsid w:val="004F51F5"/>
    <w:rsid w:val="005014F1"/>
    <w:rsid w:val="005016AA"/>
    <w:rsid w:val="00510B1C"/>
    <w:rsid w:val="00510DEA"/>
    <w:rsid w:val="005112B2"/>
    <w:rsid w:val="00511ADE"/>
    <w:rsid w:val="00512C48"/>
    <w:rsid w:val="00515FF5"/>
    <w:rsid w:val="005160A1"/>
    <w:rsid w:val="0052179B"/>
    <w:rsid w:val="00522640"/>
    <w:rsid w:val="0053039D"/>
    <w:rsid w:val="0053271A"/>
    <w:rsid w:val="00532DCE"/>
    <w:rsid w:val="0053304D"/>
    <w:rsid w:val="00534966"/>
    <w:rsid w:val="00535AF7"/>
    <w:rsid w:val="00535CD6"/>
    <w:rsid w:val="00541FC6"/>
    <w:rsid w:val="00542A29"/>
    <w:rsid w:val="00542D9F"/>
    <w:rsid w:val="00543713"/>
    <w:rsid w:val="005448E6"/>
    <w:rsid w:val="00544D3F"/>
    <w:rsid w:val="00546E0C"/>
    <w:rsid w:val="005510B8"/>
    <w:rsid w:val="0055197C"/>
    <w:rsid w:val="00555EF2"/>
    <w:rsid w:val="005571BB"/>
    <w:rsid w:val="005578C8"/>
    <w:rsid w:val="005649E5"/>
    <w:rsid w:val="00565CCA"/>
    <w:rsid w:val="005679A3"/>
    <w:rsid w:val="00572560"/>
    <w:rsid w:val="0057689C"/>
    <w:rsid w:val="00581AD6"/>
    <w:rsid w:val="00585357"/>
    <w:rsid w:val="005909F6"/>
    <w:rsid w:val="00592425"/>
    <w:rsid w:val="00592F8C"/>
    <w:rsid w:val="00595E6F"/>
    <w:rsid w:val="005A331A"/>
    <w:rsid w:val="005A5F2A"/>
    <w:rsid w:val="005A7CE8"/>
    <w:rsid w:val="005B1276"/>
    <w:rsid w:val="005B3AA7"/>
    <w:rsid w:val="005C3B77"/>
    <w:rsid w:val="005D0725"/>
    <w:rsid w:val="005D5D42"/>
    <w:rsid w:val="005E3FAC"/>
    <w:rsid w:val="005E4733"/>
    <w:rsid w:val="005F015B"/>
    <w:rsid w:val="005F09D0"/>
    <w:rsid w:val="005F3691"/>
    <w:rsid w:val="005F40F3"/>
    <w:rsid w:val="005F4FB1"/>
    <w:rsid w:val="00603E79"/>
    <w:rsid w:val="00605BB7"/>
    <w:rsid w:val="00606B71"/>
    <w:rsid w:val="006074AF"/>
    <w:rsid w:val="006124A0"/>
    <w:rsid w:val="006128C3"/>
    <w:rsid w:val="00615044"/>
    <w:rsid w:val="00615156"/>
    <w:rsid w:val="00620FB3"/>
    <w:rsid w:val="0062334B"/>
    <w:rsid w:val="00623B03"/>
    <w:rsid w:val="00625359"/>
    <w:rsid w:val="006257D5"/>
    <w:rsid w:val="0062593C"/>
    <w:rsid w:val="00626C27"/>
    <w:rsid w:val="006300EA"/>
    <w:rsid w:val="006353D2"/>
    <w:rsid w:val="006355EB"/>
    <w:rsid w:val="00635EC9"/>
    <w:rsid w:val="00644602"/>
    <w:rsid w:val="0064528F"/>
    <w:rsid w:val="00654B43"/>
    <w:rsid w:val="00655218"/>
    <w:rsid w:val="00655FCD"/>
    <w:rsid w:val="00656A2D"/>
    <w:rsid w:val="006624E0"/>
    <w:rsid w:val="00662BD4"/>
    <w:rsid w:val="00664A53"/>
    <w:rsid w:val="00664E08"/>
    <w:rsid w:val="00671638"/>
    <w:rsid w:val="00671998"/>
    <w:rsid w:val="00671F7E"/>
    <w:rsid w:val="006722D3"/>
    <w:rsid w:val="006736F0"/>
    <w:rsid w:val="0067723A"/>
    <w:rsid w:val="00677906"/>
    <w:rsid w:val="0068252E"/>
    <w:rsid w:val="006838F7"/>
    <w:rsid w:val="0068465C"/>
    <w:rsid w:val="00684C98"/>
    <w:rsid w:val="00686196"/>
    <w:rsid w:val="006869E1"/>
    <w:rsid w:val="00690BC4"/>
    <w:rsid w:val="0069509C"/>
    <w:rsid w:val="0069562D"/>
    <w:rsid w:val="00695EEC"/>
    <w:rsid w:val="006960DC"/>
    <w:rsid w:val="006A12F1"/>
    <w:rsid w:val="006A430B"/>
    <w:rsid w:val="006A6885"/>
    <w:rsid w:val="006A77BA"/>
    <w:rsid w:val="006A7938"/>
    <w:rsid w:val="006B4080"/>
    <w:rsid w:val="006B4B2C"/>
    <w:rsid w:val="006B4BFD"/>
    <w:rsid w:val="006B7280"/>
    <w:rsid w:val="006C210E"/>
    <w:rsid w:val="006D1F67"/>
    <w:rsid w:val="006D576D"/>
    <w:rsid w:val="006D62B3"/>
    <w:rsid w:val="006E673C"/>
    <w:rsid w:val="006E7E08"/>
    <w:rsid w:val="006F076E"/>
    <w:rsid w:val="006F1DF7"/>
    <w:rsid w:val="006F25FF"/>
    <w:rsid w:val="006F3F90"/>
    <w:rsid w:val="006F7660"/>
    <w:rsid w:val="007015A4"/>
    <w:rsid w:val="007017E5"/>
    <w:rsid w:val="00704BA8"/>
    <w:rsid w:val="007124CB"/>
    <w:rsid w:val="00715903"/>
    <w:rsid w:val="00721E60"/>
    <w:rsid w:val="00732386"/>
    <w:rsid w:val="00734327"/>
    <w:rsid w:val="007412D0"/>
    <w:rsid w:val="007431A9"/>
    <w:rsid w:val="0074690C"/>
    <w:rsid w:val="00752AD4"/>
    <w:rsid w:val="007531BC"/>
    <w:rsid w:val="00753B16"/>
    <w:rsid w:val="007575ED"/>
    <w:rsid w:val="0076258A"/>
    <w:rsid w:val="00765A99"/>
    <w:rsid w:val="007766D1"/>
    <w:rsid w:val="0078049A"/>
    <w:rsid w:val="007811C5"/>
    <w:rsid w:val="00794BD0"/>
    <w:rsid w:val="00796ABC"/>
    <w:rsid w:val="007A1113"/>
    <w:rsid w:val="007A3857"/>
    <w:rsid w:val="007A3915"/>
    <w:rsid w:val="007A6C6D"/>
    <w:rsid w:val="007A70CF"/>
    <w:rsid w:val="007B4623"/>
    <w:rsid w:val="007B5514"/>
    <w:rsid w:val="007B6CB0"/>
    <w:rsid w:val="007B78E9"/>
    <w:rsid w:val="007C0274"/>
    <w:rsid w:val="007C4B05"/>
    <w:rsid w:val="007D0AF9"/>
    <w:rsid w:val="007D2C99"/>
    <w:rsid w:val="007D35EA"/>
    <w:rsid w:val="007D3CB5"/>
    <w:rsid w:val="007E00DC"/>
    <w:rsid w:val="007E1381"/>
    <w:rsid w:val="007E47FE"/>
    <w:rsid w:val="007E7429"/>
    <w:rsid w:val="007E7633"/>
    <w:rsid w:val="007F10F7"/>
    <w:rsid w:val="007F7B11"/>
    <w:rsid w:val="00801A2A"/>
    <w:rsid w:val="008034E2"/>
    <w:rsid w:val="008066A4"/>
    <w:rsid w:val="00806A35"/>
    <w:rsid w:val="00810083"/>
    <w:rsid w:val="00816060"/>
    <w:rsid w:val="00820F4B"/>
    <w:rsid w:val="008211E8"/>
    <w:rsid w:val="008252B9"/>
    <w:rsid w:val="008273B8"/>
    <w:rsid w:val="008307E0"/>
    <w:rsid w:val="0083160D"/>
    <w:rsid w:val="0083278F"/>
    <w:rsid w:val="00836011"/>
    <w:rsid w:val="00843BC0"/>
    <w:rsid w:val="00844C0F"/>
    <w:rsid w:val="00853938"/>
    <w:rsid w:val="00853F98"/>
    <w:rsid w:val="00856112"/>
    <w:rsid w:val="00860297"/>
    <w:rsid w:val="008628D3"/>
    <w:rsid w:val="00870916"/>
    <w:rsid w:val="00870C17"/>
    <w:rsid w:val="00870F9B"/>
    <w:rsid w:val="008740D6"/>
    <w:rsid w:val="00882016"/>
    <w:rsid w:val="008832BA"/>
    <w:rsid w:val="008834E3"/>
    <w:rsid w:val="00896192"/>
    <w:rsid w:val="008A007D"/>
    <w:rsid w:val="008A47C6"/>
    <w:rsid w:val="008A4886"/>
    <w:rsid w:val="008B2768"/>
    <w:rsid w:val="008B36D5"/>
    <w:rsid w:val="008B4D86"/>
    <w:rsid w:val="008B5010"/>
    <w:rsid w:val="008B5698"/>
    <w:rsid w:val="008C3F7D"/>
    <w:rsid w:val="008C4D10"/>
    <w:rsid w:val="008C5FAD"/>
    <w:rsid w:val="008C612B"/>
    <w:rsid w:val="008D211B"/>
    <w:rsid w:val="008D5833"/>
    <w:rsid w:val="008D5C33"/>
    <w:rsid w:val="008D6912"/>
    <w:rsid w:val="008D6F23"/>
    <w:rsid w:val="008E1532"/>
    <w:rsid w:val="008E712E"/>
    <w:rsid w:val="0090442B"/>
    <w:rsid w:val="00904C89"/>
    <w:rsid w:val="0090548E"/>
    <w:rsid w:val="00905B8E"/>
    <w:rsid w:val="0090682F"/>
    <w:rsid w:val="00911077"/>
    <w:rsid w:val="00913D98"/>
    <w:rsid w:val="00920033"/>
    <w:rsid w:val="009211E8"/>
    <w:rsid w:val="00925226"/>
    <w:rsid w:val="00937F41"/>
    <w:rsid w:val="00937FEC"/>
    <w:rsid w:val="00940B8A"/>
    <w:rsid w:val="009443D7"/>
    <w:rsid w:val="00945AB5"/>
    <w:rsid w:val="00946879"/>
    <w:rsid w:val="00947ACD"/>
    <w:rsid w:val="009525CA"/>
    <w:rsid w:val="00955C1D"/>
    <w:rsid w:val="009569EB"/>
    <w:rsid w:val="00957365"/>
    <w:rsid w:val="0095747F"/>
    <w:rsid w:val="00960885"/>
    <w:rsid w:val="00960FF3"/>
    <w:rsid w:val="009658A6"/>
    <w:rsid w:val="00970EE2"/>
    <w:rsid w:val="009716E7"/>
    <w:rsid w:val="00975027"/>
    <w:rsid w:val="00977496"/>
    <w:rsid w:val="00980BF1"/>
    <w:rsid w:val="00981FD8"/>
    <w:rsid w:val="00984BF3"/>
    <w:rsid w:val="009A03E5"/>
    <w:rsid w:val="009A10F2"/>
    <w:rsid w:val="009A1EA9"/>
    <w:rsid w:val="009A2CC7"/>
    <w:rsid w:val="009A56CE"/>
    <w:rsid w:val="009A5A3B"/>
    <w:rsid w:val="009B0AEB"/>
    <w:rsid w:val="009C4D21"/>
    <w:rsid w:val="009C6402"/>
    <w:rsid w:val="009D2B3B"/>
    <w:rsid w:val="009D4468"/>
    <w:rsid w:val="009E18FF"/>
    <w:rsid w:val="009E22E6"/>
    <w:rsid w:val="009E5D59"/>
    <w:rsid w:val="009E7D50"/>
    <w:rsid w:val="009F094E"/>
    <w:rsid w:val="009F0B55"/>
    <w:rsid w:val="009F1B67"/>
    <w:rsid w:val="009F26B9"/>
    <w:rsid w:val="009F4314"/>
    <w:rsid w:val="00A01D6A"/>
    <w:rsid w:val="00A107A8"/>
    <w:rsid w:val="00A115A4"/>
    <w:rsid w:val="00A11C48"/>
    <w:rsid w:val="00A17BA5"/>
    <w:rsid w:val="00A24447"/>
    <w:rsid w:val="00A24FA4"/>
    <w:rsid w:val="00A26D65"/>
    <w:rsid w:val="00A27DE3"/>
    <w:rsid w:val="00A331F1"/>
    <w:rsid w:val="00A4101F"/>
    <w:rsid w:val="00A42E9E"/>
    <w:rsid w:val="00A455E9"/>
    <w:rsid w:val="00A47973"/>
    <w:rsid w:val="00A506B6"/>
    <w:rsid w:val="00A5170D"/>
    <w:rsid w:val="00A52E87"/>
    <w:rsid w:val="00A61D2E"/>
    <w:rsid w:val="00A6371B"/>
    <w:rsid w:val="00A66C32"/>
    <w:rsid w:val="00A679CC"/>
    <w:rsid w:val="00A70376"/>
    <w:rsid w:val="00A72170"/>
    <w:rsid w:val="00A73A86"/>
    <w:rsid w:val="00A80B46"/>
    <w:rsid w:val="00A836B6"/>
    <w:rsid w:val="00A849B9"/>
    <w:rsid w:val="00A87E00"/>
    <w:rsid w:val="00A92AE2"/>
    <w:rsid w:val="00AA0F53"/>
    <w:rsid w:val="00AB0A28"/>
    <w:rsid w:val="00AB3A97"/>
    <w:rsid w:val="00AB5AE0"/>
    <w:rsid w:val="00AB7975"/>
    <w:rsid w:val="00AC4C15"/>
    <w:rsid w:val="00AD21C2"/>
    <w:rsid w:val="00AD3111"/>
    <w:rsid w:val="00AD587D"/>
    <w:rsid w:val="00AE18BD"/>
    <w:rsid w:val="00AE4B25"/>
    <w:rsid w:val="00AF258D"/>
    <w:rsid w:val="00AF5964"/>
    <w:rsid w:val="00B029F8"/>
    <w:rsid w:val="00B033C8"/>
    <w:rsid w:val="00B06A33"/>
    <w:rsid w:val="00B10B07"/>
    <w:rsid w:val="00B132CF"/>
    <w:rsid w:val="00B14E16"/>
    <w:rsid w:val="00B205F8"/>
    <w:rsid w:val="00B231C4"/>
    <w:rsid w:val="00B265FE"/>
    <w:rsid w:val="00B27C75"/>
    <w:rsid w:val="00B32AE5"/>
    <w:rsid w:val="00B34FC2"/>
    <w:rsid w:val="00B351DE"/>
    <w:rsid w:val="00B361A4"/>
    <w:rsid w:val="00B37B83"/>
    <w:rsid w:val="00B40488"/>
    <w:rsid w:val="00B40FA0"/>
    <w:rsid w:val="00B4406D"/>
    <w:rsid w:val="00B461B0"/>
    <w:rsid w:val="00B46471"/>
    <w:rsid w:val="00B472CB"/>
    <w:rsid w:val="00B51734"/>
    <w:rsid w:val="00B535C8"/>
    <w:rsid w:val="00B53D34"/>
    <w:rsid w:val="00B620E4"/>
    <w:rsid w:val="00B66571"/>
    <w:rsid w:val="00B738E0"/>
    <w:rsid w:val="00B73B24"/>
    <w:rsid w:val="00B74CAC"/>
    <w:rsid w:val="00B74EDB"/>
    <w:rsid w:val="00B75DF3"/>
    <w:rsid w:val="00B77377"/>
    <w:rsid w:val="00B85107"/>
    <w:rsid w:val="00B86EEA"/>
    <w:rsid w:val="00B87011"/>
    <w:rsid w:val="00B9096C"/>
    <w:rsid w:val="00B92A07"/>
    <w:rsid w:val="00B92ADB"/>
    <w:rsid w:val="00B95601"/>
    <w:rsid w:val="00BA1483"/>
    <w:rsid w:val="00BA1C19"/>
    <w:rsid w:val="00BB5FE8"/>
    <w:rsid w:val="00BB6DD5"/>
    <w:rsid w:val="00BC0812"/>
    <w:rsid w:val="00BC0B20"/>
    <w:rsid w:val="00BC1B2E"/>
    <w:rsid w:val="00BC47BD"/>
    <w:rsid w:val="00BC71DF"/>
    <w:rsid w:val="00BD0FD4"/>
    <w:rsid w:val="00BD12EE"/>
    <w:rsid w:val="00BD1984"/>
    <w:rsid w:val="00BD1B68"/>
    <w:rsid w:val="00BD6AA4"/>
    <w:rsid w:val="00BE01FD"/>
    <w:rsid w:val="00C00451"/>
    <w:rsid w:val="00C01930"/>
    <w:rsid w:val="00C07790"/>
    <w:rsid w:val="00C104D5"/>
    <w:rsid w:val="00C10EB9"/>
    <w:rsid w:val="00C1436B"/>
    <w:rsid w:val="00C14CE1"/>
    <w:rsid w:val="00C2058D"/>
    <w:rsid w:val="00C25E5A"/>
    <w:rsid w:val="00C25FEE"/>
    <w:rsid w:val="00C32CF1"/>
    <w:rsid w:val="00C37192"/>
    <w:rsid w:val="00C4391B"/>
    <w:rsid w:val="00C4506E"/>
    <w:rsid w:val="00C5089A"/>
    <w:rsid w:val="00C52AF0"/>
    <w:rsid w:val="00C52C4A"/>
    <w:rsid w:val="00C53FC7"/>
    <w:rsid w:val="00C57876"/>
    <w:rsid w:val="00C60B0E"/>
    <w:rsid w:val="00C64AC7"/>
    <w:rsid w:val="00C6593E"/>
    <w:rsid w:val="00C66936"/>
    <w:rsid w:val="00C66EF4"/>
    <w:rsid w:val="00C76EC3"/>
    <w:rsid w:val="00C84557"/>
    <w:rsid w:val="00C85CBA"/>
    <w:rsid w:val="00C878E9"/>
    <w:rsid w:val="00C87A0A"/>
    <w:rsid w:val="00C91273"/>
    <w:rsid w:val="00C9227F"/>
    <w:rsid w:val="00C93101"/>
    <w:rsid w:val="00C957F2"/>
    <w:rsid w:val="00C95C10"/>
    <w:rsid w:val="00C97A9A"/>
    <w:rsid w:val="00CA096B"/>
    <w:rsid w:val="00CA2A7F"/>
    <w:rsid w:val="00CA2DA1"/>
    <w:rsid w:val="00CA5A72"/>
    <w:rsid w:val="00CA5BED"/>
    <w:rsid w:val="00CB0252"/>
    <w:rsid w:val="00CB4AA8"/>
    <w:rsid w:val="00CB53CB"/>
    <w:rsid w:val="00CB6BB7"/>
    <w:rsid w:val="00CC2E5F"/>
    <w:rsid w:val="00CC5869"/>
    <w:rsid w:val="00CD067B"/>
    <w:rsid w:val="00CD0F9A"/>
    <w:rsid w:val="00CD2160"/>
    <w:rsid w:val="00CD4B23"/>
    <w:rsid w:val="00CD67CC"/>
    <w:rsid w:val="00CE444E"/>
    <w:rsid w:val="00CE78AB"/>
    <w:rsid w:val="00CF543F"/>
    <w:rsid w:val="00CF7511"/>
    <w:rsid w:val="00D007DC"/>
    <w:rsid w:val="00D03328"/>
    <w:rsid w:val="00D1110F"/>
    <w:rsid w:val="00D12851"/>
    <w:rsid w:val="00D1316C"/>
    <w:rsid w:val="00D1464E"/>
    <w:rsid w:val="00D14DCA"/>
    <w:rsid w:val="00D15BB9"/>
    <w:rsid w:val="00D15F88"/>
    <w:rsid w:val="00D20BBE"/>
    <w:rsid w:val="00D20F94"/>
    <w:rsid w:val="00D22E3F"/>
    <w:rsid w:val="00D236EF"/>
    <w:rsid w:val="00D24044"/>
    <w:rsid w:val="00D24388"/>
    <w:rsid w:val="00D310F1"/>
    <w:rsid w:val="00D31B17"/>
    <w:rsid w:val="00D32990"/>
    <w:rsid w:val="00D33F16"/>
    <w:rsid w:val="00D3534F"/>
    <w:rsid w:val="00D36FD0"/>
    <w:rsid w:val="00D406C2"/>
    <w:rsid w:val="00D43AF5"/>
    <w:rsid w:val="00D51EAC"/>
    <w:rsid w:val="00D524BA"/>
    <w:rsid w:val="00D52B53"/>
    <w:rsid w:val="00D611CA"/>
    <w:rsid w:val="00D651A9"/>
    <w:rsid w:val="00D65953"/>
    <w:rsid w:val="00D7149B"/>
    <w:rsid w:val="00D764A4"/>
    <w:rsid w:val="00D8048B"/>
    <w:rsid w:val="00D847DC"/>
    <w:rsid w:val="00D84C85"/>
    <w:rsid w:val="00D90047"/>
    <w:rsid w:val="00D94B04"/>
    <w:rsid w:val="00DA05AD"/>
    <w:rsid w:val="00DA0B4C"/>
    <w:rsid w:val="00DA4256"/>
    <w:rsid w:val="00DA4F06"/>
    <w:rsid w:val="00DA646B"/>
    <w:rsid w:val="00DB0156"/>
    <w:rsid w:val="00DB1E8B"/>
    <w:rsid w:val="00DB21BA"/>
    <w:rsid w:val="00DB5095"/>
    <w:rsid w:val="00DB6339"/>
    <w:rsid w:val="00DC052B"/>
    <w:rsid w:val="00DC1012"/>
    <w:rsid w:val="00DC1DD1"/>
    <w:rsid w:val="00DC6C85"/>
    <w:rsid w:val="00DD24A7"/>
    <w:rsid w:val="00DD547B"/>
    <w:rsid w:val="00DD6D91"/>
    <w:rsid w:val="00DE08AD"/>
    <w:rsid w:val="00DE3C3D"/>
    <w:rsid w:val="00DE47A0"/>
    <w:rsid w:val="00DE597E"/>
    <w:rsid w:val="00DF14DA"/>
    <w:rsid w:val="00DF4299"/>
    <w:rsid w:val="00DF4492"/>
    <w:rsid w:val="00DF6A96"/>
    <w:rsid w:val="00E01A0A"/>
    <w:rsid w:val="00E051BA"/>
    <w:rsid w:val="00E06591"/>
    <w:rsid w:val="00E11989"/>
    <w:rsid w:val="00E16D50"/>
    <w:rsid w:val="00E178AC"/>
    <w:rsid w:val="00E17954"/>
    <w:rsid w:val="00E20EC6"/>
    <w:rsid w:val="00E21B6D"/>
    <w:rsid w:val="00E235E0"/>
    <w:rsid w:val="00E25C08"/>
    <w:rsid w:val="00E2784D"/>
    <w:rsid w:val="00E30462"/>
    <w:rsid w:val="00E30C59"/>
    <w:rsid w:val="00E32EFD"/>
    <w:rsid w:val="00E33EC2"/>
    <w:rsid w:val="00E34150"/>
    <w:rsid w:val="00E3703E"/>
    <w:rsid w:val="00E40407"/>
    <w:rsid w:val="00E42EF7"/>
    <w:rsid w:val="00E43D61"/>
    <w:rsid w:val="00E44CBC"/>
    <w:rsid w:val="00E54166"/>
    <w:rsid w:val="00E55C3C"/>
    <w:rsid w:val="00E579C3"/>
    <w:rsid w:val="00E62A71"/>
    <w:rsid w:val="00E66AEB"/>
    <w:rsid w:val="00E67E12"/>
    <w:rsid w:val="00E70972"/>
    <w:rsid w:val="00E7196C"/>
    <w:rsid w:val="00E72D0A"/>
    <w:rsid w:val="00E749E1"/>
    <w:rsid w:val="00E77C9D"/>
    <w:rsid w:val="00E77FBE"/>
    <w:rsid w:val="00E80486"/>
    <w:rsid w:val="00E8082B"/>
    <w:rsid w:val="00E8130B"/>
    <w:rsid w:val="00E8398B"/>
    <w:rsid w:val="00E8478C"/>
    <w:rsid w:val="00E84807"/>
    <w:rsid w:val="00E849CB"/>
    <w:rsid w:val="00E8615C"/>
    <w:rsid w:val="00E900DC"/>
    <w:rsid w:val="00E91BB2"/>
    <w:rsid w:val="00E9368F"/>
    <w:rsid w:val="00E93932"/>
    <w:rsid w:val="00E94CD0"/>
    <w:rsid w:val="00E97828"/>
    <w:rsid w:val="00EA1CAF"/>
    <w:rsid w:val="00EA2FD0"/>
    <w:rsid w:val="00EA3DE1"/>
    <w:rsid w:val="00EA7905"/>
    <w:rsid w:val="00EB1C18"/>
    <w:rsid w:val="00EB30FB"/>
    <w:rsid w:val="00EB3388"/>
    <w:rsid w:val="00EB4454"/>
    <w:rsid w:val="00EB4C7C"/>
    <w:rsid w:val="00EC5989"/>
    <w:rsid w:val="00ED31CD"/>
    <w:rsid w:val="00ED42DC"/>
    <w:rsid w:val="00ED61D3"/>
    <w:rsid w:val="00ED669F"/>
    <w:rsid w:val="00ED75D7"/>
    <w:rsid w:val="00EE5EAB"/>
    <w:rsid w:val="00EF239C"/>
    <w:rsid w:val="00F0147D"/>
    <w:rsid w:val="00F02008"/>
    <w:rsid w:val="00F026E4"/>
    <w:rsid w:val="00F0328C"/>
    <w:rsid w:val="00F05403"/>
    <w:rsid w:val="00F07CA9"/>
    <w:rsid w:val="00F102DD"/>
    <w:rsid w:val="00F10761"/>
    <w:rsid w:val="00F1332A"/>
    <w:rsid w:val="00F1639A"/>
    <w:rsid w:val="00F16B03"/>
    <w:rsid w:val="00F277E6"/>
    <w:rsid w:val="00F303D4"/>
    <w:rsid w:val="00F33810"/>
    <w:rsid w:val="00F341F9"/>
    <w:rsid w:val="00F34818"/>
    <w:rsid w:val="00F41142"/>
    <w:rsid w:val="00F51123"/>
    <w:rsid w:val="00F601D2"/>
    <w:rsid w:val="00F60EB8"/>
    <w:rsid w:val="00F633B9"/>
    <w:rsid w:val="00F64E1C"/>
    <w:rsid w:val="00F66421"/>
    <w:rsid w:val="00F67FB8"/>
    <w:rsid w:val="00F71F18"/>
    <w:rsid w:val="00F735FF"/>
    <w:rsid w:val="00F738EE"/>
    <w:rsid w:val="00F752B1"/>
    <w:rsid w:val="00F806EE"/>
    <w:rsid w:val="00F81EA0"/>
    <w:rsid w:val="00F836FD"/>
    <w:rsid w:val="00F90B5D"/>
    <w:rsid w:val="00F9223C"/>
    <w:rsid w:val="00F92611"/>
    <w:rsid w:val="00F96D8D"/>
    <w:rsid w:val="00F96F3A"/>
    <w:rsid w:val="00F978AB"/>
    <w:rsid w:val="00FA2CF4"/>
    <w:rsid w:val="00FA41AC"/>
    <w:rsid w:val="00FA6257"/>
    <w:rsid w:val="00FA696A"/>
    <w:rsid w:val="00FB184D"/>
    <w:rsid w:val="00FB2EFE"/>
    <w:rsid w:val="00FC0416"/>
    <w:rsid w:val="00FC206D"/>
    <w:rsid w:val="00FC4193"/>
    <w:rsid w:val="00FC5D75"/>
    <w:rsid w:val="00FD0055"/>
    <w:rsid w:val="00FD24FC"/>
    <w:rsid w:val="00FD7D82"/>
    <w:rsid w:val="00FE09D7"/>
    <w:rsid w:val="00FF19FA"/>
    <w:rsid w:val="00FF4352"/>
    <w:rsid w:val="00FF6851"/>
    <w:rsid w:val="50897705"/>
    <w:rsid w:val="6C396E4C"/>
    <w:rsid w:val="7C83B2D5"/>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2761238"/>
  <w14:defaultImageDpi w14:val="300"/>
  <w15:chartTrackingRefBased/>
  <w15:docId w15:val="{6EECC910-064B-4163-81EC-1A675870F2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it-IT" w:eastAsia="it-I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E178AC"/>
    <w:pPr>
      <w:widowControl w:val="0"/>
      <w:suppressAutoHyphens/>
    </w:pPr>
    <w:rPr>
      <w:rFonts w:eastAsia="Lucida Sans Unicode"/>
      <w:kern w:val="1"/>
      <w:sz w:val="24"/>
      <w:szCs w:val="24"/>
    </w:rPr>
  </w:style>
  <w:style w:type="paragraph" w:styleId="Titolo2">
    <w:name w:val="heading 2"/>
    <w:basedOn w:val="Normale"/>
    <w:next w:val="Normale"/>
    <w:qFormat/>
    <w:rsid w:val="003E00FB"/>
    <w:pPr>
      <w:numPr>
        <w:ilvl w:val="1"/>
        <w:numId w:val="8"/>
      </w:numPr>
      <w:outlineLvl w:val="1"/>
    </w:pPr>
    <w:rPr>
      <w:b/>
      <w:bCs/>
      <w:i/>
      <w:iCs/>
      <w:sz w:val="28"/>
      <w:szCs w:val="28"/>
    </w:rPr>
  </w:style>
  <w:style w:type="paragraph" w:styleId="Titolo3">
    <w:name w:val="heading 3"/>
    <w:basedOn w:val="Normale"/>
    <w:next w:val="Normale"/>
    <w:link w:val="Titolo3Carattere"/>
    <w:uiPriority w:val="9"/>
    <w:qFormat/>
    <w:rsid w:val="003E00FB"/>
    <w:pPr>
      <w:keepNext/>
      <w:numPr>
        <w:ilvl w:val="2"/>
        <w:numId w:val="8"/>
      </w:numPr>
      <w:spacing w:before="240" w:after="60"/>
      <w:outlineLvl w:val="2"/>
    </w:pPr>
    <w:rPr>
      <w:rFonts w:ascii="Calibri" w:eastAsia="MS Gothic" w:hAnsi="Calibri"/>
      <w:b/>
      <w:bCs/>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WW8Num1z1">
    <w:name w:val="WW8Num1z1"/>
    <w:rPr>
      <w:b/>
    </w:rPr>
  </w:style>
  <w:style w:type="character" w:customStyle="1" w:styleId="WW8Num3z0">
    <w:name w:val="WW8Num3z0"/>
    <w:rPr>
      <w:rFonts w:ascii="Times New Roman" w:hAnsi="Times New Roman" w:cs="Times New Roman"/>
    </w:rPr>
  </w:style>
  <w:style w:type="character" w:customStyle="1" w:styleId="WW8Num3z1">
    <w:name w:val="WW8Num3z1"/>
    <w:rPr>
      <w:rFonts w:ascii="Courier New" w:hAnsi="Courier New" w:cs="Courier New"/>
    </w:rPr>
  </w:style>
  <w:style w:type="character" w:customStyle="1" w:styleId="WW8Num3z2">
    <w:name w:val="WW8Num3z2"/>
    <w:rPr>
      <w:rFonts w:ascii="Wingdings" w:hAnsi="Wingdings"/>
    </w:rPr>
  </w:style>
  <w:style w:type="character" w:customStyle="1" w:styleId="WW8Num3z3">
    <w:name w:val="WW8Num3z3"/>
    <w:rPr>
      <w:rFonts w:ascii="Symbol" w:hAnsi="Symbol"/>
    </w:rPr>
  </w:style>
  <w:style w:type="character" w:customStyle="1" w:styleId="WW8Num5z0">
    <w:name w:val="WW8Num5z0"/>
    <w:rPr>
      <w:rFonts w:ascii="Wingdings" w:hAnsi="Wingdings"/>
    </w:rPr>
  </w:style>
  <w:style w:type="character" w:customStyle="1" w:styleId="WW8Num5z1">
    <w:name w:val="WW8Num5z1"/>
    <w:rPr>
      <w:rFonts w:ascii="Courier New" w:hAnsi="Courier New" w:cs="Courier New"/>
    </w:rPr>
  </w:style>
  <w:style w:type="character" w:customStyle="1" w:styleId="WW8Num5z3">
    <w:name w:val="WW8Num5z3"/>
    <w:rPr>
      <w:rFonts w:ascii="Symbol" w:hAnsi="Symbol"/>
    </w:rPr>
  </w:style>
  <w:style w:type="character" w:customStyle="1" w:styleId="WW8Num6z0">
    <w:name w:val="WW8Num6z0"/>
    <w:rPr>
      <w:rFonts w:ascii="Symbol" w:hAnsi="Symbol"/>
    </w:rPr>
  </w:style>
  <w:style w:type="character" w:customStyle="1" w:styleId="WW8Num7z0">
    <w:name w:val="WW8Num7z0"/>
    <w:rPr>
      <w:rFonts w:ascii="Symbol" w:hAnsi="Symbol"/>
    </w:rPr>
  </w:style>
  <w:style w:type="character" w:customStyle="1" w:styleId="WW8Num8z0">
    <w:name w:val="WW8Num8z0"/>
    <w:rPr>
      <w:rFonts w:ascii="Century Gothic" w:eastAsia="Calibri" w:hAnsi="Century Gothic" w:cs="Times New Roman"/>
    </w:rPr>
  </w:style>
  <w:style w:type="character" w:customStyle="1" w:styleId="WW8Num8z1">
    <w:name w:val="WW8Num8z1"/>
    <w:rPr>
      <w:rFonts w:ascii="Courier New" w:hAnsi="Courier New" w:cs="Courier New"/>
    </w:rPr>
  </w:style>
  <w:style w:type="character" w:customStyle="1" w:styleId="WW8Num8z2">
    <w:name w:val="WW8Num8z2"/>
    <w:rPr>
      <w:rFonts w:ascii="Wingdings" w:hAnsi="Wingdings"/>
    </w:rPr>
  </w:style>
  <w:style w:type="character" w:customStyle="1" w:styleId="WW8Num8z3">
    <w:name w:val="WW8Num8z3"/>
    <w:rPr>
      <w:rFonts w:ascii="Symbol" w:hAnsi="Symbol"/>
    </w:rPr>
  </w:style>
  <w:style w:type="character" w:customStyle="1" w:styleId="WW8Num9z0">
    <w:name w:val="WW8Num9z0"/>
    <w:rPr>
      <w:rFonts w:ascii="Wingdings" w:hAnsi="Wingdings"/>
    </w:rPr>
  </w:style>
  <w:style w:type="character" w:customStyle="1" w:styleId="WW8Num9z1">
    <w:name w:val="WW8Num9z1"/>
    <w:rPr>
      <w:rFonts w:ascii="Courier New" w:hAnsi="Courier New" w:cs="Courier New"/>
    </w:rPr>
  </w:style>
  <w:style w:type="character" w:customStyle="1" w:styleId="WW8Num9z3">
    <w:name w:val="WW8Num9z3"/>
    <w:rPr>
      <w:rFonts w:ascii="Symbol" w:hAnsi="Symbol"/>
    </w:rPr>
  </w:style>
  <w:style w:type="character" w:customStyle="1" w:styleId="WW8Num10z1">
    <w:name w:val="WW8Num10z1"/>
    <w:rPr>
      <w:b/>
    </w:rPr>
  </w:style>
  <w:style w:type="character" w:customStyle="1" w:styleId="Carpredefinitoparagrafo2">
    <w:name w:val="Car. predefinito paragrafo2"/>
  </w:style>
  <w:style w:type="character" w:customStyle="1" w:styleId="Carpredefinitoparagrafo1">
    <w:name w:val="Car. predefinito paragrafo1"/>
  </w:style>
  <w:style w:type="character" w:customStyle="1" w:styleId="TestofumettoCarattere">
    <w:name w:val="Testo fumetto Carattere"/>
    <w:rPr>
      <w:rFonts w:ascii="Tahoma" w:eastAsia="Times New Roman" w:hAnsi="Tahoma" w:cs="Tahoma"/>
      <w:sz w:val="16"/>
      <w:szCs w:val="16"/>
    </w:rPr>
  </w:style>
  <w:style w:type="character" w:customStyle="1" w:styleId="Titolo2Carattere">
    <w:name w:val="Titolo 2 Carattere"/>
    <w:rPr>
      <w:rFonts w:ascii="Cambria" w:eastAsia="Times New Roman" w:hAnsi="Cambria" w:cs="Times New Roman"/>
      <w:b/>
      <w:bCs/>
      <w:i/>
      <w:iCs/>
      <w:sz w:val="28"/>
      <w:szCs w:val="28"/>
    </w:rPr>
  </w:style>
  <w:style w:type="character" w:customStyle="1" w:styleId="372836291z1">
    <w:name w:val="372836291z1"/>
    <w:rPr>
      <w:b/>
    </w:rPr>
  </w:style>
  <w:style w:type="character" w:customStyle="1" w:styleId="372836293z0">
    <w:name w:val="372836293z0"/>
    <w:rPr>
      <w:rFonts w:ascii="Times New Roman" w:hAnsi="Times New Roman" w:cs="Times New Roman"/>
    </w:rPr>
  </w:style>
  <w:style w:type="character" w:customStyle="1" w:styleId="372836293z1">
    <w:name w:val="372836293z1"/>
    <w:rPr>
      <w:rFonts w:ascii="Courier New" w:hAnsi="Courier New" w:cs="Courier New"/>
    </w:rPr>
  </w:style>
  <w:style w:type="character" w:customStyle="1" w:styleId="372836293z2">
    <w:name w:val="372836293z2"/>
    <w:rPr>
      <w:rFonts w:ascii="Wingdings" w:hAnsi="Wingdings"/>
    </w:rPr>
  </w:style>
  <w:style w:type="character" w:customStyle="1" w:styleId="372836293z3">
    <w:name w:val="372836293z3"/>
    <w:rPr>
      <w:rFonts w:ascii="Symbol" w:hAnsi="Symbol"/>
    </w:rPr>
  </w:style>
  <w:style w:type="character" w:customStyle="1" w:styleId="372836295z0">
    <w:name w:val="372836295z0"/>
    <w:rPr>
      <w:rFonts w:ascii="Wingdings" w:hAnsi="Wingdings"/>
    </w:rPr>
  </w:style>
  <w:style w:type="character" w:customStyle="1" w:styleId="372836295z1">
    <w:name w:val="372836295z1"/>
    <w:rPr>
      <w:rFonts w:ascii="Courier New" w:hAnsi="Courier New" w:cs="Courier New"/>
    </w:rPr>
  </w:style>
  <w:style w:type="character" w:customStyle="1" w:styleId="372836295z3">
    <w:name w:val="372836295z3"/>
    <w:rPr>
      <w:rFonts w:ascii="Symbol" w:hAnsi="Symbol"/>
    </w:rPr>
  </w:style>
  <w:style w:type="character" w:customStyle="1" w:styleId="372836296z0">
    <w:name w:val="372836296z0"/>
    <w:rPr>
      <w:rFonts w:ascii="Symbol" w:hAnsi="Symbol"/>
    </w:rPr>
  </w:style>
  <w:style w:type="character" w:customStyle="1" w:styleId="372836297z0">
    <w:name w:val="372836297z0"/>
    <w:rPr>
      <w:rFonts w:ascii="Symbol" w:hAnsi="Symbol"/>
    </w:rPr>
  </w:style>
  <w:style w:type="character" w:customStyle="1" w:styleId="372836298z0">
    <w:name w:val="372836298z0"/>
    <w:rPr>
      <w:rFonts w:ascii="Century Gothic" w:eastAsia="Calibri" w:hAnsi="Century Gothic" w:cs="Times New Roman"/>
    </w:rPr>
  </w:style>
  <w:style w:type="character" w:customStyle="1" w:styleId="372836298z1">
    <w:name w:val="372836298z1"/>
    <w:rPr>
      <w:rFonts w:ascii="Courier New" w:hAnsi="Courier New" w:cs="Courier New"/>
    </w:rPr>
  </w:style>
  <w:style w:type="character" w:customStyle="1" w:styleId="372836298z2">
    <w:name w:val="372836298z2"/>
    <w:rPr>
      <w:rFonts w:ascii="Wingdings" w:hAnsi="Wingdings"/>
    </w:rPr>
  </w:style>
  <w:style w:type="character" w:customStyle="1" w:styleId="372836298z3">
    <w:name w:val="372836298z3"/>
    <w:rPr>
      <w:rFonts w:ascii="Symbol" w:hAnsi="Symbol"/>
    </w:rPr>
  </w:style>
  <w:style w:type="character" w:customStyle="1" w:styleId="372836299z0">
    <w:name w:val="372836299z0"/>
    <w:rPr>
      <w:rFonts w:ascii="Wingdings" w:hAnsi="Wingdings"/>
    </w:rPr>
  </w:style>
  <w:style w:type="character" w:customStyle="1" w:styleId="372836299z1">
    <w:name w:val="372836299z1"/>
    <w:rPr>
      <w:rFonts w:ascii="Courier New" w:hAnsi="Courier New" w:cs="Courier New"/>
    </w:rPr>
  </w:style>
  <w:style w:type="character" w:customStyle="1" w:styleId="372836299z3">
    <w:name w:val="372836299z3"/>
    <w:rPr>
      <w:rFonts w:ascii="Symbol" w:hAnsi="Symbol"/>
    </w:rPr>
  </w:style>
  <w:style w:type="character" w:customStyle="1" w:styleId="3728362910z1">
    <w:name w:val="3728362910z1"/>
    <w:rPr>
      <w:b/>
    </w:rPr>
  </w:style>
  <w:style w:type="character" w:customStyle="1" w:styleId="372836371z1">
    <w:name w:val="372836371z1"/>
    <w:rPr>
      <w:b/>
    </w:rPr>
  </w:style>
  <w:style w:type="character" w:customStyle="1" w:styleId="372836373z0">
    <w:name w:val="372836373z0"/>
    <w:rPr>
      <w:rFonts w:ascii="Times New Roman" w:hAnsi="Times New Roman" w:cs="Times New Roman"/>
    </w:rPr>
  </w:style>
  <w:style w:type="character" w:customStyle="1" w:styleId="372836373z1">
    <w:name w:val="372836373z1"/>
    <w:rPr>
      <w:rFonts w:ascii="Courier New" w:hAnsi="Courier New" w:cs="Courier New"/>
    </w:rPr>
  </w:style>
  <w:style w:type="character" w:customStyle="1" w:styleId="372836373z2">
    <w:name w:val="372836373z2"/>
    <w:rPr>
      <w:rFonts w:ascii="Wingdings" w:hAnsi="Wingdings"/>
    </w:rPr>
  </w:style>
  <w:style w:type="character" w:customStyle="1" w:styleId="372836373z3">
    <w:name w:val="372836373z3"/>
    <w:rPr>
      <w:rFonts w:ascii="Symbol" w:hAnsi="Symbol"/>
    </w:rPr>
  </w:style>
  <w:style w:type="character" w:customStyle="1" w:styleId="372836375z0">
    <w:name w:val="372836375z0"/>
    <w:rPr>
      <w:rFonts w:ascii="Wingdings" w:hAnsi="Wingdings"/>
    </w:rPr>
  </w:style>
  <w:style w:type="character" w:customStyle="1" w:styleId="372836375z1">
    <w:name w:val="372836375z1"/>
    <w:rPr>
      <w:rFonts w:ascii="Courier New" w:hAnsi="Courier New" w:cs="Courier New"/>
    </w:rPr>
  </w:style>
  <w:style w:type="character" w:customStyle="1" w:styleId="372836375z3">
    <w:name w:val="372836375z3"/>
    <w:rPr>
      <w:rFonts w:ascii="Symbol" w:hAnsi="Symbol"/>
    </w:rPr>
  </w:style>
  <w:style w:type="character" w:customStyle="1" w:styleId="372836376z0">
    <w:name w:val="372836376z0"/>
    <w:rPr>
      <w:rFonts w:ascii="Symbol" w:hAnsi="Symbol"/>
    </w:rPr>
  </w:style>
  <w:style w:type="character" w:customStyle="1" w:styleId="372836377z0">
    <w:name w:val="372836377z0"/>
    <w:rPr>
      <w:rFonts w:ascii="Symbol" w:hAnsi="Symbol"/>
    </w:rPr>
  </w:style>
  <w:style w:type="character" w:customStyle="1" w:styleId="372836378z0">
    <w:name w:val="372836378z0"/>
    <w:rPr>
      <w:rFonts w:ascii="Century Gothic" w:eastAsia="Calibri" w:hAnsi="Century Gothic" w:cs="Times New Roman"/>
    </w:rPr>
  </w:style>
  <w:style w:type="character" w:customStyle="1" w:styleId="372836378z1">
    <w:name w:val="372836378z1"/>
    <w:rPr>
      <w:rFonts w:ascii="Courier New" w:hAnsi="Courier New" w:cs="Courier New"/>
    </w:rPr>
  </w:style>
  <w:style w:type="character" w:customStyle="1" w:styleId="372836378z2">
    <w:name w:val="372836378z2"/>
    <w:rPr>
      <w:rFonts w:ascii="Wingdings" w:hAnsi="Wingdings"/>
    </w:rPr>
  </w:style>
  <w:style w:type="character" w:customStyle="1" w:styleId="372836378z3">
    <w:name w:val="372836378z3"/>
    <w:rPr>
      <w:rFonts w:ascii="Symbol" w:hAnsi="Symbol"/>
    </w:rPr>
  </w:style>
  <w:style w:type="character" w:customStyle="1" w:styleId="372836379z0">
    <w:name w:val="372836379z0"/>
    <w:rPr>
      <w:rFonts w:ascii="Wingdings" w:hAnsi="Wingdings"/>
    </w:rPr>
  </w:style>
  <w:style w:type="character" w:customStyle="1" w:styleId="372836379z1">
    <w:name w:val="372836379z1"/>
    <w:rPr>
      <w:rFonts w:ascii="Courier New" w:hAnsi="Courier New" w:cs="Courier New"/>
    </w:rPr>
  </w:style>
  <w:style w:type="character" w:customStyle="1" w:styleId="372836379z3">
    <w:name w:val="372836379z3"/>
    <w:rPr>
      <w:rFonts w:ascii="Symbol" w:hAnsi="Symbol"/>
    </w:rPr>
  </w:style>
  <w:style w:type="character" w:customStyle="1" w:styleId="3728363710z1">
    <w:name w:val="3728363710z1"/>
    <w:rPr>
      <w:b/>
    </w:rPr>
  </w:style>
  <w:style w:type="character" w:customStyle="1" w:styleId="372836451z1">
    <w:name w:val="372836451z1"/>
    <w:rPr>
      <w:b/>
    </w:rPr>
  </w:style>
  <w:style w:type="character" w:customStyle="1" w:styleId="372836453z0">
    <w:name w:val="372836453z0"/>
    <w:rPr>
      <w:rFonts w:ascii="Times New Roman" w:hAnsi="Times New Roman" w:cs="Times New Roman"/>
    </w:rPr>
  </w:style>
  <w:style w:type="character" w:customStyle="1" w:styleId="372836453z1">
    <w:name w:val="372836453z1"/>
    <w:rPr>
      <w:rFonts w:ascii="Courier New" w:hAnsi="Courier New" w:cs="Courier New"/>
    </w:rPr>
  </w:style>
  <w:style w:type="character" w:customStyle="1" w:styleId="372836453z2">
    <w:name w:val="372836453z2"/>
    <w:rPr>
      <w:rFonts w:ascii="Wingdings" w:hAnsi="Wingdings"/>
    </w:rPr>
  </w:style>
  <w:style w:type="character" w:customStyle="1" w:styleId="372836453z3">
    <w:name w:val="372836453z3"/>
    <w:rPr>
      <w:rFonts w:ascii="Symbol" w:hAnsi="Symbol"/>
    </w:rPr>
  </w:style>
  <w:style w:type="character" w:customStyle="1" w:styleId="372836455z0">
    <w:name w:val="372836455z0"/>
    <w:rPr>
      <w:rFonts w:ascii="Wingdings" w:hAnsi="Wingdings"/>
    </w:rPr>
  </w:style>
  <w:style w:type="character" w:customStyle="1" w:styleId="372836455z1">
    <w:name w:val="372836455z1"/>
    <w:rPr>
      <w:rFonts w:ascii="Courier New" w:hAnsi="Courier New" w:cs="Courier New"/>
    </w:rPr>
  </w:style>
  <w:style w:type="character" w:customStyle="1" w:styleId="372836455z3">
    <w:name w:val="372836455z3"/>
    <w:rPr>
      <w:rFonts w:ascii="Symbol" w:hAnsi="Symbol"/>
    </w:rPr>
  </w:style>
  <w:style w:type="character" w:customStyle="1" w:styleId="372836456z0">
    <w:name w:val="372836456z0"/>
    <w:rPr>
      <w:rFonts w:ascii="Symbol" w:hAnsi="Symbol"/>
    </w:rPr>
  </w:style>
  <w:style w:type="character" w:customStyle="1" w:styleId="372836457z0">
    <w:name w:val="372836457z0"/>
    <w:rPr>
      <w:rFonts w:ascii="Symbol" w:hAnsi="Symbol"/>
    </w:rPr>
  </w:style>
  <w:style w:type="character" w:customStyle="1" w:styleId="372836458z0">
    <w:name w:val="372836458z0"/>
    <w:rPr>
      <w:rFonts w:ascii="Century Gothic" w:eastAsia="Calibri" w:hAnsi="Century Gothic" w:cs="Times New Roman"/>
    </w:rPr>
  </w:style>
  <w:style w:type="character" w:customStyle="1" w:styleId="372836458z1">
    <w:name w:val="372836458z1"/>
    <w:rPr>
      <w:rFonts w:ascii="Courier New" w:hAnsi="Courier New" w:cs="Courier New"/>
    </w:rPr>
  </w:style>
  <w:style w:type="character" w:customStyle="1" w:styleId="372836458z2">
    <w:name w:val="372836458z2"/>
    <w:rPr>
      <w:rFonts w:ascii="Wingdings" w:hAnsi="Wingdings"/>
    </w:rPr>
  </w:style>
  <w:style w:type="character" w:customStyle="1" w:styleId="372836458z3">
    <w:name w:val="372836458z3"/>
    <w:rPr>
      <w:rFonts w:ascii="Symbol" w:hAnsi="Symbol"/>
    </w:rPr>
  </w:style>
  <w:style w:type="character" w:customStyle="1" w:styleId="372836459z0">
    <w:name w:val="372836459z0"/>
    <w:rPr>
      <w:rFonts w:ascii="Wingdings" w:hAnsi="Wingdings"/>
    </w:rPr>
  </w:style>
  <w:style w:type="character" w:customStyle="1" w:styleId="372836459z1">
    <w:name w:val="372836459z1"/>
    <w:rPr>
      <w:rFonts w:ascii="Courier New" w:hAnsi="Courier New" w:cs="Courier New"/>
    </w:rPr>
  </w:style>
  <w:style w:type="character" w:customStyle="1" w:styleId="372836459z3">
    <w:name w:val="372836459z3"/>
    <w:rPr>
      <w:rFonts w:ascii="Symbol" w:hAnsi="Symbol"/>
    </w:rPr>
  </w:style>
  <w:style w:type="character" w:customStyle="1" w:styleId="3728364510z1">
    <w:name w:val="3728364510z1"/>
    <w:rPr>
      <w:b/>
    </w:rPr>
  </w:style>
  <w:style w:type="character" w:customStyle="1" w:styleId="372836631z1">
    <w:name w:val="372836631z1"/>
    <w:rPr>
      <w:b/>
    </w:rPr>
  </w:style>
  <w:style w:type="character" w:customStyle="1" w:styleId="372836633z0">
    <w:name w:val="372836633z0"/>
    <w:rPr>
      <w:rFonts w:ascii="Times New Roman" w:hAnsi="Times New Roman" w:cs="Times New Roman"/>
    </w:rPr>
  </w:style>
  <w:style w:type="character" w:customStyle="1" w:styleId="372836633z1">
    <w:name w:val="372836633z1"/>
    <w:rPr>
      <w:rFonts w:ascii="Courier New" w:hAnsi="Courier New" w:cs="Courier New"/>
    </w:rPr>
  </w:style>
  <w:style w:type="character" w:customStyle="1" w:styleId="372836633z2">
    <w:name w:val="372836633z2"/>
    <w:rPr>
      <w:rFonts w:ascii="Wingdings" w:hAnsi="Wingdings"/>
    </w:rPr>
  </w:style>
  <w:style w:type="character" w:customStyle="1" w:styleId="372836633z3">
    <w:name w:val="372836633z3"/>
    <w:rPr>
      <w:rFonts w:ascii="Symbol" w:hAnsi="Symbol"/>
    </w:rPr>
  </w:style>
  <w:style w:type="character" w:customStyle="1" w:styleId="372836635z0">
    <w:name w:val="372836635z0"/>
    <w:rPr>
      <w:rFonts w:ascii="Wingdings" w:hAnsi="Wingdings"/>
    </w:rPr>
  </w:style>
  <w:style w:type="character" w:customStyle="1" w:styleId="372836635z1">
    <w:name w:val="372836635z1"/>
    <w:rPr>
      <w:rFonts w:ascii="Courier New" w:hAnsi="Courier New" w:cs="Courier New"/>
    </w:rPr>
  </w:style>
  <w:style w:type="character" w:customStyle="1" w:styleId="372836635z3">
    <w:name w:val="372836635z3"/>
    <w:rPr>
      <w:rFonts w:ascii="Symbol" w:hAnsi="Symbol"/>
    </w:rPr>
  </w:style>
  <w:style w:type="character" w:customStyle="1" w:styleId="372836636z0">
    <w:name w:val="372836636z0"/>
    <w:rPr>
      <w:rFonts w:ascii="Symbol" w:hAnsi="Symbol"/>
    </w:rPr>
  </w:style>
  <w:style w:type="character" w:customStyle="1" w:styleId="372836637z0">
    <w:name w:val="372836637z0"/>
    <w:rPr>
      <w:rFonts w:ascii="Symbol" w:hAnsi="Symbol"/>
    </w:rPr>
  </w:style>
  <w:style w:type="character" w:customStyle="1" w:styleId="372836638z0">
    <w:name w:val="372836638z0"/>
    <w:rPr>
      <w:rFonts w:ascii="Century Gothic" w:eastAsia="Calibri" w:hAnsi="Century Gothic" w:cs="Times New Roman"/>
    </w:rPr>
  </w:style>
  <w:style w:type="character" w:customStyle="1" w:styleId="372836638z1">
    <w:name w:val="372836638z1"/>
    <w:rPr>
      <w:rFonts w:ascii="Courier New" w:hAnsi="Courier New" w:cs="Courier New"/>
    </w:rPr>
  </w:style>
  <w:style w:type="character" w:customStyle="1" w:styleId="372836638z2">
    <w:name w:val="372836638z2"/>
    <w:rPr>
      <w:rFonts w:ascii="Wingdings" w:hAnsi="Wingdings"/>
    </w:rPr>
  </w:style>
  <w:style w:type="character" w:customStyle="1" w:styleId="372836638z3">
    <w:name w:val="372836638z3"/>
    <w:rPr>
      <w:rFonts w:ascii="Symbol" w:hAnsi="Symbol"/>
    </w:rPr>
  </w:style>
  <w:style w:type="character" w:customStyle="1" w:styleId="372836639z0">
    <w:name w:val="372836639z0"/>
    <w:rPr>
      <w:rFonts w:ascii="Wingdings" w:hAnsi="Wingdings"/>
    </w:rPr>
  </w:style>
  <w:style w:type="character" w:customStyle="1" w:styleId="372836639z1">
    <w:name w:val="372836639z1"/>
    <w:rPr>
      <w:rFonts w:ascii="Courier New" w:hAnsi="Courier New" w:cs="Courier New"/>
    </w:rPr>
  </w:style>
  <w:style w:type="character" w:customStyle="1" w:styleId="372836639z3">
    <w:name w:val="372836639z3"/>
    <w:rPr>
      <w:rFonts w:ascii="Symbol" w:hAnsi="Symbol"/>
    </w:rPr>
  </w:style>
  <w:style w:type="character" w:customStyle="1" w:styleId="3728366310z1">
    <w:name w:val="3728366310z1"/>
    <w:rPr>
      <w:b/>
    </w:rPr>
  </w:style>
  <w:style w:type="character" w:customStyle="1" w:styleId="372836761z1">
    <w:name w:val="372836761z1"/>
    <w:rPr>
      <w:b/>
    </w:rPr>
  </w:style>
  <w:style w:type="character" w:customStyle="1" w:styleId="372836763z0">
    <w:name w:val="372836763z0"/>
    <w:rPr>
      <w:rFonts w:ascii="Times New Roman" w:hAnsi="Times New Roman" w:cs="Times New Roman"/>
    </w:rPr>
  </w:style>
  <w:style w:type="character" w:customStyle="1" w:styleId="372836763z1">
    <w:name w:val="372836763z1"/>
    <w:rPr>
      <w:rFonts w:ascii="Courier New" w:hAnsi="Courier New" w:cs="Courier New"/>
    </w:rPr>
  </w:style>
  <w:style w:type="character" w:customStyle="1" w:styleId="372836763z2">
    <w:name w:val="372836763z2"/>
    <w:rPr>
      <w:rFonts w:ascii="Wingdings" w:hAnsi="Wingdings"/>
    </w:rPr>
  </w:style>
  <w:style w:type="character" w:customStyle="1" w:styleId="372836763z3">
    <w:name w:val="372836763z3"/>
    <w:rPr>
      <w:rFonts w:ascii="Symbol" w:hAnsi="Symbol"/>
    </w:rPr>
  </w:style>
  <w:style w:type="character" w:customStyle="1" w:styleId="372836765z0">
    <w:name w:val="372836765z0"/>
    <w:rPr>
      <w:rFonts w:ascii="Wingdings" w:hAnsi="Wingdings"/>
    </w:rPr>
  </w:style>
  <w:style w:type="character" w:customStyle="1" w:styleId="372836765z1">
    <w:name w:val="372836765z1"/>
    <w:rPr>
      <w:rFonts w:ascii="Courier New" w:hAnsi="Courier New" w:cs="Courier New"/>
    </w:rPr>
  </w:style>
  <w:style w:type="character" w:customStyle="1" w:styleId="372836765z3">
    <w:name w:val="372836765z3"/>
    <w:rPr>
      <w:rFonts w:ascii="Symbol" w:hAnsi="Symbol"/>
    </w:rPr>
  </w:style>
  <w:style w:type="character" w:customStyle="1" w:styleId="372836766z0">
    <w:name w:val="372836766z0"/>
    <w:rPr>
      <w:rFonts w:ascii="Symbol" w:hAnsi="Symbol"/>
    </w:rPr>
  </w:style>
  <w:style w:type="character" w:customStyle="1" w:styleId="372836767z0">
    <w:name w:val="372836767z0"/>
    <w:rPr>
      <w:rFonts w:ascii="Symbol" w:hAnsi="Symbol"/>
    </w:rPr>
  </w:style>
  <w:style w:type="character" w:customStyle="1" w:styleId="372836768z0">
    <w:name w:val="372836768z0"/>
    <w:rPr>
      <w:rFonts w:ascii="Century Gothic" w:eastAsia="Calibri" w:hAnsi="Century Gothic" w:cs="Times New Roman"/>
    </w:rPr>
  </w:style>
  <w:style w:type="character" w:customStyle="1" w:styleId="372836768z1">
    <w:name w:val="372836768z1"/>
    <w:rPr>
      <w:rFonts w:ascii="Courier New" w:hAnsi="Courier New" w:cs="Courier New"/>
    </w:rPr>
  </w:style>
  <w:style w:type="character" w:customStyle="1" w:styleId="372836768z2">
    <w:name w:val="372836768z2"/>
    <w:rPr>
      <w:rFonts w:ascii="Wingdings" w:hAnsi="Wingdings"/>
    </w:rPr>
  </w:style>
  <w:style w:type="character" w:customStyle="1" w:styleId="372836768z3">
    <w:name w:val="372836768z3"/>
    <w:rPr>
      <w:rFonts w:ascii="Symbol" w:hAnsi="Symbol"/>
    </w:rPr>
  </w:style>
  <w:style w:type="character" w:customStyle="1" w:styleId="372836769z0">
    <w:name w:val="372836769z0"/>
    <w:rPr>
      <w:rFonts w:ascii="Wingdings" w:hAnsi="Wingdings"/>
    </w:rPr>
  </w:style>
  <w:style w:type="character" w:customStyle="1" w:styleId="372836769z1">
    <w:name w:val="372836769z1"/>
    <w:rPr>
      <w:rFonts w:ascii="Courier New" w:hAnsi="Courier New" w:cs="Courier New"/>
    </w:rPr>
  </w:style>
  <w:style w:type="character" w:customStyle="1" w:styleId="372836769z3">
    <w:name w:val="372836769z3"/>
    <w:rPr>
      <w:rFonts w:ascii="Symbol" w:hAnsi="Symbol"/>
    </w:rPr>
  </w:style>
  <w:style w:type="character" w:customStyle="1" w:styleId="3728367610z1">
    <w:name w:val="3728367610z1"/>
    <w:rPr>
      <w:b/>
    </w:rPr>
  </w:style>
  <w:style w:type="character" w:customStyle="1" w:styleId="372836841z1">
    <w:name w:val="372836841z1"/>
    <w:rPr>
      <w:b/>
    </w:rPr>
  </w:style>
  <w:style w:type="character" w:customStyle="1" w:styleId="372836843z0">
    <w:name w:val="372836843z0"/>
    <w:rPr>
      <w:rFonts w:ascii="Times New Roman" w:hAnsi="Times New Roman" w:cs="Times New Roman"/>
    </w:rPr>
  </w:style>
  <w:style w:type="character" w:customStyle="1" w:styleId="372836843z1">
    <w:name w:val="372836843z1"/>
    <w:rPr>
      <w:rFonts w:ascii="Courier New" w:hAnsi="Courier New" w:cs="Courier New"/>
    </w:rPr>
  </w:style>
  <w:style w:type="character" w:customStyle="1" w:styleId="372836843z2">
    <w:name w:val="372836843z2"/>
    <w:rPr>
      <w:rFonts w:ascii="Wingdings" w:hAnsi="Wingdings"/>
    </w:rPr>
  </w:style>
  <w:style w:type="character" w:customStyle="1" w:styleId="372836843z3">
    <w:name w:val="372836843z3"/>
    <w:rPr>
      <w:rFonts w:ascii="Symbol" w:hAnsi="Symbol"/>
    </w:rPr>
  </w:style>
  <w:style w:type="character" w:customStyle="1" w:styleId="372836845z0">
    <w:name w:val="372836845z0"/>
    <w:rPr>
      <w:rFonts w:ascii="Wingdings" w:hAnsi="Wingdings"/>
    </w:rPr>
  </w:style>
  <w:style w:type="character" w:customStyle="1" w:styleId="372836845z1">
    <w:name w:val="372836845z1"/>
    <w:rPr>
      <w:rFonts w:ascii="Courier New" w:hAnsi="Courier New" w:cs="Courier New"/>
    </w:rPr>
  </w:style>
  <w:style w:type="character" w:customStyle="1" w:styleId="372836845z3">
    <w:name w:val="372836845z3"/>
    <w:rPr>
      <w:rFonts w:ascii="Symbol" w:hAnsi="Symbol"/>
    </w:rPr>
  </w:style>
  <w:style w:type="character" w:customStyle="1" w:styleId="372836846z0">
    <w:name w:val="372836846z0"/>
    <w:rPr>
      <w:rFonts w:ascii="Symbol" w:hAnsi="Symbol"/>
    </w:rPr>
  </w:style>
  <w:style w:type="character" w:customStyle="1" w:styleId="372836847z0">
    <w:name w:val="372836847z0"/>
    <w:rPr>
      <w:rFonts w:ascii="Symbol" w:hAnsi="Symbol"/>
    </w:rPr>
  </w:style>
  <w:style w:type="character" w:customStyle="1" w:styleId="372836848z0">
    <w:name w:val="372836848z0"/>
    <w:rPr>
      <w:rFonts w:ascii="Century Gothic" w:eastAsia="Calibri" w:hAnsi="Century Gothic" w:cs="Times New Roman"/>
    </w:rPr>
  </w:style>
  <w:style w:type="character" w:customStyle="1" w:styleId="372836848z1">
    <w:name w:val="372836848z1"/>
    <w:rPr>
      <w:rFonts w:ascii="Courier New" w:hAnsi="Courier New" w:cs="Courier New"/>
    </w:rPr>
  </w:style>
  <w:style w:type="character" w:customStyle="1" w:styleId="372836848z2">
    <w:name w:val="372836848z2"/>
    <w:rPr>
      <w:rFonts w:ascii="Wingdings" w:hAnsi="Wingdings"/>
    </w:rPr>
  </w:style>
  <w:style w:type="character" w:customStyle="1" w:styleId="372836848z3">
    <w:name w:val="372836848z3"/>
    <w:rPr>
      <w:rFonts w:ascii="Symbol" w:hAnsi="Symbol"/>
    </w:rPr>
  </w:style>
  <w:style w:type="character" w:customStyle="1" w:styleId="372836849z0">
    <w:name w:val="372836849z0"/>
    <w:rPr>
      <w:rFonts w:ascii="Wingdings" w:hAnsi="Wingdings"/>
    </w:rPr>
  </w:style>
  <w:style w:type="character" w:customStyle="1" w:styleId="372836849z1">
    <w:name w:val="372836849z1"/>
    <w:rPr>
      <w:rFonts w:ascii="Courier New" w:hAnsi="Courier New" w:cs="Courier New"/>
    </w:rPr>
  </w:style>
  <w:style w:type="character" w:customStyle="1" w:styleId="372836849z3">
    <w:name w:val="372836849z3"/>
    <w:rPr>
      <w:rFonts w:ascii="Symbol" w:hAnsi="Symbol"/>
    </w:rPr>
  </w:style>
  <w:style w:type="character" w:customStyle="1" w:styleId="3728368410z1">
    <w:name w:val="3728368410z1"/>
    <w:rPr>
      <w:b/>
    </w:rPr>
  </w:style>
  <w:style w:type="character" w:customStyle="1" w:styleId="372836951z1">
    <w:name w:val="372836951z1"/>
    <w:rPr>
      <w:b/>
    </w:rPr>
  </w:style>
  <w:style w:type="character" w:customStyle="1" w:styleId="372836953z0">
    <w:name w:val="372836953z0"/>
    <w:rPr>
      <w:rFonts w:ascii="Times New Roman" w:hAnsi="Times New Roman" w:cs="Times New Roman"/>
    </w:rPr>
  </w:style>
  <w:style w:type="character" w:customStyle="1" w:styleId="372836953z1">
    <w:name w:val="372836953z1"/>
    <w:rPr>
      <w:rFonts w:ascii="Courier New" w:hAnsi="Courier New" w:cs="Courier New"/>
    </w:rPr>
  </w:style>
  <w:style w:type="character" w:customStyle="1" w:styleId="372836953z2">
    <w:name w:val="372836953z2"/>
    <w:rPr>
      <w:rFonts w:ascii="Wingdings" w:hAnsi="Wingdings"/>
    </w:rPr>
  </w:style>
  <w:style w:type="character" w:customStyle="1" w:styleId="372836953z3">
    <w:name w:val="372836953z3"/>
    <w:rPr>
      <w:rFonts w:ascii="Symbol" w:hAnsi="Symbol"/>
    </w:rPr>
  </w:style>
  <w:style w:type="character" w:customStyle="1" w:styleId="372836955z0">
    <w:name w:val="372836955z0"/>
    <w:rPr>
      <w:rFonts w:ascii="Wingdings" w:hAnsi="Wingdings"/>
    </w:rPr>
  </w:style>
  <w:style w:type="character" w:customStyle="1" w:styleId="372836955z1">
    <w:name w:val="372836955z1"/>
    <w:rPr>
      <w:rFonts w:ascii="Courier New" w:hAnsi="Courier New" w:cs="Courier New"/>
    </w:rPr>
  </w:style>
  <w:style w:type="character" w:customStyle="1" w:styleId="372836955z3">
    <w:name w:val="372836955z3"/>
    <w:rPr>
      <w:rFonts w:ascii="Symbol" w:hAnsi="Symbol"/>
    </w:rPr>
  </w:style>
  <w:style w:type="character" w:customStyle="1" w:styleId="372836956z0">
    <w:name w:val="372836956z0"/>
    <w:rPr>
      <w:rFonts w:ascii="Symbol" w:hAnsi="Symbol"/>
    </w:rPr>
  </w:style>
  <w:style w:type="character" w:customStyle="1" w:styleId="372836957z0">
    <w:name w:val="372836957z0"/>
    <w:rPr>
      <w:rFonts w:ascii="Symbol" w:hAnsi="Symbol"/>
    </w:rPr>
  </w:style>
  <w:style w:type="character" w:customStyle="1" w:styleId="372836958z0">
    <w:name w:val="372836958z0"/>
    <w:rPr>
      <w:rFonts w:ascii="Century Gothic" w:eastAsia="Calibri" w:hAnsi="Century Gothic" w:cs="Times New Roman"/>
    </w:rPr>
  </w:style>
  <w:style w:type="character" w:customStyle="1" w:styleId="372836958z1">
    <w:name w:val="372836958z1"/>
    <w:rPr>
      <w:rFonts w:ascii="Courier New" w:hAnsi="Courier New" w:cs="Courier New"/>
    </w:rPr>
  </w:style>
  <w:style w:type="character" w:customStyle="1" w:styleId="372836958z2">
    <w:name w:val="372836958z2"/>
    <w:rPr>
      <w:rFonts w:ascii="Wingdings" w:hAnsi="Wingdings"/>
    </w:rPr>
  </w:style>
  <w:style w:type="character" w:customStyle="1" w:styleId="372836958z3">
    <w:name w:val="372836958z3"/>
    <w:rPr>
      <w:rFonts w:ascii="Symbol" w:hAnsi="Symbol"/>
    </w:rPr>
  </w:style>
  <w:style w:type="character" w:customStyle="1" w:styleId="372836959z0">
    <w:name w:val="372836959z0"/>
    <w:rPr>
      <w:rFonts w:ascii="Wingdings" w:hAnsi="Wingdings"/>
    </w:rPr>
  </w:style>
  <w:style w:type="character" w:customStyle="1" w:styleId="372836959z1">
    <w:name w:val="372836959z1"/>
    <w:rPr>
      <w:rFonts w:ascii="Courier New" w:hAnsi="Courier New" w:cs="Courier New"/>
    </w:rPr>
  </w:style>
  <w:style w:type="character" w:customStyle="1" w:styleId="372836959z3">
    <w:name w:val="372836959z3"/>
    <w:rPr>
      <w:rFonts w:ascii="Symbol" w:hAnsi="Symbol"/>
    </w:rPr>
  </w:style>
  <w:style w:type="character" w:customStyle="1" w:styleId="3728369510z1">
    <w:name w:val="3728369510z1"/>
    <w:rPr>
      <w:b/>
    </w:rPr>
  </w:style>
  <w:style w:type="character" w:customStyle="1" w:styleId="372837041z1">
    <w:name w:val="372837041z1"/>
    <w:rPr>
      <w:b/>
    </w:rPr>
  </w:style>
  <w:style w:type="character" w:customStyle="1" w:styleId="372837043z0">
    <w:name w:val="372837043z0"/>
    <w:rPr>
      <w:rFonts w:ascii="Times New Roman" w:hAnsi="Times New Roman" w:cs="Times New Roman"/>
    </w:rPr>
  </w:style>
  <w:style w:type="character" w:customStyle="1" w:styleId="372837043z1">
    <w:name w:val="372837043z1"/>
    <w:rPr>
      <w:rFonts w:ascii="Courier New" w:hAnsi="Courier New" w:cs="Courier New"/>
    </w:rPr>
  </w:style>
  <w:style w:type="character" w:customStyle="1" w:styleId="372837043z2">
    <w:name w:val="372837043z2"/>
    <w:rPr>
      <w:rFonts w:ascii="Wingdings" w:hAnsi="Wingdings"/>
    </w:rPr>
  </w:style>
  <w:style w:type="character" w:customStyle="1" w:styleId="372837043z3">
    <w:name w:val="372837043z3"/>
    <w:rPr>
      <w:rFonts w:ascii="Symbol" w:hAnsi="Symbol"/>
    </w:rPr>
  </w:style>
  <w:style w:type="character" w:customStyle="1" w:styleId="372837045z0">
    <w:name w:val="372837045z0"/>
    <w:rPr>
      <w:rFonts w:ascii="Wingdings" w:hAnsi="Wingdings"/>
    </w:rPr>
  </w:style>
  <w:style w:type="character" w:customStyle="1" w:styleId="372837045z1">
    <w:name w:val="372837045z1"/>
    <w:rPr>
      <w:rFonts w:ascii="Courier New" w:hAnsi="Courier New" w:cs="Courier New"/>
    </w:rPr>
  </w:style>
  <w:style w:type="character" w:customStyle="1" w:styleId="372837045z3">
    <w:name w:val="372837045z3"/>
    <w:rPr>
      <w:rFonts w:ascii="Symbol" w:hAnsi="Symbol"/>
    </w:rPr>
  </w:style>
  <w:style w:type="character" w:customStyle="1" w:styleId="372837046z0">
    <w:name w:val="372837046z0"/>
    <w:rPr>
      <w:rFonts w:ascii="Symbol" w:hAnsi="Symbol"/>
    </w:rPr>
  </w:style>
  <w:style w:type="character" w:customStyle="1" w:styleId="372837047z0">
    <w:name w:val="372837047z0"/>
    <w:rPr>
      <w:rFonts w:ascii="Symbol" w:hAnsi="Symbol"/>
    </w:rPr>
  </w:style>
  <w:style w:type="character" w:customStyle="1" w:styleId="372837048z0">
    <w:name w:val="372837048z0"/>
    <w:rPr>
      <w:rFonts w:ascii="Century Gothic" w:eastAsia="Calibri" w:hAnsi="Century Gothic" w:cs="Times New Roman"/>
    </w:rPr>
  </w:style>
  <w:style w:type="character" w:customStyle="1" w:styleId="372837048z1">
    <w:name w:val="372837048z1"/>
    <w:rPr>
      <w:rFonts w:ascii="Courier New" w:hAnsi="Courier New" w:cs="Courier New"/>
    </w:rPr>
  </w:style>
  <w:style w:type="character" w:customStyle="1" w:styleId="372837048z2">
    <w:name w:val="372837048z2"/>
    <w:rPr>
      <w:rFonts w:ascii="Wingdings" w:hAnsi="Wingdings"/>
    </w:rPr>
  </w:style>
  <w:style w:type="character" w:customStyle="1" w:styleId="372837048z3">
    <w:name w:val="372837048z3"/>
    <w:rPr>
      <w:rFonts w:ascii="Symbol" w:hAnsi="Symbol"/>
    </w:rPr>
  </w:style>
  <w:style w:type="character" w:customStyle="1" w:styleId="372837049z0">
    <w:name w:val="372837049z0"/>
    <w:rPr>
      <w:rFonts w:ascii="Wingdings" w:hAnsi="Wingdings"/>
    </w:rPr>
  </w:style>
  <w:style w:type="character" w:customStyle="1" w:styleId="372837049z1">
    <w:name w:val="372837049z1"/>
    <w:rPr>
      <w:rFonts w:ascii="Courier New" w:hAnsi="Courier New" w:cs="Courier New"/>
    </w:rPr>
  </w:style>
  <w:style w:type="character" w:customStyle="1" w:styleId="372837049z3">
    <w:name w:val="372837049z3"/>
    <w:rPr>
      <w:rFonts w:ascii="Symbol" w:hAnsi="Symbol"/>
    </w:rPr>
  </w:style>
  <w:style w:type="character" w:customStyle="1" w:styleId="3728370410z1">
    <w:name w:val="3728370410z1"/>
    <w:rPr>
      <w:b/>
    </w:rPr>
  </w:style>
  <w:style w:type="character" w:customStyle="1" w:styleId="372837131z1">
    <w:name w:val="372837131z1"/>
    <w:rPr>
      <w:b/>
    </w:rPr>
  </w:style>
  <w:style w:type="character" w:customStyle="1" w:styleId="372837133z0">
    <w:name w:val="372837133z0"/>
    <w:rPr>
      <w:rFonts w:ascii="Times New Roman" w:hAnsi="Times New Roman" w:cs="Times New Roman"/>
    </w:rPr>
  </w:style>
  <w:style w:type="character" w:customStyle="1" w:styleId="372837133z1">
    <w:name w:val="372837133z1"/>
    <w:rPr>
      <w:rFonts w:ascii="Courier New" w:hAnsi="Courier New" w:cs="Courier New"/>
    </w:rPr>
  </w:style>
  <w:style w:type="character" w:customStyle="1" w:styleId="372837133z2">
    <w:name w:val="372837133z2"/>
    <w:rPr>
      <w:rFonts w:ascii="Wingdings" w:hAnsi="Wingdings"/>
    </w:rPr>
  </w:style>
  <w:style w:type="character" w:customStyle="1" w:styleId="372837133z3">
    <w:name w:val="372837133z3"/>
    <w:rPr>
      <w:rFonts w:ascii="Symbol" w:hAnsi="Symbol"/>
    </w:rPr>
  </w:style>
  <w:style w:type="character" w:customStyle="1" w:styleId="372837135z0">
    <w:name w:val="372837135z0"/>
    <w:rPr>
      <w:rFonts w:ascii="Wingdings" w:hAnsi="Wingdings"/>
    </w:rPr>
  </w:style>
  <w:style w:type="character" w:customStyle="1" w:styleId="372837135z1">
    <w:name w:val="372837135z1"/>
    <w:rPr>
      <w:rFonts w:ascii="Courier New" w:hAnsi="Courier New" w:cs="Courier New"/>
    </w:rPr>
  </w:style>
  <w:style w:type="character" w:customStyle="1" w:styleId="372837135z3">
    <w:name w:val="372837135z3"/>
    <w:rPr>
      <w:rFonts w:ascii="Symbol" w:hAnsi="Symbol"/>
    </w:rPr>
  </w:style>
  <w:style w:type="character" w:customStyle="1" w:styleId="372837136z0">
    <w:name w:val="372837136z0"/>
    <w:rPr>
      <w:rFonts w:ascii="Symbol" w:hAnsi="Symbol"/>
    </w:rPr>
  </w:style>
  <w:style w:type="character" w:customStyle="1" w:styleId="372837137z0">
    <w:name w:val="372837137z0"/>
    <w:rPr>
      <w:rFonts w:ascii="Symbol" w:hAnsi="Symbol"/>
    </w:rPr>
  </w:style>
  <w:style w:type="character" w:customStyle="1" w:styleId="372837138z0">
    <w:name w:val="372837138z0"/>
    <w:rPr>
      <w:rFonts w:ascii="Century Gothic" w:eastAsia="Calibri" w:hAnsi="Century Gothic" w:cs="Times New Roman"/>
    </w:rPr>
  </w:style>
  <w:style w:type="character" w:customStyle="1" w:styleId="372837138z1">
    <w:name w:val="372837138z1"/>
    <w:rPr>
      <w:rFonts w:ascii="Courier New" w:hAnsi="Courier New" w:cs="Courier New"/>
    </w:rPr>
  </w:style>
  <w:style w:type="character" w:customStyle="1" w:styleId="372837138z2">
    <w:name w:val="372837138z2"/>
    <w:rPr>
      <w:rFonts w:ascii="Wingdings" w:hAnsi="Wingdings"/>
    </w:rPr>
  </w:style>
  <w:style w:type="character" w:customStyle="1" w:styleId="372837138z3">
    <w:name w:val="372837138z3"/>
    <w:rPr>
      <w:rFonts w:ascii="Symbol" w:hAnsi="Symbol"/>
    </w:rPr>
  </w:style>
  <w:style w:type="character" w:customStyle="1" w:styleId="372837139z0">
    <w:name w:val="372837139z0"/>
    <w:rPr>
      <w:rFonts w:ascii="Wingdings" w:hAnsi="Wingdings"/>
    </w:rPr>
  </w:style>
  <w:style w:type="character" w:customStyle="1" w:styleId="372837139z1">
    <w:name w:val="372837139z1"/>
    <w:rPr>
      <w:rFonts w:ascii="Courier New" w:hAnsi="Courier New" w:cs="Courier New"/>
    </w:rPr>
  </w:style>
  <w:style w:type="character" w:customStyle="1" w:styleId="372837139z3">
    <w:name w:val="372837139z3"/>
    <w:rPr>
      <w:rFonts w:ascii="Symbol" w:hAnsi="Symbol"/>
    </w:rPr>
  </w:style>
  <w:style w:type="character" w:customStyle="1" w:styleId="3728371310z1">
    <w:name w:val="3728371310z1"/>
    <w:rPr>
      <w:b/>
    </w:rPr>
  </w:style>
  <w:style w:type="character" w:customStyle="1" w:styleId="372837241z1">
    <w:name w:val="372837241z1"/>
    <w:rPr>
      <w:b/>
    </w:rPr>
  </w:style>
  <w:style w:type="character" w:customStyle="1" w:styleId="372837243z0">
    <w:name w:val="372837243z0"/>
    <w:rPr>
      <w:rFonts w:ascii="Times New Roman" w:hAnsi="Times New Roman" w:cs="Times New Roman"/>
    </w:rPr>
  </w:style>
  <w:style w:type="character" w:customStyle="1" w:styleId="372837243z1">
    <w:name w:val="372837243z1"/>
    <w:rPr>
      <w:rFonts w:ascii="Courier New" w:hAnsi="Courier New" w:cs="Courier New"/>
    </w:rPr>
  </w:style>
  <w:style w:type="character" w:customStyle="1" w:styleId="372837243z2">
    <w:name w:val="372837243z2"/>
    <w:rPr>
      <w:rFonts w:ascii="Wingdings" w:hAnsi="Wingdings"/>
    </w:rPr>
  </w:style>
  <w:style w:type="character" w:customStyle="1" w:styleId="372837243z3">
    <w:name w:val="372837243z3"/>
    <w:rPr>
      <w:rFonts w:ascii="Symbol" w:hAnsi="Symbol"/>
    </w:rPr>
  </w:style>
  <w:style w:type="character" w:customStyle="1" w:styleId="372837245z0">
    <w:name w:val="372837245z0"/>
    <w:rPr>
      <w:rFonts w:ascii="Wingdings" w:hAnsi="Wingdings"/>
    </w:rPr>
  </w:style>
  <w:style w:type="character" w:customStyle="1" w:styleId="372837245z1">
    <w:name w:val="372837245z1"/>
    <w:rPr>
      <w:rFonts w:ascii="Courier New" w:hAnsi="Courier New" w:cs="Courier New"/>
    </w:rPr>
  </w:style>
  <w:style w:type="character" w:customStyle="1" w:styleId="372837245z3">
    <w:name w:val="372837245z3"/>
    <w:rPr>
      <w:rFonts w:ascii="Symbol" w:hAnsi="Symbol"/>
    </w:rPr>
  </w:style>
  <w:style w:type="character" w:customStyle="1" w:styleId="372837246z0">
    <w:name w:val="372837246z0"/>
    <w:rPr>
      <w:rFonts w:ascii="Symbol" w:hAnsi="Symbol"/>
    </w:rPr>
  </w:style>
  <w:style w:type="character" w:customStyle="1" w:styleId="372837247z0">
    <w:name w:val="372837247z0"/>
    <w:rPr>
      <w:rFonts w:ascii="Symbol" w:hAnsi="Symbol"/>
    </w:rPr>
  </w:style>
  <w:style w:type="character" w:customStyle="1" w:styleId="372837248z0">
    <w:name w:val="372837248z0"/>
    <w:rPr>
      <w:rFonts w:ascii="Century Gothic" w:eastAsia="Calibri" w:hAnsi="Century Gothic" w:cs="Times New Roman"/>
    </w:rPr>
  </w:style>
  <w:style w:type="character" w:customStyle="1" w:styleId="372837248z1">
    <w:name w:val="372837248z1"/>
    <w:rPr>
      <w:rFonts w:ascii="Courier New" w:hAnsi="Courier New" w:cs="Courier New"/>
    </w:rPr>
  </w:style>
  <w:style w:type="character" w:customStyle="1" w:styleId="372837248z2">
    <w:name w:val="372837248z2"/>
    <w:rPr>
      <w:rFonts w:ascii="Wingdings" w:hAnsi="Wingdings"/>
    </w:rPr>
  </w:style>
  <w:style w:type="character" w:customStyle="1" w:styleId="372837248z3">
    <w:name w:val="372837248z3"/>
    <w:rPr>
      <w:rFonts w:ascii="Symbol" w:hAnsi="Symbol"/>
    </w:rPr>
  </w:style>
  <w:style w:type="character" w:customStyle="1" w:styleId="372837249z0">
    <w:name w:val="372837249z0"/>
    <w:rPr>
      <w:rFonts w:ascii="Wingdings" w:hAnsi="Wingdings"/>
    </w:rPr>
  </w:style>
  <w:style w:type="character" w:customStyle="1" w:styleId="372837249z1">
    <w:name w:val="372837249z1"/>
    <w:rPr>
      <w:rFonts w:ascii="Courier New" w:hAnsi="Courier New" w:cs="Courier New"/>
    </w:rPr>
  </w:style>
  <w:style w:type="character" w:customStyle="1" w:styleId="372837249z3">
    <w:name w:val="372837249z3"/>
    <w:rPr>
      <w:rFonts w:ascii="Symbol" w:hAnsi="Symbol"/>
    </w:rPr>
  </w:style>
  <w:style w:type="character" w:customStyle="1" w:styleId="3728372410z1">
    <w:name w:val="3728372410z1"/>
    <w:rPr>
      <w:b/>
    </w:rPr>
  </w:style>
  <w:style w:type="character" w:customStyle="1" w:styleId="372837381z1">
    <w:name w:val="372837381z1"/>
    <w:rPr>
      <w:b/>
    </w:rPr>
  </w:style>
  <w:style w:type="character" w:customStyle="1" w:styleId="372837383z0">
    <w:name w:val="372837383z0"/>
    <w:rPr>
      <w:rFonts w:ascii="Times New Roman" w:hAnsi="Times New Roman" w:cs="Times New Roman"/>
    </w:rPr>
  </w:style>
  <w:style w:type="character" w:customStyle="1" w:styleId="372837383z1">
    <w:name w:val="372837383z1"/>
    <w:rPr>
      <w:rFonts w:ascii="Courier New" w:hAnsi="Courier New" w:cs="Courier New"/>
    </w:rPr>
  </w:style>
  <w:style w:type="character" w:customStyle="1" w:styleId="372837383z2">
    <w:name w:val="372837383z2"/>
    <w:rPr>
      <w:rFonts w:ascii="Wingdings" w:hAnsi="Wingdings"/>
    </w:rPr>
  </w:style>
  <w:style w:type="character" w:customStyle="1" w:styleId="372837383z3">
    <w:name w:val="372837383z3"/>
    <w:rPr>
      <w:rFonts w:ascii="Symbol" w:hAnsi="Symbol"/>
    </w:rPr>
  </w:style>
  <w:style w:type="character" w:customStyle="1" w:styleId="372837385z0">
    <w:name w:val="372837385z0"/>
    <w:rPr>
      <w:rFonts w:ascii="Wingdings" w:hAnsi="Wingdings"/>
    </w:rPr>
  </w:style>
  <w:style w:type="character" w:customStyle="1" w:styleId="372837385z1">
    <w:name w:val="372837385z1"/>
    <w:rPr>
      <w:rFonts w:ascii="Courier New" w:hAnsi="Courier New" w:cs="Courier New"/>
    </w:rPr>
  </w:style>
  <w:style w:type="character" w:customStyle="1" w:styleId="372837385z3">
    <w:name w:val="372837385z3"/>
    <w:rPr>
      <w:rFonts w:ascii="Symbol" w:hAnsi="Symbol"/>
    </w:rPr>
  </w:style>
  <w:style w:type="character" w:customStyle="1" w:styleId="372837386z0">
    <w:name w:val="372837386z0"/>
    <w:rPr>
      <w:rFonts w:ascii="Symbol" w:hAnsi="Symbol"/>
    </w:rPr>
  </w:style>
  <w:style w:type="character" w:customStyle="1" w:styleId="372837387z0">
    <w:name w:val="372837387z0"/>
    <w:rPr>
      <w:rFonts w:ascii="Symbol" w:hAnsi="Symbol"/>
    </w:rPr>
  </w:style>
  <w:style w:type="character" w:customStyle="1" w:styleId="372837388z0">
    <w:name w:val="372837388z0"/>
    <w:rPr>
      <w:rFonts w:ascii="Century Gothic" w:eastAsia="Calibri" w:hAnsi="Century Gothic" w:cs="Times New Roman"/>
    </w:rPr>
  </w:style>
  <w:style w:type="character" w:customStyle="1" w:styleId="372837388z1">
    <w:name w:val="372837388z1"/>
    <w:rPr>
      <w:rFonts w:ascii="Courier New" w:hAnsi="Courier New" w:cs="Courier New"/>
    </w:rPr>
  </w:style>
  <w:style w:type="character" w:customStyle="1" w:styleId="372837388z2">
    <w:name w:val="372837388z2"/>
    <w:rPr>
      <w:rFonts w:ascii="Wingdings" w:hAnsi="Wingdings"/>
    </w:rPr>
  </w:style>
  <w:style w:type="character" w:customStyle="1" w:styleId="372837388z3">
    <w:name w:val="372837388z3"/>
    <w:rPr>
      <w:rFonts w:ascii="Symbol" w:hAnsi="Symbol"/>
    </w:rPr>
  </w:style>
  <w:style w:type="character" w:customStyle="1" w:styleId="372837389z0">
    <w:name w:val="372837389z0"/>
    <w:rPr>
      <w:rFonts w:ascii="Wingdings" w:hAnsi="Wingdings"/>
    </w:rPr>
  </w:style>
  <w:style w:type="character" w:customStyle="1" w:styleId="372837389z1">
    <w:name w:val="372837389z1"/>
    <w:rPr>
      <w:rFonts w:ascii="Courier New" w:hAnsi="Courier New" w:cs="Courier New"/>
    </w:rPr>
  </w:style>
  <w:style w:type="character" w:customStyle="1" w:styleId="372837389z3">
    <w:name w:val="372837389z3"/>
    <w:rPr>
      <w:rFonts w:ascii="Symbol" w:hAnsi="Symbol"/>
    </w:rPr>
  </w:style>
  <w:style w:type="character" w:customStyle="1" w:styleId="3728373810z1">
    <w:name w:val="3728373810z1"/>
    <w:rPr>
      <w:b/>
    </w:rPr>
  </w:style>
  <w:style w:type="character" w:customStyle="1" w:styleId="372837491z1">
    <w:name w:val="372837491z1"/>
    <w:rPr>
      <w:b/>
    </w:rPr>
  </w:style>
  <w:style w:type="character" w:customStyle="1" w:styleId="372837493z0">
    <w:name w:val="372837493z0"/>
    <w:rPr>
      <w:rFonts w:ascii="Times New Roman" w:hAnsi="Times New Roman" w:cs="Times New Roman"/>
    </w:rPr>
  </w:style>
  <w:style w:type="character" w:customStyle="1" w:styleId="372837493z1">
    <w:name w:val="372837493z1"/>
    <w:rPr>
      <w:rFonts w:ascii="Courier New" w:hAnsi="Courier New" w:cs="Courier New"/>
    </w:rPr>
  </w:style>
  <w:style w:type="character" w:customStyle="1" w:styleId="372837493z2">
    <w:name w:val="372837493z2"/>
    <w:rPr>
      <w:rFonts w:ascii="Wingdings" w:hAnsi="Wingdings"/>
    </w:rPr>
  </w:style>
  <w:style w:type="character" w:customStyle="1" w:styleId="372837493z3">
    <w:name w:val="372837493z3"/>
    <w:rPr>
      <w:rFonts w:ascii="Symbol" w:hAnsi="Symbol"/>
    </w:rPr>
  </w:style>
  <w:style w:type="character" w:customStyle="1" w:styleId="372837495z0">
    <w:name w:val="372837495z0"/>
    <w:rPr>
      <w:rFonts w:ascii="Wingdings" w:hAnsi="Wingdings"/>
    </w:rPr>
  </w:style>
  <w:style w:type="character" w:customStyle="1" w:styleId="372837495z1">
    <w:name w:val="372837495z1"/>
    <w:rPr>
      <w:rFonts w:ascii="Courier New" w:hAnsi="Courier New" w:cs="Courier New"/>
    </w:rPr>
  </w:style>
  <w:style w:type="character" w:customStyle="1" w:styleId="372837495z3">
    <w:name w:val="372837495z3"/>
    <w:rPr>
      <w:rFonts w:ascii="Symbol" w:hAnsi="Symbol"/>
    </w:rPr>
  </w:style>
  <w:style w:type="character" w:customStyle="1" w:styleId="372837496z0">
    <w:name w:val="372837496z0"/>
    <w:rPr>
      <w:rFonts w:ascii="Symbol" w:hAnsi="Symbol"/>
    </w:rPr>
  </w:style>
  <w:style w:type="character" w:customStyle="1" w:styleId="372837497z0">
    <w:name w:val="372837497z0"/>
    <w:rPr>
      <w:rFonts w:ascii="Symbol" w:hAnsi="Symbol"/>
    </w:rPr>
  </w:style>
  <w:style w:type="character" w:customStyle="1" w:styleId="372837498z0">
    <w:name w:val="372837498z0"/>
    <w:rPr>
      <w:rFonts w:ascii="Century Gothic" w:eastAsia="Calibri" w:hAnsi="Century Gothic" w:cs="Times New Roman"/>
    </w:rPr>
  </w:style>
  <w:style w:type="character" w:customStyle="1" w:styleId="372837498z1">
    <w:name w:val="372837498z1"/>
    <w:rPr>
      <w:rFonts w:ascii="Courier New" w:hAnsi="Courier New" w:cs="Courier New"/>
    </w:rPr>
  </w:style>
  <w:style w:type="character" w:customStyle="1" w:styleId="372837498z2">
    <w:name w:val="372837498z2"/>
    <w:rPr>
      <w:rFonts w:ascii="Wingdings" w:hAnsi="Wingdings"/>
    </w:rPr>
  </w:style>
  <w:style w:type="character" w:customStyle="1" w:styleId="372837498z3">
    <w:name w:val="372837498z3"/>
    <w:rPr>
      <w:rFonts w:ascii="Symbol" w:hAnsi="Symbol"/>
    </w:rPr>
  </w:style>
  <w:style w:type="character" w:customStyle="1" w:styleId="372837499z0">
    <w:name w:val="372837499z0"/>
    <w:rPr>
      <w:rFonts w:ascii="Wingdings" w:hAnsi="Wingdings"/>
    </w:rPr>
  </w:style>
  <w:style w:type="character" w:customStyle="1" w:styleId="372837499z1">
    <w:name w:val="372837499z1"/>
    <w:rPr>
      <w:rFonts w:ascii="Courier New" w:hAnsi="Courier New" w:cs="Courier New"/>
    </w:rPr>
  </w:style>
  <w:style w:type="character" w:customStyle="1" w:styleId="372837499z3">
    <w:name w:val="372837499z3"/>
    <w:rPr>
      <w:rFonts w:ascii="Symbol" w:hAnsi="Symbol"/>
    </w:rPr>
  </w:style>
  <w:style w:type="character" w:customStyle="1" w:styleId="3728374910z1">
    <w:name w:val="3728374910z1"/>
    <w:rPr>
      <w:b/>
    </w:rPr>
  </w:style>
  <w:style w:type="paragraph" w:customStyle="1" w:styleId="Intestazione2">
    <w:name w:val="Intestazione2"/>
    <w:basedOn w:val="Normale"/>
    <w:next w:val="Corpotesto"/>
    <w:pPr>
      <w:keepNext/>
      <w:spacing w:before="240" w:after="120"/>
    </w:pPr>
    <w:rPr>
      <w:rFonts w:ascii="Arial" w:hAnsi="Arial" w:cs="Tahoma"/>
      <w:sz w:val="28"/>
      <w:szCs w:val="28"/>
    </w:rPr>
  </w:style>
  <w:style w:type="paragraph" w:styleId="Corpotesto">
    <w:name w:val="Body Text"/>
    <w:basedOn w:val="Normale"/>
    <w:semiHidden/>
    <w:pPr>
      <w:spacing w:after="120"/>
    </w:pPr>
  </w:style>
  <w:style w:type="paragraph" w:styleId="Elenco">
    <w:name w:val="List"/>
    <w:basedOn w:val="Corpotesto"/>
    <w:semiHidden/>
    <w:rPr>
      <w:rFonts w:cs="Tahoma"/>
    </w:rPr>
  </w:style>
  <w:style w:type="paragraph" w:customStyle="1" w:styleId="Didascalia2">
    <w:name w:val="Didascalia2"/>
    <w:basedOn w:val="Normale"/>
    <w:pPr>
      <w:suppressLineNumbers/>
      <w:spacing w:before="120" w:after="120"/>
    </w:pPr>
    <w:rPr>
      <w:rFonts w:cs="Tahoma"/>
      <w:i/>
      <w:iCs/>
    </w:rPr>
  </w:style>
  <w:style w:type="paragraph" w:customStyle="1" w:styleId="Indice">
    <w:name w:val="Indice"/>
    <w:basedOn w:val="Normale"/>
    <w:pPr>
      <w:suppressLineNumbers/>
    </w:pPr>
    <w:rPr>
      <w:rFonts w:cs="Tahoma"/>
    </w:rPr>
  </w:style>
  <w:style w:type="paragraph" w:customStyle="1" w:styleId="Contenutotabella">
    <w:name w:val="Contenuto tabella"/>
    <w:basedOn w:val="Normale"/>
    <w:pPr>
      <w:suppressLineNumbers/>
    </w:pPr>
  </w:style>
  <w:style w:type="paragraph" w:customStyle="1" w:styleId="Intestazionetabella">
    <w:name w:val="Intestazione tabella"/>
    <w:basedOn w:val="Contenutotabella"/>
    <w:pPr>
      <w:jc w:val="center"/>
    </w:pPr>
    <w:rPr>
      <w:b/>
      <w:bCs/>
    </w:rPr>
  </w:style>
  <w:style w:type="paragraph" w:customStyle="1" w:styleId="Intestazioneindice">
    <w:name w:val="Intestazione indice"/>
    <w:basedOn w:val="Intestazione2"/>
    <w:pPr>
      <w:suppressLineNumbers/>
    </w:pPr>
    <w:rPr>
      <w:b/>
      <w:bCs/>
      <w:sz w:val="32"/>
      <w:szCs w:val="32"/>
    </w:rPr>
  </w:style>
  <w:style w:type="paragraph" w:styleId="Intestazione">
    <w:name w:val="header"/>
    <w:basedOn w:val="Normale"/>
    <w:link w:val="IntestazioneCarattere"/>
    <w:semiHidden/>
    <w:pPr>
      <w:suppressLineNumbers/>
      <w:tabs>
        <w:tab w:val="center" w:pos="4818"/>
        <w:tab w:val="right" w:pos="9637"/>
      </w:tabs>
    </w:pPr>
  </w:style>
  <w:style w:type="paragraph" w:styleId="Pidipagina">
    <w:name w:val="footer"/>
    <w:basedOn w:val="Normale"/>
    <w:link w:val="PidipaginaCarattere"/>
    <w:semiHidden/>
    <w:pPr>
      <w:suppressLineNumbers/>
      <w:tabs>
        <w:tab w:val="center" w:pos="4818"/>
        <w:tab w:val="right" w:pos="9637"/>
      </w:tabs>
    </w:pPr>
  </w:style>
  <w:style w:type="paragraph" w:customStyle="1" w:styleId="Intestazione1">
    <w:name w:val="Intestazione1"/>
    <w:basedOn w:val="Normale"/>
    <w:next w:val="Corpotesto"/>
    <w:pPr>
      <w:keepNext/>
      <w:widowControl/>
      <w:spacing w:before="240" w:after="120"/>
    </w:pPr>
    <w:rPr>
      <w:rFonts w:ascii="Arial" w:hAnsi="Arial" w:cs="Tahoma"/>
      <w:sz w:val="28"/>
      <w:szCs w:val="28"/>
    </w:rPr>
  </w:style>
  <w:style w:type="paragraph" w:customStyle="1" w:styleId="Didascalia1">
    <w:name w:val="Didascalia1"/>
    <w:basedOn w:val="Normale"/>
    <w:pPr>
      <w:widowControl/>
      <w:suppressLineNumbers/>
      <w:spacing w:before="120" w:after="120"/>
    </w:pPr>
    <w:rPr>
      <w:rFonts w:eastAsia="Arial" w:cs="Tahoma"/>
      <w:i/>
      <w:iCs/>
    </w:rPr>
  </w:style>
  <w:style w:type="paragraph" w:styleId="Testofumetto">
    <w:name w:val="Balloon Text"/>
    <w:basedOn w:val="Normale"/>
    <w:pPr>
      <w:widowControl/>
    </w:pPr>
    <w:rPr>
      <w:rFonts w:ascii="Tahoma" w:eastAsia="Arial" w:hAnsi="Tahoma" w:cs="Tahoma"/>
      <w:sz w:val="16"/>
      <w:szCs w:val="16"/>
    </w:rPr>
  </w:style>
  <w:style w:type="paragraph" w:styleId="Revisione">
    <w:name w:val="Revision"/>
    <w:hidden/>
    <w:uiPriority w:val="71"/>
    <w:rsid w:val="001A56A9"/>
    <w:rPr>
      <w:rFonts w:eastAsia="Lucida Sans Unicode"/>
      <w:kern w:val="1"/>
      <w:sz w:val="24"/>
      <w:szCs w:val="24"/>
    </w:rPr>
  </w:style>
  <w:style w:type="character" w:styleId="Collegamentoipertestuale">
    <w:name w:val="Hyperlink"/>
    <w:uiPriority w:val="99"/>
    <w:unhideWhenUsed/>
    <w:rsid w:val="008B5698"/>
    <w:rPr>
      <w:color w:val="0563C1"/>
      <w:u w:val="single"/>
    </w:rPr>
  </w:style>
  <w:style w:type="paragraph" w:styleId="Sommario1">
    <w:name w:val="toc 1"/>
    <w:basedOn w:val="Indice"/>
    <w:uiPriority w:val="39"/>
    <w:pPr>
      <w:tabs>
        <w:tab w:val="right" w:leader="dot" w:pos="9637"/>
      </w:tabs>
    </w:pPr>
  </w:style>
  <w:style w:type="paragraph" w:styleId="Sommario2">
    <w:name w:val="toc 2"/>
    <w:basedOn w:val="Indice"/>
    <w:uiPriority w:val="39"/>
    <w:pPr>
      <w:tabs>
        <w:tab w:val="right" w:leader="dot" w:pos="9637"/>
      </w:tabs>
      <w:ind w:left="283"/>
    </w:pPr>
  </w:style>
  <w:style w:type="paragraph" w:styleId="Sommario3">
    <w:name w:val="toc 3"/>
    <w:basedOn w:val="Indice"/>
    <w:uiPriority w:val="39"/>
    <w:pPr>
      <w:tabs>
        <w:tab w:val="right" w:leader="dot" w:pos="9637"/>
      </w:tabs>
      <w:ind w:left="566"/>
    </w:pPr>
  </w:style>
  <w:style w:type="paragraph" w:styleId="Sommario4">
    <w:name w:val="toc 4"/>
    <w:basedOn w:val="Indice"/>
    <w:semiHidden/>
    <w:pPr>
      <w:tabs>
        <w:tab w:val="right" w:leader="dot" w:pos="9637"/>
      </w:tabs>
      <w:ind w:left="849"/>
    </w:pPr>
  </w:style>
  <w:style w:type="paragraph" w:styleId="Sommario5">
    <w:name w:val="toc 5"/>
    <w:basedOn w:val="Indice"/>
    <w:semiHidden/>
    <w:pPr>
      <w:tabs>
        <w:tab w:val="right" w:leader="dot" w:pos="9637"/>
      </w:tabs>
      <w:ind w:left="1132"/>
    </w:pPr>
  </w:style>
  <w:style w:type="paragraph" w:styleId="Indice1">
    <w:name w:val="index 1"/>
    <w:basedOn w:val="Normale"/>
    <w:next w:val="Normale"/>
    <w:autoRedefine/>
    <w:uiPriority w:val="99"/>
    <w:unhideWhenUsed/>
    <w:rsid w:val="00B51734"/>
    <w:pPr>
      <w:ind w:left="240" w:hanging="240"/>
    </w:pPr>
  </w:style>
  <w:style w:type="paragraph" w:styleId="Titolo">
    <w:name w:val="Title"/>
    <w:basedOn w:val="Normale"/>
    <w:next w:val="Normale"/>
    <w:link w:val="TitoloCarattere"/>
    <w:uiPriority w:val="10"/>
    <w:qFormat/>
    <w:rsid w:val="003E00FB"/>
    <w:pPr>
      <w:spacing w:before="240" w:after="60"/>
      <w:jc w:val="center"/>
      <w:outlineLvl w:val="0"/>
    </w:pPr>
    <w:rPr>
      <w:rFonts w:ascii="Calibri" w:eastAsia="MS Gothic" w:hAnsi="Calibri"/>
      <w:b/>
      <w:bCs/>
      <w:kern w:val="28"/>
      <w:sz w:val="32"/>
      <w:szCs w:val="32"/>
    </w:rPr>
  </w:style>
  <w:style w:type="character" w:customStyle="1" w:styleId="TitoloCarattere">
    <w:name w:val="Titolo Carattere"/>
    <w:link w:val="Titolo"/>
    <w:uiPriority w:val="10"/>
    <w:rsid w:val="003E00FB"/>
    <w:rPr>
      <w:rFonts w:ascii="Calibri" w:eastAsia="MS Gothic" w:hAnsi="Calibri" w:cs="Times New Roman"/>
      <w:b/>
      <w:bCs/>
      <w:kern w:val="28"/>
      <w:sz w:val="32"/>
      <w:szCs w:val="32"/>
    </w:rPr>
  </w:style>
  <w:style w:type="character" w:customStyle="1" w:styleId="Titolo3Carattere">
    <w:name w:val="Titolo 3 Carattere"/>
    <w:link w:val="Titolo3"/>
    <w:uiPriority w:val="9"/>
    <w:rsid w:val="003E00FB"/>
    <w:rPr>
      <w:rFonts w:ascii="Calibri" w:eastAsia="MS Gothic" w:hAnsi="Calibri" w:cs="Times New Roman"/>
      <w:b/>
      <w:bCs/>
      <w:kern w:val="1"/>
      <w:sz w:val="26"/>
      <w:szCs w:val="26"/>
    </w:rPr>
  </w:style>
  <w:style w:type="paragraph" w:styleId="Indice2">
    <w:name w:val="index 2"/>
    <w:basedOn w:val="Normale"/>
    <w:next w:val="Normale"/>
    <w:autoRedefine/>
    <w:uiPriority w:val="99"/>
    <w:unhideWhenUsed/>
    <w:rsid w:val="00B51734"/>
    <w:pPr>
      <w:ind w:left="480" w:hanging="240"/>
    </w:pPr>
  </w:style>
  <w:style w:type="paragraph" w:styleId="Indice3">
    <w:name w:val="index 3"/>
    <w:basedOn w:val="Normale"/>
    <w:next w:val="Normale"/>
    <w:autoRedefine/>
    <w:uiPriority w:val="99"/>
    <w:unhideWhenUsed/>
    <w:rsid w:val="00B51734"/>
    <w:pPr>
      <w:ind w:left="720" w:hanging="240"/>
    </w:pPr>
  </w:style>
  <w:style w:type="paragraph" w:styleId="Indice4">
    <w:name w:val="index 4"/>
    <w:basedOn w:val="Normale"/>
    <w:next w:val="Normale"/>
    <w:autoRedefine/>
    <w:uiPriority w:val="99"/>
    <w:unhideWhenUsed/>
    <w:rsid w:val="00B51734"/>
    <w:pPr>
      <w:ind w:left="960" w:hanging="240"/>
    </w:pPr>
  </w:style>
  <w:style w:type="paragraph" w:styleId="Indice5">
    <w:name w:val="index 5"/>
    <w:basedOn w:val="Normale"/>
    <w:next w:val="Normale"/>
    <w:autoRedefine/>
    <w:uiPriority w:val="99"/>
    <w:unhideWhenUsed/>
    <w:rsid w:val="00B51734"/>
    <w:pPr>
      <w:ind w:left="1200" w:hanging="240"/>
    </w:pPr>
  </w:style>
  <w:style w:type="paragraph" w:styleId="Indice6">
    <w:name w:val="index 6"/>
    <w:basedOn w:val="Normale"/>
    <w:next w:val="Normale"/>
    <w:autoRedefine/>
    <w:uiPriority w:val="99"/>
    <w:unhideWhenUsed/>
    <w:rsid w:val="00B51734"/>
    <w:pPr>
      <w:ind w:left="1440" w:hanging="240"/>
    </w:pPr>
  </w:style>
  <w:style w:type="paragraph" w:styleId="Indice7">
    <w:name w:val="index 7"/>
    <w:basedOn w:val="Normale"/>
    <w:next w:val="Normale"/>
    <w:autoRedefine/>
    <w:uiPriority w:val="99"/>
    <w:unhideWhenUsed/>
    <w:rsid w:val="00B51734"/>
    <w:pPr>
      <w:ind w:left="1680" w:hanging="240"/>
    </w:pPr>
  </w:style>
  <w:style w:type="paragraph" w:styleId="Indice8">
    <w:name w:val="index 8"/>
    <w:basedOn w:val="Normale"/>
    <w:next w:val="Normale"/>
    <w:autoRedefine/>
    <w:uiPriority w:val="99"/>
    <w:unhideWhenUsed/>
    <w:rsid w:val="00B51734"/>
    <w:pPr>
      <w:ind w:left="1920" w:hanging="240"/>
    </w:pPr>
  </w:style>
  <w:style w:type="paragraph" w:styleId="Indice9">
    <w:name w:val="index 9"/>
    <w:basedOn w:val="Normale"/>
    <w:next w:val="Normale"/>
    <w:autoRedefine/>
    <w:uiPriority w:val="99"/>
    <w:unhideWhenUsed/>
    <w:rsid w:val="00B51734"/>
    <w:pPr>
      <w:ind w:left="2160" w:hanging="240"/>
    </w:pPr>
  </w:style>
  <w:style w:type="paragraph" w:styleId="Titoloindice">
    <w:name w:val="index heading"/>
    <w:basedOn w:val="Normale"/>
    <w:next w:val="Indice1"/>
    <w:uiPriority w:val="99"/>
    <w:unhideWhenUsed/>
    <w:rsid w:val="00B51734"/>
  </w:style>
  <w:style w:type="paragraph" w:styleId="Sommario6">
    <w:name w:val="toc 6"/>
    <w:basedOn w:val="Normale"/>
    <w:next w:val="Normale"/>
    <w:autoRedefine/>
    <w:uiPriority w:val="39"/>
    <w:unhideWhenUsed/>
    <w:rsid w:val="00B51734"/>
    <w:pPr>
      <w:ind w:left="1200"/>
    </w:pPr>
  </w:style>
  <w:style w:type="paragraph" w:styleId="Sommario7">
    <w:name w:val="toc 7"/>
    <w:basedOn w:val="Normale"/>
    <w:next w:val="Normale"/>
    <w:autoRedefine/>
    <w:uiPriority w:val="39"/>
    <w:unhideWhenUsed/>
    <w:rsid w:val="00B51734"/>
    <w:pPr>
      <w:ind w:left="1440"/>
    </w:pPr>
  </w:style>
  <w:style w:type="paragraph" w:styleId="Sommario8">
    <w:name w:val="toc 8"/>
    <w:basedOn w:val="Normale"/>
    <w:next w:val="Normale"/>
    <w:autoRedefine/>
    <w:uiPriority w:val="39"/>
    <w:unhideWhenUsed/>
    <w:rsid w:val="00B51734"/>
    <w:pPr>
      <w:ind w:left="1680"/>
    </w:pPr>
  </w:style>
  <w:style w:type="paragraph" w:styleId="Sommario9">
    <w:name w:val="toc 9"/>
    <w:basedOn w:val="Normale"/>
    <w:next w:val="Normale"/>
    <w:autoRedefine/>
    <w:uiPriority w:val="39"/>
    <w:unhideWhenUsed/>
    <w:rsid w:val="00B51734"/>
    <w:pPr>
      <w:ind w:left="1920"/>
    </w:pPr>
  </w:style>
  <w:style w:type="paragraph" w:customStyle="1" w:styleId="NoSpacing1">
    <w:name w:val="No Spacing1"/>
    <w:rsid w:val="00231495"/>
    <w:pPr>
      <w:suppressAutoHyphens/>
    </w:pPr>
    <w:rPr>
      <w:rFonts w:ascii="Calibri" w:eastAsia="Arial" w:hAnsi="Calibri" w:cs="Calibri"/>
      <w:kern w:val="1"/>
      <w:sz w:val="22"/>
      <w:szCs w:val="22"/>
      <w:lang w:eastAsia="ar-SA"/>
    </w:rPr>
  </w:style>
  <w:style w:type="paragraph" w:customStyle="1" w:styleId="ColorfulList-Accent11">
    <w:name w:val="Colorful List - Accent 11"/>
    <w:basedOn w:val="Normale"/>
    <w:qFormat/>
    <w:rsid w:val="00231495"/>
    <w:pPr>
      <w:widowControl/>
      <w:suppressAutoHyphens w:val="0"/>
      <w:spacing w:after="200" w:line="276" w:lineRule="auto"/>
      <w:ind w:left="720"/>
    </w:pPr>
    <w:rPr>
      <w:rFonts w:ascii="Calibri" w:eastAsia="Calibri" w:hAnsi="Calibri"/>
      <w:sz w:val="22"/>
      <w:szCs w:val="22"/>
    </w:rPr>
  </w:style>
  <w:style w:type="character" w:styleId="Menzionenonrisolta">
    <w:name w:val="Unresolved Mention"/>
    <w:uiPriority w:val="99"/>
    <w:semiHidden/>
    <w:unhideWhenUsed/>
    <w:rsid w:val="008B5698"/>
    <w:rPr>
      <w:color w:val="605E5C"/>
      <w:shd w:val="clear" w:color="auto" w:fill="E1DFDD"/>
    </w:rPr>
  </w:style>
  <w:style w:type="character" w:styleId="Collegamentovisitato">
    <w:name w:val="FollowedHyperlink"/>
    <w:uiPriority w:val="99"/>
    <w:semiHidden/>
    <w:unhideWhenUsed/>
    <w:rsid w:val="008B5698"/>
    <w:rPr>
      <w:color w:val="954F72"/>
      <w:u w:val="single"/>
    </w:rPr>
  </w:style>
  <w:style w:type="character" w:customStyle="1" w:styleId="IntestazioneCarattere">
    <w:name w:val="Intestazione Carattere"/>
    <w:link w:val="Intestazione"/>
    <w:semiHidden/>
    <w:rsid w:val="00E178AC"/>
    <w:rPr>
      <w:rFonts w:eastAsia="Lucida Sans Unicode"/>
      <w:kern w:val="1"/>
      <w:sz w:val="24"/>
      <w:szCs w:val="24"/>
    </w:rPr>
  </w:style>
  <w:style w:type="character" w:customStyle="1" w:styleId="PidipaginaCarattere">
    <w:name w:val="Piè di pagina Carattere"/>
    <w:link w:val="Pidipagina"/>
    <w:semiHidden/>
    <w:rsid w:val="004E5C0A"/>
    <w:rPr>
      <w:rFonts w:eastAsia="Lucida Sans Unicode"/>
      <w:kern w:val="1"/>
      <w:sz w:val="24"/>
      <w:szCs w:val="24"/>
      <w:lang w:val="it-IT" w:eastAsia="it-IT"/>
    </w:rPr>
  </w:style>
  <w:style w:type="table" w:styleId="Grigliatabella">
    <w:name w:val="Table Grid"/>
    <w:basedOn w:val="Tabellanormale"/>
    <w:uiPriority w:val="59"/>
    <w:rsid w:val="00655FC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foelenco">
    <w:name w:val="List Paragraph"/>
    <w:basedOn w:val="Normale"/>
    <w:uiPriority w:val="34"/>
    <w:qFormat/>
    <w:rsid w:val="003F31FD"/>
    <w:pPr>
      <w:spacing w:after="160" w:line="256" w:lineRule="auto"/>
      <w:ind w:left="720"/>
      <w:contextualSpacing/>
    </w:pPr>
    <w:rPr>
      <w:rFonts w:ascii="Calibri" w:eastAsia="Calibri" w:hAnsi="Calibri"/>
      <w:kern w:val="0"/>
      <w:lang w:eastAsia="en-US"/>
    </w:rPr>
  </w:style>
  <w:style w:type="paragraph" w:styleId="Didascalia">
    <w:name w:val="caption"/>
    <w:basedOn w:val="Normale"/>
    <w:next w:val="Normale"/>
    <w:uiPriority w:val="35"/>
    <w:semiHidden/>
    <w:unhideWhenUsed/>
    <w:qFormat/>
    <w:rsid w:val="006B408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991299">
      <w:bodyDiv w:val="1"/>
      <w:marLeft w:val="0"/>
      <w:marRight w:val="0"/>
      <w:marTop w:val="0"/>
      <w:marBottom w:val="0"/>
      <w:divBdr>
        <w:top w:val="none" w:sz="0" w:space="0" w:color="auto"/>
        <w:left w:val="none" w:sz="0" w:space="0" w:color="auto"/>
        <w:bottom w:val="none" w:sz="0" w:space="0" w:color="auto"/>
        <w:right w:val="none" w:sz="0" w:space="0" w:color="auto"/>
      </w:divBdr>
    </w:div>
    <w:div w:id="298465567">
      <w:bodyDiv w:val="1"/>
      <w:marLeft w:val="0"/>
      <w:marRight w:val="0"/>
      <w:marTop w:val="0"/>
      <w:marBottom w:val="0"/>
      <w:divBdr>
        <w:top w:val="none" w:sz="0" w:space="0" w:color="auto"/>
        <w:left w:val="none" w:sz="0" w:space="0" w:color="auto"/>
        <w:bottom w:val="none" w:sz="0" w:space="0" w:color="auto"/>
        <w:right w:val="none" w:sz="0" w:space="0" w:color="auto"/>
      </w:divBdr>
    </w:div>
    <w:div w:id="400755492">
      <w:bodyDiv w:val="1"/>
      <w:marLeft w:val="0"/>
      <w:marRight w:val="0"/>
      <w:marTop w:val="0"/>
      <w:marBottom w:val="0"/>
      <w:divBdr>
        <w:top w:val="none" w:sz="0" w:space="0" w:color="auto"/>
        <w:left w:val="none" w:sz="0" w:space="0" w:color="auto"/>
        <w:bottom w:val="none" w:sz="0" w:space="0" w:color="auto"/>
        <w:right w:val="none" w:sz="0" w:space="0" w:color="auto"/>
      </w:divBdr>
    </w:div>
    <w:div w:id="485317481">
      <w:bodyDiv w:val="1"/>
      <w:marLeft w:val="0"/>
      <w:marRight w:val="0"/>
      <w:marTop w:val="0"/>
      <w:marBottom w:val="0"/>
      <w:divBdr>
        <w:top w:val="none" w:sz="0" w:space="0" w:color="auto"/>
        <w:left w:val="none" w:sz="0" w:space="0" w:color="auto"/>
        <w:bottom w:val="none" w:sz="0" w:space="0" w:color="auto"/>
        <w:right w:val="none" w:sz="0" w:space="0" w:color="auto"/>
      </w:divBdr>
    </w:div>
    <w:div w:id="1232689935">
      <w:bodyDiv w:val="1"/>
      <w:marLeft w:val="0"/>
      <w:marRight w:val="0"/>
      <w:marTop w:val="0"/>
      <w:marBottom w:val="0"/>
      <w:divBdr>
        <w:top w:val="none" w:sz="0" w:space="0" w:color="auto"/>
        <w:left w:val="none" w:sz="0" w:space="0" w:color="auto"/>
        <w:bottom w:val="none" w:sz="0" w:space="0" w:color="auto"/>
        <w:right w:val="none" w:sz="0" w:space="0" w:color="auto"/>
      </w:divBdr>
    </w:div>
    <w:div w:id="2041205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image" Target="media/image3.png"/><Relationship Id="rId39"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footer" Target="footer5.xml"/><Relationship Id="rId34" Type="http://schemas.openxmlformats.org/officeDocument/2006/relationships/hyperlink" Target="mailto:***@**.**" TargetMode="Externa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header" Target="header3.xml"/><Relationship Id="rId25" Type="http://schemas.openxmlformats.org/officeDocument/2006/relationships/image" Target="media/image2.png"/><Relationship Id="rId33" Type="http://schemas.openxmlformats.org/officeDocument/2006/relationships/hyperlink" Target="mailto:***@**.**" TargetMode="External"/><Relationship Id="rId38" Type="http://schemas.microsoft.com/office/2011/relationships/people" Target="people.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header" Target="header5.xml"/><Relationship Id="rId29"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7.xml"/><Relationship Id="rId32" Type="http://schemas.openxmlformats.org/officeDocument/2006/relationships/image" Target="media/image9.jpeg"/><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header" Target="header6.xml"/><Relationship Id="rId28" Type="http://schemas.openxmlformats.org/officeDocument/2006/relationships/image" Target="media/image5.png"/><Relationship Id="rId36" Type="http://schemas.openxmlformats.org/officeDocument/2006/relationships/image" Target="media/image11.jpeg"/><Relationship Id="rId10" Type="http://schemas.openxmlformats.org/officeDocument/2006/relationships/endnotes" Target="endnotes.xml"/><Relationship Id="rId19" Type="http://schemas.openxmlformats.org/officeDocument/2006/relationships/header" Target="header4.xml"/><Relationship Id="rId31"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footer" Target="footer6.xm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0.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10ADEF3B614CF1418D1888F3A0C32F3E" ma:contentTypeVersion="0" ma:contentTypeDescription="Creare un nuovo documento." ma:contentTypeScope="" ma:versionID="9b5215dacbc039444bb23b7a21f6cde9">
  <xsd:schema xmlns:xsd="http://www.w3.org/2001/XMLSchema" xmlns:xs="http://www.w3.org/2001/XMLSchema" xmlns:p="http://schemas.microsoft.com/office/2006/metadata/properties" targetNamespace="http://schemas.microsoft.com/office/2006/metadata/properties" ma:root="true" ma:fieldsID="e0e0e0ba685c935905a29a813ccc66b5">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ACA55C85-17E6-415D-97DD-E01FDE40F5A2}">
  <ds:schemaRefs>
    <ds:schemaRef ds:uri="http://schemas.microsoft.com/sharepoint/v3/contenttype/forms"/>
  </ds:schemaRefs>
</ds:datastoreItem>
</file>

<file path=customXml/itemProps2.xml><?xml version="1.0" encoding="utf-8"?>
<ds:datastoreItem xmlns:ds="http://schemas.openxmlformats.org/officeDocument/2006/customXml" ds:itemID="{DD34A88E-D19A-4FF9-BA65-7D5F7364465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706E10D5-E3BD-4453-BC96-D6BA88A95724}">
  <ds:schemaRefs>
    <ds:schemaRef ds:uri="http://schemas.openxmlformats.org/officeDocument/2006/bibliography"/>
  </ds:schemaRefs>
</ds:datastoreItem>
</file>

<file path=customXml/itemProps4.xml><?xml version="1.0" encoding="utf-8"?>
<ds:datastoreItem xmlns:ds="http://schemas.openxmlformats.org/officeDocument/2006/customXml" ds:itemID="{8222C817-FE2C-4F76-A56E-7BB16A605C20}">
  <ds:schemaRefs>
    <ds:schemaRef ds:uri="http://purl.org/dc/elements/1.1/"/>
    <ds:schemaRef ds:uri="http://schemas.microsoft.com/office/2006/metadata/properties"/>
    <ds:schemaRef ds:uri="http://schemas.microsoft.com/office/2006/documentManagement/types"/>
    <ds:schemaRef ds:uri="http://purl.org/dc/terms/"/>
    <ds:schemaRef ds:uri="http://schemas.openxmlformats.org/package/2006/metadata/core-properties"/>
    <ds:schemaRef ds:uri="http://purl.org/dc/dcmitype/"/>
    <ds:schemaRef ds:uri="http://schemas.microsoft.com/office/infopath/2007/PartnerControls"/>
    <ds:schemaRef ds:uri="http://www.w3.org/XML/1998/namespace"/>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28</Pages>
  <Words>3785</Words>
  <Characters>21575</Characters>
  <Application>Microsoft Office Word</Application>
  <DocSecurity>0</DocSecurity>
  <Lines>179</Lines>
  <Paragraphs>50</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Università degli Studi di Salerno</vt:lpstr>
      <vt:lpstr>Università degli Studi di Salerno</vt:lpstr>
    </vt:vector>
  </TitlesOfParts>
  <Company/>
  <LinksUpToDate>false</LinksUpToDate>
  <CharactersWithSpaces>25310</CharactersWithSpaces>
  <SharedDoc>false</SharedDoc>
  <HLinks>
    <vt:vector size="54" baseType="variant">
      <vt:variant>
        <vt:i4>4980768</vt:i4>
      </vt:variant>
      <vt:variant>
        <vt:i4>24</vt:i4>
      </vt:variant>
      <vt:variant>
        <vt:i4>0</vt:i4>
      </vt:variant>
      <vt:variant>
        <vt:i4>5</vt:i4>
      </vt:variant>
      <vt:variant>
        <vt:lpwstr>mailto:***@**.**</vt:lpwstr>
      </vt:variant>
      <vt:variant>
        <vt:lpwstr/>
      </vt:variant>
      <vt:variant>
        <vt:i4>4980768</vt:i4>
      </vt:variant>
      <vt:variant>
        <vt:i4>21</vt:i4>
      </vt:variant>
      <vt:variant>
        <vt:i4>0</vt:i4>
      </vt:variant>
      <vt:variant>
        <vt:i4>5</vt:i4>
      </vt:variant>
      <vt:variant>
        <vt:lpwstr>mailto:***@**.**</vt:lpwstr>
      </vt:variant>
      <vt:variant>
        <vt:lpwstr/>
      </vt:variant>
      <vt:variant>
        <vt:i4>1966086</vt:i4>
      </vt:variant>
      <vt:variant>
        <vt:i4>18</vt:i4>
      </vt:variant>
      <vt:variant>
        <vt:i4>0</vt:i4>
      </vt:variant>
      <vt:variant>
        <vt:i4>5</vt:i4>
      </vt:variant>
      <vt:variant>
        <vt:lpwstr/>
      </vt:variant>
      <vt:variant>
        <vt:lpwstr>Consegne</vt:lpwstr>
      </vt:variant>
      <vt:variant>
        <vt:i4>6881390</vt:i4>
      </vt:variant>
      <vt:variant>
        <vt:i4>15</vt:i4>
      </vt:variant>
      <vt:variant>
        <vt:i4>0</vt:i4>
      </vt:variant>
      <vt:variant>
        <vt:i4>5</vt:i4>
      </vt:variant>
      <vt:variant>
        <vt:lpwstr/>
      </vt:variant>
      <vt:variant>
        <vt:lpwstr>Ambientedidestinazione</vt:lpwstr>
      </vt:variant>
      <vt:variant>
        <vt:i4>8323191</vt:i4>
      </vt:variant>
      <vt:variant>
        <vt:i4>12</vt:i4>
      </vt:variant>
      <vt:variant>
        <vt:i4>0</vt:i4>
      </vt:variant>
      <vt:variant>
        <vt:i4>5</vt:i4>
      </vt:variant>
      <vt:variant>
        <vt:lpwstr/>
      </vt:variant>
      <vt:variant>
        <vt:lpwstr>Scenari</vt:lpwstr>
      </vt:variant>
      <vt:variant>
        <vt:i4>7209074</vt:i4>
      </vt:variant>
      <vt:variant>
        <vt:i4>9</vt:i4>
      </vt:variant>
      <vt:variant>
        <vt:i4>0</vt:i4>
      </vt:variant>
      <vt:variant>
        <vt:i4>5</vt:i4>
      </vt:variant>
      <vt:variant>
        <vt:lpwstr/>
      </vt:variant>
      <vt:variant>
        <vt:lpwstr>RNF</vt:lpwstr>
      </vt:variant>
      <vt:variant>
        <vt:i4>6684786</vt:i4>
      </vt:variant>
      <vt:variant>
        <vt:i4>6</vt:i4>
      </vt:variant>
      <vt:variant>
        <vt:i4>0</vt:i4>
      </vt:variant>
      <vt:variant>
        <vt:i4>5</vt:i4>
      </vt:variant>
      <vt:variant>
        <vt:lpwstr/>
      </vt:variant>
      <vt:variant>
        <vt:lpwstr>RF</vt:lpwstr>
      </vt:variant>
      <vt:variant>
        <vt:i4>7340133</vt:i4>
      </vt:variant>
      <vt:variant>
        <vt:i4>3</vt:i4>
      </vt:variant>
      <vt:variant>
        <vt:i4>0</vt:i4>
      </vt:variant>
      <vt:variant>
        <vt:i4>5</vt:i4>
      </vt:variant>
      <vt:variant>
        <vt:lpwstr/>
      </vt:variant>
      <vt:variant>
        <vt:lpwstr>sistema</vt:lpwstr>
      </vt:variant>
      <vt:variant>
        <vt:i4>327705</vt:i4>
      </vt:variant>
      <vt:variant>
        <vt:i4>0</vt:i4>
      </vt:variant>
      <vt:variant>
        <vt:i4>0</vt:i4>
      </vt:variant>
      <vt:variant>
        <vt:i4>5</vt:i4>
      </vt:variant>
      <vt:variant>
        <vt:lpwstr/>
      </vt:variant>
      <vt:variant>
        <vt:lpwstr>Propositi</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Università degli Studi di Salerno</dc:title>
  <dc:subject/>
  <dc:creator>Andrea De Lucia</dc:creator>
  <cp:keywords/>
  <cp:lastModifiedBy>GIUSEPPE TOMMASO SPATARO</cp:lastModifiedBy>
  <cp:revision>2</cp:revision>
  <cp:lastPrinted>1900-01-01T08:00:00Z</cp:lastPrinted>
  <dcterms:created xsi:type="dcterms:W3CDTF">2023-12-05T18:52:00Z</dcterms:created>
  <dcterms:modified xsi:type="dcterms:W3CDTF">2023-12-05T18:52:00Z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0x01010010ADEF3B614CF1418D1888F3A0C32F3E</vt:lpwstr>
  </property>
</Properties>
</file>