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t xml:space="preserve">Versione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9"/>
          <w:footerReference w:type="even" r:id="rId10"/>
          <w:footerReference w:type="default" r:id="rId11"/>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r w:rsidR="00094B89">
              <w:rPr>
                <w:sz w:val="20"/>
              </w:rPr>
              <w:t>Wlodarkiewicz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Raffaele Giuseppe Wlodarkiewicz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Raffaele Giuseppe Wlodarkiewicz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2"/>
          <w:footerReference w:type="default" r:id="rId13"/>
          <w:headerReference w:type="first" r:id="rId14"/>
          <w:footerReference w:type="first" r:id="rId15"/>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6"/>
          <w:headerReference w:type="default" r:id="rId17"/>
          <w:footerReference w:type="even" r:id="rId18"/>
          <w:footerReference w:type="default" r:id="rId19"/>
          <w:headerReference w:type="first" r:id="rId20"/>
          <w:footerReference w:type="first" r:id="rId21"/>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110E9D7" w14:textId="77777777" w:rsidR="00A26D65" w:rsidRDefault="00A26D65" w:rsidP="00444EEC">
      <w:pPr>
        <w:ind w:left="720"/>
        <w:rPr>
          <w:ins w:id="40" w:author="GIUSEPPE TOMMASO SPATARO" w:date="2023-11-20T19:31:00Z"/>
          <w:u w:val="single"/>
        </w:rPr>
      </w:pPr>
    </w:p>
    <w:p w14:paraId="5276B91D" w14:textId="77777777" w:rsidR="00D84C85" w:rsidRDefault="00D84C85" w:rsidP="00444EEC">
      <w:pPr>
        <w:ind w:left="720"/>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1" w:author="GIUSEPPE TOMMASO SPATARO" w:date="2023-11-20T19:31:00Z">
        <w:r w:rsidR="00D84C85">
          <w:rPr>
            <w:u w:val="single"/>
          </w:rPr>
          <w:t>autentic</w:t>
        </w:r>
      </w:ins>
      <w:del w:id="42"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3"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4"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6ADCA70D"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o carta o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lastRenderedPageBreak/>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5"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5"/>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ei possibili errori durante la compilazione dei form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form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r w:rsidR="00211EA3">
        <w:rPr>
          <w:u w:val="single"/>
        </w:rPr>
        <w:t>supportabilità</w:t>
      </w:r>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r w:rsidR="00EA2FD0">
        <w:t>di?</w:t>
      </w:r>
      <w:r w:rsidR="00210C56">
        <w:t>?????????????????????????</w:t>
      </w:r>
      <w:r>
        <w:t>.</w:t>
      </w:r>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6" w:name="Scenari"/>
      <w:r w:rsidRPr="00491FB3">
        <w:rPr>
          <w:color w:val="FF0000"/>
          <w:sz w:val="32"/>
          <w:szCs w:val="32"/>
        </w:rPr>
        <w:lastRenderedPageBreak/>
        <w:t>System Model</w:t>
      </w:r>
      <w:bookmarkEnd w:id="46"/>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7"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r w:rsidR="006F3F90">
        <w:t>RecordRoad</w:t>
      </w:r>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randomicamente.</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8" w:author="ANGELO SPATARO" w:date="2023-11-21T17:13:00Z">
            <w:rPr>
              <w:color w:val="70AD47"/>
            </w:rPr>
          </w:rPrChange>
        </w:rPr>
      </w:pPr>
    </w:p>
    <w:p w14:paraId="2A26B15A" w14:textId="77777777" w:rsidR="00DD6D91" w:rsidRPr="00423ED7" w:rsidRDefault="00DD6D91" w:rsidP="000C3D31">
      <w:pPr>
        <w:ind w:left="360"/>
        <w:rPr>
          <w:ins w:id="49" w:author="ANGELO SPATARO" w:date="2023-11-21T08:50:00Z"/>
          <w:rPrChange w:id="50" w:author="ANGELO SPATARO" w:date="2023-11-21T08:55:00Z">
            <w:rPr>
              <w:ins w:id="51"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2" w:author="ANGELO SPATARO" w:date="2023-11-21T08:50:00Z"/>
          <w:rPrChange w:id="53" w:author="ANGELO SPATARO" w:date="2023-11-21T08:55:00Z">
            <w:rPr>
              <w:ins w:id="54" w:author="ANGELO SPATARO" w:date="2023-11-21T08:50:00Z"/>
              <w:color w:val="FF0000"/>
            </w:rPr>
          </w:rPrChange>
        </w:rPr>
      </w:pPr>
    </w:p>
    <w:p w14:paraId="494A68FF" w14:textId="77777777" w:rsidR="00423ED7" w:rsidRPr="00423ED7" w:rsidRDefault="00423ED7" w:rsidP="00423ED7">
      <w:pPr>
        <w:ind w:left="360"/>
        <w:rPr>
          <w:ins w:id="55" w:author="ANGELO SPATARO" w:date="2023-11-21T08:54:00Z"/>
        </w:rPr>
      </w:pPr>
      <w:ins w:id="56" w:author="ANGELO SPATARO" w:date="2023-11-21T08:54:00Z">
        <w:r w:rsidRPr="00423ED7">
          <w:t>Arrivato sul sito, Luigi Verdi apre la home page dove gli viene mostrato una lista di alcuni articoli presenti nel sistema scelti randomicamente.</w:t>
        </w:r>
      </w:ins>
    </w:p>
    <w:p w14:paraId="46AADEFF" w14:textId="77777777" w:rsidR="00423ED7" w:rsidRDefault="00423ED7" w:rsidP="00423ED7">
      <w:pPr>
        <w:ind w:left="360"/>
        <w:rPr>
          <w:ins w:id="57" w:author="ANGELO SPATARO" w:date="2023-11-21T08:54:00Z"/>
          <w:color w:val="70AD47"/>
        </w:rPr>
      </w:pPr>
      <w:ins w:id="58" w:author="ANGELO SPATARO" w:date="2023-11-21T08:54:00Z">
        <w:r>
          <w:rPr>
            <w:color w:val="70AD47"/>
          </w:rPr>
          <w:t>FOTO 2</w:t>
        </w:r>
      </w:ins>
    </w:p>
    <w:p w14:paraId="490F4F4E" w14:textId="0B12B0EA" w:rsidR="00423ED7" w:rsidRPr="00A80B46" w:rsidRDefault="00423ED7">
      <w:pPr>
        <w:rPr>
          <w:ins w:id="59" w:author="ANGELO SPATARO" w:date="2023-11-21T08:53:00Z"/>
          <w:color w:val="FF0000"/>
        </w:rPr>
        <w:pPrChange w:id="60"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SignUp.</w:t>
      </w:r>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form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506E6D6B" w14:textId="19E32A6E" w:rsidR="008E1532" w:rsidRDefault="00CA096B" w:rsidP="00CA096B">
      <w:pPr>
        <w:ind w:left="360"/>
      </w:pPr>
      <w:r>
        <w:t xml:space="preserve">3.2.1 </w:t>
      </w:r>
    </w:p>
    <w:p w14:paraId="176F18B9" w14:textId="5F64A799" w:rsidR="006B4B2C" w:rsidRDefault="006B4B2C" w:rsidP="00CA096B">
      <w:pPr>
        <w:ind w:left="360"/>
      </w:pPr>
      <w:r>
        <w:t xml:space="preserve">Use </w:t>
      </w:r>
      <w:r w:rsidR="00F05403">
        <w:t>Cases Cliente</w:t>
      </w:r>
    </w:p>
    <w:p w14:paraId="1600DF03" w14:textId="0158CE75" w:rsidR="00F05403" w:rsidRDefault="00467809" w:rsidP="00B87011">
      <w:r>
        <w:rPr>
          <w:noProof/>
        </w:rPr>
        <w:drawing>
          <wp:inline distT="0" distB="0" distL="0" distR="0" wp14:anchorId="3FE86907" wp14:editId="511A8478">
            <wp:extent cx="6115050" cy="4562475"/>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242EF703" w14:textId="71171F74" w:rsidR="0083160D" w:rsidRPr="0083160D" w:rsidRDefault="0083160D" w:rsidP="0083160D">
      <w:pPr>
        <w:rPr>
          <w:rFonts w:ascii="Calibri" w:hAnsi="Calibri" w:cs="Calibri"/>
        </w:rPr>
      </w:pPr>
      <w:r w:rsidRPr="0083160D">
        <w:rPr>
          <w:rFonts w:ascii="Calibri" w:hAnsi="Calibri" w:cs="Calibri"/>
        </w:rPr>
        <w:t xml:space="preserve">Caso d’Uso 1: Visualizza </w:t>
      </w:r>
      <w:r w:rsidR="00E94CD0">
        <w:rPr>
          <w:rFonts w:ascii="Calibri" w:hAnsi="Calibri" w:cs="Calibri"/>
        </w:rPr>
        <w:t>Home</w:t>
      </w: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6FF10A90" w:rsidR="0083160D" w:rsidRPr="0083160D" w:rsidRDefault="0083160D">
            <w:pPr>
              <w:spacing w:line="256" w:lineRule="auto"/>
              <w:rPr>
                <w:rFonts w:ascii="Calibri" w:hAnsi="Calibri" w:cs="Calibri"/>
              </w:rPr>
            </w:pPr>
            <w:r w:rsidRPr="0083160D">
              <w:rPr>
                <w:rFonts w:ascii="Calibri" w:hAnsi="Calibri" w:cs="Calibri"/>
              </w:rPr>
              <w:t xml:space="preserve">UC 1 – </w:t>
            </w:r>
            <w:r w:rsidR="00E94CD0">
              <w:rPr>
                <w:rFonts w:ascii="Calibri" w:hAnsi="Calibri" w:cs="Calibri"/>
              </w:rPr>
              <w:t xml:space="preserve">Visualizza </w:t>
            </w:r>
            <w:r w:rsidR="003676E3">
              <w:rPr>
                <w:rFonts w:ascii="Calibri" w:hAnsi="Calibri" w:cs="Calibri"/>
              </w:rPr>
              <w:t>catalogo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77777777" w:rsidR="0083160D" w:rsidRPr="0083160D" w:rsidRDefault="0083160D">
            <w:pPr>
              <w:spacing w:line="256" w:lineRule="auto"/>
              <w:rPr>
                <w:rFonts w:ascii="Calibri" w:hAnsi="Calibri" w:cs="Calibri"/>
              </w:rPr>
            </w:pPr>
            <w:r w:rsidRPr="0083160D">
              <w:rPr>
                <w:rFonts w:ascii="Calibri" w:hAnsi="Calibri" w:cs="Calibri"/>
              </w:rPr>
              <w:t>Utente</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1AB502DB" w:rsidR="0083160D" w:rsidRPr="0083160D" w:rsidRDefault="00021078">
            <w:pPr>
              <w:spacing w:line="256" w:lineRule="auto"/>
              <w:rPr>
                <w:rFonts w:ascii="Calibri" w:hAnsi="Calibri" w:cs="Calibri"/>
              </w:rPr>
            </w:pPr>
            <w:r>
              <w:rPr>
                <w:rFonts w:ascii="Calibri" w:hAnsi="Calibri" w:cs="Calibri"/>
              </w:rPr>
              <w:t xml:space="preserve">L’utente </w:t>
            </w:r>
            <w:r w:rsidR="00A52E87">
              <w:rPr>
                <w:rFonts w:ascii="Calibri" w:hAnsi="Calibri" w:cs="Calibri"/>
              </w:rPr>
              <w:t>accede al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4426B327" w:rsidR="0083160D" w:rsidRPr="0083160D" w:rsidRDefault="00E235E0" w:rsidP="00355240">
            <w:pPr>
              <w:numPr>
                <w:ilvl w:val="0"/>
                <w:numId w:val="21"/>
              </w:numPr>
              <w:spacing w:line="256" w:lineRule="auto"/>
              <w:rPr>
                <w:rFonts w:ascii="Calibri" w:hAnsi="Calibri" w:cs="Calibri"/>
              </w:rPr>
            </w:pPr>
            <w:r>
              <w:rPr>
                <w:rFonts w:ascii="Calibri" w:hAnsi="Calibri" w:cs="Calibri"/>
              </w:rPr>
              <w:t xml:space="preserve">L’utente </w:t>
            </w:r>
            <w:r w:rsidR="004E1304">
              <w:rPr>
                <w:rFonts w:ascii="Calibri" w:hAnsi="Calibri" w:cs="Calibri"/>
              </w:rPr>
              <w:t>apre la Home Page</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0C16FAA8"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Il sistema </w:t>
            </w:r>
            <w:r w:rsidR="00010BB0">
              <w:rPr>
                <w:rFonts w:ascii="Calibri" w:hAnsi="Calibri" w:cs="Calibri"/>
              </w:rPr>
              <w:t>genera una</w:t>
            </w:r>
            <w:r w:rsidR="00355240">
              <w:rPr>
                <w:rFonts w:ascii="Calibri" w:hAnsi="Calibri" w:cs="Calibri"/>
              </w:rPr>
              <w:t xml:space="preserve"> lista randomica di vinili</w:t>
            </w:r>
          </w:p>
          <w:p w14:paraId="119F8AE6" w14:textId="7B12D60B" w:rsidR="0083160D" w:rsidRPr="0083160D" w:rsidRDefault="00355240" w:rsidP="00355240">
            <w:pPr>
              <w:spacing w:line="256" w:lineRule="auto"/>
              <w:ind w:left="360"/>
              <w:rPr>
                <w:rFonts w:ascii="Calibri" w:hAnsi="Calibri" w:cs="Calibri"/>
              </w:rPr>
            </w:pPr>
            <w:r>
              <w:rPr>
                <w:rFonts w:ascii="Calibri" w:hAnsi="Calibri" w:cs="Calibri"/>
              </w:rPr>
              <w:t xml:space="preserve">3. Il sistema </w:t>
            </w:r>
            <w:r w:rsidR="00010BB0">
              <w:rPr>
                <w:rFonts w:ascii="Calibri" w:hAnsi="Calibri" w:cs="Calibri"/>
              </w:rPr>
              <w:t>invia</w:t>
            </w:r>
            <w:r>
              <w:rPr>
                <w:rFonts w:ascii="Calibri" w:hAnsi="Calibri" w:cs="Calibri"/>
              </w:rPr>
              <w:t xml:space="preserve"> la pagina </w:t>
            </w:r>
            <w:r w:rsidR="00010BB0">
              <w:rPr>
                <w:rFonts w:ascii="Calibri" w:hAnsi="Calibri" w:cs="Calibri"/>
              </w:rPr>
              <w:t>con i prodotti elaborati</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41272708" w:rsidR="0083160D" w:rsidRPr="0083160D" w:rsidRDefault="002953D5">
            <w:pPr>
              <w:spacing w:line="256" w:lineRule="auto"/>
              <w:rPr>
                <w:rFonts w:ascii="Calibri" w:hAnsi="Calibri" w:cs="Calibri"/>
              </w:rPr>
            </w:pPr>
            <w:r>
              <w:rPr>
                <w:rFonts w:ascii="Calibri" w:hAnsi="Calibri" w:cs="Calibri"/>
              </w:rPr>
              <w:t xml:space="preserve">L’utente </w:t>
            </w:r>
            <w:r w:rsidR="00065121">
              <w:rPr>
                <w:rFonts w:ascii="Calibri" w:hAnsi="Calibri" w:cs="Calibri"/>
              </w:rPr>
              <w:t>si trova nella pagina</w:t>
            </w:r>
            <w:r w:rsidR="006F1DF7">
              <w:rPr>
                <w:rFonts w:ascii="Calibri" w:hAnsi="Calibri" w:cs="Calibri"/>
              </w:rPr>
              <w:t xml:space="preserve"> home</w:t>
            </w:r>
          </w:p>
        </w:tc>
      </w:tr>
    </w:tbl>
    <w:p w14:paraId="02DBDACA" w14:textId="77777777" w:rsidR="00D847DC" w:rsidRDefault="00D847DC" w:rsidP="00810083">
      <w:pPr>
        <w:rPr>
          <w:rFonts w:ascii="Calibri" w:hAnsi="Calibri" w:cs="Calibri"/>
        </w:rPr>
      </w:pPr>
    </w:p>
    <w:p w14:paraId="48235D00" w14:textId="738CFD3C" w:rsidR="00810083" w:rsidRPr="0083160D" w:rsidRDefault="00810083" w:rsidP="00810083">
      <w:pPr>
        <w:rPr>
          <w:rFonts w:ascii="Calibri" w:hAnsi="Calibri" w:cs="Calibri"/>
        </w:rPr>
      </w:pPr>
      <w:r w:rsidRPr="0083160D">
        <w:rPr>
          <w:rFonts w:ascii="Calibri" w:hAnsi="Calibri" w:cs="Calibri"/>
        </w:rPr>
        <w:lastRenderedPageBreak/>
        <w:t xml:space="preserve">Caso d’Uso </w:t>
      </w:r>
      <w:r>
        <w:rPr>
          <w:rFonts w:ascii="Calibri" w:hAnsi="Calibri" w:cs="Calibri"/>
        </w:rPr>
        <w:t>2</w:t>
      </w:r>
      <w:r w:rsidRPr="0083160D">
        <w:rPr>
          <w:rFonts w:ascii="Calibri" w:hAnsi="Calibri" w:cs="Calibri"/>
        </w:rPr>
        <w:t xml:space="preserve">: </w:t>
      </w:r>
      <w:r>
        <w:rPr>
          <w:rFonts w:ascii="Calibri" w:hAnsi="Calibri" w:cs="Calibri"/>
        </w:rPr>
        <w:t>Aggiungi al Carrello</w:t>
      </w:r>
    </w:p>
    <w:tbl>
      <w:tblPr>
        <w:tblW w:w="0" w:type="auto"/>
        <w:tblLook w:val="04A0" w:firstRow="1" w:lastRow="0" w:firstColumn="1" w:lastColumn="0" w:noHBand="0" w:noVBand="1"/>
      </w:tblPr>
      <w:tblGrid>
        <w:gridCol w:w="2971"/>
        <w:gridCol w:w="3328"/>
        <w:gridCol w:w="3328"/>
      </w:tblGrid>
      <w:tr w:rsidR="00810083" w:rsidRPr="00BC6E10" w14:paraId="39ACCDC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B39CA0" w14:textId="77777777" w:rsidR="00810083" w:rsidRPr="0083160D" w:rsidRDefault="0081008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88C4E82" w14:textId="2C14A69E" w:rsidR="00810083" w:rsidRPr="0083160D" w:rsidRDefault="00810083">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Aggiungi al Carrello</w:t>
            </w:r>
          </w:p>
        </w:tc>
      </w:tr>
      <w:tr w:rsidR="00810083" w:rsidRPr="00BC6E10" w14:paraId="7AC6B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5E611F" w14:textId="77777777" w:rsidR="00810083" w:rsidRPr="0083160D" w:rsidRDefault="0081008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0C0AD58" w14:textId="77777777" w:rsidR="00810083" w:rsidRPr="0083160D" w:rsidRDefault="00810083">
            <w:pPr>
              <w:spacing w:line="256" w:lineRule="auto"/>
              <w:rPr>
                <w:rFonts w:ascii="Calibri" w:hAnsi="Calibri" w:cs="Calibri"/>
              </w:rPr>
            </w:pPr>
            <w:r w:rsidRPr="0083160D">
              <w:rPr>
                <w:rFonts w:ascii="Calibri" w:hAnsi="Calibri" w:cs="Calibri"/>
              </w:rPr>
              <w:t>Utente</w:t>
            </w:r>
          </w:p>
        </w:tc>
      </w:tr>
      <w:tr w:rsidR="00810083" w:rsidRPr="00BC6E10" w14:paraId="3191465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3DF2D4" w14:textId="77777777" w:rsidR="00810083" w:rsidRPr="0083160D" w:rsidRDefault="0081008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998BB4" w14:textId="79AFAE4D" w:rsidR="00810083" w:rsidRPr="0083160D" w:rsidRDefault="00810083">
            <w:pPr>
              <w:spacing w:line="256" w:lineRule="auto"/>
              <w:rPr>
                <w:rFonts w:ascii="Calibri" w:hAnsi="Calibri" w:cs="Calibri"/>
              </w:rPr>
            </w:pPr>
            <w:r>
              <w:rPr>
                <w:rFonts w:ascii="Calibri" w:hAnsi="Calibri" w:cs="Calibri"/>
              </w:rPr>
              <w:t>L’utente si trova nella pagina del prodotto</w:t>
            </w:r>
            <w:r w:rsidR="00CD067B">
              <w:rPr>
                <w:rFonts w:ascii="Calibri" w:hAnsi="Calibri" w:cs="Calibri"/>
              </w:rPr>
              <w:t xml:space="preserve"> e vi è almeno una copia del prodotto disponibile</w:t>
            </w:r>
          </w:p>
        </w:tc>
      </w:tr>
      <w:tr w:rsidR="00810083" w:rsidRPr="00BC6E10" w14:paraId="5F086A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D4367AB" w14:textId="77777777" w:rsidR="00810083" w:rsidRPr="0083160D" w:rsidRDefault="0081008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DECE796" w14:textId="77777777" w:rsidR="00810083" w:rsidRPr="0083160D" w:rsidRDefault="0081008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47D1E83" w14:textId="77777777" w:rsidR="00810083" w:rsidRPr="0083160D" w:rsidRDefault="00810083">
            <w:pPr>
              <w:spacing w:line="256" w:lineRule="auto"/>
              <w:jc w:val="center"/>
              <w:rPr>
                <w:rFonts w:ascii="Calibri" w:hAnsi="Calibri" w:cs="Calibri"/>
              </w:rPr>
            </w:pPr>
            <w:r w:rsidRPr="0083160D">
              <w:rPr>
                <w:rFonts w:ascii="Calibri" w:hAnsi="Calibri" w:cs="Calibri"/>
              </w:rPr>
              <w:t>Sistema</w:t>
            </w:r>
          </w:p>
        </w:tc>
      </w:tr>
      <w:tr w:rsidR="00810083" w:rsidRPr="00BC6E10" w14:paraId="51A189A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0DEDB80"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97A772" w14:textId="73917980" w:rsidR="00810083" w:rsidRPr="0083160D" w:rsidRDefault="00810083">
            <w:pPr>
              <w:numPr>
                <w:ilvl w:val="0"/>
                <w:numId w:val="22"/>
              </w:numPr>
              <w:spacing w:line="256" w:lineRule="auto"/>
              <w:rPr>
                <w:rFonts w:ascii="Calibri" w:hAnsi="Calibri" w:cs="Calibri"/>
              </w:rPr>
            </w:pPr>
            <w:r>
              <w:rPr>
                <w:rFonts w:ascii="Calibri" w:hAnsi="Calibri" w:cs="Calibri"/>
              </w:rPr>
              <w:t xml:space="preserve">L’utente clicca il </w:t>
            </w:r>
            <w:r w:rsidR="00A70376">
              <w:rPr>
                <w:rFonts w:ascii="Calibri" w:hAnsi="Calibri" w:cs="Calibri"/>
              </w:rPr>
              <w:t>pulsante</w:t>
            </w:r>
            <w:r>
              <w:rPr>
                <w:rFonts w:ascii="Calibri" w:hAnsi="Calibri" w:cs="Calibri"/>
              </w:rPr>
              <w:t xml:space="preserve"> </w:t>
            </w:r>
            <w:r w:rsidR="00A70376">
              <w:rPr>
                <w:rFonts w:ascii="Calibri" w:hAnsi="Calibri" w:cs="Calibri"/>
              </w:rPr>
              <w:t>“</w:t>
            </w:r>
            <w:r>
              <w:rPr>
                <w:rFonts w:ascii="Calibri" w:hAnsi="Calibri" w:cs="Calibri"/>
              </w:rPr>
              <w:t>Aggiungi al Carrello</w:t>
            </w:r>
            <w:r w:rsidR="00A70376">
              <w:rPr>
                <w:rFonts w:ascii="Calibri" w:hAnsi="Calibri" w:cs="Calibri"/>
              </w:rPr>
              <w:t>”</w:t>
            </w:r>
            <w:r>
              <w:rPr>
                <w:rFonts w:ascii="Calibri" w:hAnsi="Calibri" w:cs="Calibri"/>
              </w:rPr>
              <w:t xml:space="preserve"> per effettuare l’operazione</w:t>
            </w:r>
          </w:p>
        </w:tc>
        <w:tc>
          <w:tcPr>
            <w:tcW w:w="3328" w:type="dxa"/>
            <w:tcBorders>
              <w:top w:val="single" w:sz="4" w:space="0" w:color="auto"/>
              <w:left w:val="single" w:sz="4" w:space="0" w:color="auto"/>
              <w:bottom w:val="single" w:sz="4" w:space="0" w:color="auto"/>
              <w:right w:val="single" w:sz="4" w:space="0" w:color="auto"/>
            </w:tcBorders>
          </w:tcPr>
          <w:p w14:paraId="34FFBA79" w14:textId="77777777" w:rsidR="00810083" w:rsidRPr="0083160D" w:rsidRDefault="00810083">
            <w:pPr>
              <w:spacing w:line="256" w:lineRule="auto"/>
              <w:rPr>
                <w:rFonts w:ascii="Calibri" w:hAnsi="Calibri" w:cs="Calibri"/>
              </w:rPr>
            </w:pPr>
          </w:p>
        </w:tc>
      </w:tr>
      <w:tr w:rsidR="00810083" w:rsidRPr="00BC6E10" w14:paraId="32BDAB0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D2B83E5"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6FBE0F"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4BB5EDA" w14:textId="7FFCE1C8" w:rsidR="00810083" w:rsidRDefault="00810083">
            <w:pPr>
              <w:numPr>
                <w:ilvl w:val="0"/>
                <w:numId w:val="22"/>
              </w:numPr>
              <w:spacing w:line="256" w:lineRule="auto"/>
              <w:rPr>
                <w:rFonts w:ascii="Calibri" w:hAnsi="Calibri" w:cs="Calibri"/>
              </w:rPr>
            </w:pPr>
            <w:r>
              <w:rPr>
                <w:rFonts w:ascii="Calibri" w:hAnsi="Calibri" w:cs="Calibri"/>
              </w:rPr>
              <w:t xml:space="preserve">Il sistema aggiunge il prodotto al </w:t>
            </w:r>
            <w:r w:rsidR="00A70376">
              <w:rPr>
                <w:rFonts w:ascii="Calibri" w:hAnsi="Calibri" w:cs="Calibri"/>
              </w:rPr>
              <w:t>C</w:t>
            </w:r>
            <w:r>
              <w:rPr>
                <w:rFonts w:ascii="Calibri" w:hAnsi="Calibri" w:cs="Calibri"/>
              </w:rPr>
              <w:t>arrello</w:t>
            </w:r>
          </w:p>
          <w:p w14:paraId="1837E0F4" w14:textId="79A7E9ED" w:rsidR="00A70376" w:rsidRPr="0083160D" w:rsidRDefault="00A70376">
            <w:pPr>
              <w:numPr>
                <w:ilvl w:val="0"/>
                <w:numId w:val="22"/>
              </w:numPr>
              <w:spacing w:line="256" w:lineRule="auto"/>
              <w:rPr>
                <w:rFonts w:ascii="Calibri" w:hAnsi="Calibri" w:cs="Calibri"/>
              </w:rPr>
            </w:pPr>
            <w:r>
              <w:rPr>
                <w:rFonts w:ascii="Calibri" w:hAnsi="Calibri" w:cs="Calibri"/>
              </w:rPr>
              <w:t>Nel Carrello sarà visualizzabile il prodotto appena aggiunto</w:t>
            </w:r>
          </w:p>
        </w:tc>
      </w:tr>
      <w:tr w:rsidR="00810083" w:rsidRPr="00BC6E10" w14:paraId="583FB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5658AC" w14:textId="77777777" w:rsidR="00810083" w:rsidRPr="0083160D" w:rsidRDefault="0081008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949C5E" w14:textId="2A08B9D2" w:rsidR="00810083" w:rsidRPr="0083160D" w:rsidRDefault="00810083">
            <w:pPr>
              <w:spacing w:line="256" w:lineRule="auto"/>
              <w:rPr>
                <w:rFonts w:ascii="Calibri" w:hAnsi="Calibri" w:cs="Calibri"/>
              </w:rPr>
            </w:pPr>
          </w:p>
        </w:tc>
      </w:tr>
      <w:tr w:rsidR="00810083" w:rsidRPr="00BC6E10" w14:paraId="1CBB7D6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EBCC324" w14:textId="77777777" w:rsidR="00810083" w:rsidRPr="0083160D" w:rsidRDefault="0081008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96F82C" w14:textId="6268E168" w:rsidR="00810083" w:rsidRPr="0083160D" w:rsidRDefault="0043703D">
            <w:pPr>
              <w:spacing w:line="256" w:lineRule="auto"/>
              <w:rPr>
                <w:rFonts w:ascii="Calibri" w:hAnsi="Calibri" w:cs="Calibri"/>
              </w:rPr>
            </w:pPr>
            <w:r>
              <w:rPr>
                <w:rFonts w:ascii="Calibri" w:hAnsi="Calibri" w:cs="Calibri"/>
              </w:rPr>
              <w:t>L’utente si trova nella pagina carrello</w:t>
            </w:r>
          </w:p>
        </w:tc>
      </w:tr>
    </w:tbl>
    <w:p w14:paraId="7F2F6653" w14:textId="77777777" w:rsidR="00C97A9A" w:rsidRDefault="00C97A9A" w:rsidP="00B46471">
      <w:pPr>
        <w:rPr>
          <w:sz w:val="32"/>
          <w:szCs w:val="32"/>
        </w:rPr>
      </w:pPr>
    </w:p>
    <w:p w14:paraId="0F8370C5" w14:textId="2FBD5277" w:rsidR="005F015B" w:rsidRPr="0083160D" w:rsidRDefault="005F015B" w:rsidP="005F015B">
      <w:pPr>
        <w:rPr>
          <w:rFonts w:ascii="Calibri" w:hAnsi="Calibri" w:cs="Calibri"/>
        </w:rPr>
      </w:pPr>
      <w:r w:rsidRPr="0083160D">
        <w:rPr>
          <w:rFonts w:ascii="Calibri" w:hAnsi="Calibri" w:cs="Calibri"/>
        </w:rPr>
        <w:t xml:space="preserve">Caso d’Uso </w:t>
      </w:r>
      <w:r w:rsidR="000E5BA8">
        <w:rPr>
          <w:rFonts w:ascii="Calibri" w:hAnsi="Calibri" w:cs="Calibri"/>
        </w:rPr>
        <w:t>3</w:t>
      </w:r>
      <w:r w:rsidRPr="0083160D">
        <w:rPr>
          <w:rFonts w:ascii="Calibri" w:hAnsi="Calibri" w:cs="Calibri"/>
        </w:rPr>
        <w:t xml:space="preserve">: </w:t>
      </w:r>
      <w:r>
        <w:rPr>
          <w:rFonts w:ascii="Calibri" w:hAnsi="Calibri" w:cs="Calibri"/>
        </w:rPr>
        <w:t>Ricerca Prodotto</w:t>
      </w:r>
    </w:p>
    <w:tbl>
      <w:tblPr>
        <w:tblW w:w="0" w:type="auto"/>
        <w:tblLook w:val="04A0" w:firstRow="1" w:lastRow="0" w:firstColumn="1" w:lastColumn="0" w:noHBand="0" w:noVBand="1"/>
      </w:tblPr>
      <w:tblGrid>
        <w:gridCol w:w="2971"/>
        <w:gridCol w:w="3328"/>
        <w:gridCol w:w="3328"/>
      </w:tblGrid>
      <w:tr w:rsidR="005F015B" w:rsidRPr="00BC6E10" w14:paraId="126760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729DB65D" w:rsidR="005F015B" w:rsidRPr="0083160D" w:rsidRDefault="005F015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3</w:t>
            </w:r>
            <w:r w:rsidRPr="0083160D">
              <w:rPr>
                <w:rFonts w:ascii="Calibri" w:hAnsi="Calibri" w:cs="Calibri"/>
              </w:rPr>
              <w:t xml:space="preserve"> – </w:t>
            </w:r>
            <w:r>
              <w:rPr>
                <w:rFonts w:ascii="Calibri" w:hAnsi="Calibri" w:cs="Calibri"/>
              </w:rPr>
              <w:t>Ricerca Prodotto</w:t>
            </w:r>
          </w:p>
        </w:tc>
      </w:tr>
      <w:tr w:rsidR="005F015B" w:rsidRPr="00BC6E10" w14:paraId="70F5793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77777777" w:rsidR="005F015B" w:rsidRPr="0083160D" w:rsidRDefault="005F015B">
            <w:pPr>
              <w:spacing w:line="256" w:lineRule="auto"/>
              <w:rPr>
                <w:rFonts w:ascii="Calibri" w:hAnsi="Calibri" w:cs="Calibri"/>
              </w:rPr>
            </w:pPr>
            <w:r w:rsidRPr="0083160D">
              <w:rPr>
                <w:rFonts w:ascii="Calibri" w:hAnsi="Calibri" w:cs="Calibri"/>
              </w:rPr>
              <w:t>Utente</w:t>
            </w:r>
          </w:p>
        </w:tc>
      </w:tr>
      <w:tr w:rsidR="005F015B" w:rsidRPr="00BC6E10" w14:paraId="01481BC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5F015B" w:rsidRPr="0083160D" w:rsidRDefault="005F015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5231A3F2" w:rsidR="005F015B" w:rsidRPr="0083160D" w:rsidRDefault="005F015B">
            <w:pPr>
              <w:spacing w:line="256" w:lineRule="auto"/>
              <w:rPr>
                <w:rFonts w:ascii="Calibri" w:hAnsi="Calibri" w:cs="Calibri"/>
              </w:rPr>
            </w:pPr>
            <w:r>
              <w:rPr>
                <w:rFonts w:ascii="Calibri" w:hAnsi="Calibri" w:cs="Calibri"/>
              </w:rPr>
              <w:t xml:space="preserve">L’utente </w:t>
            </w:r>
            <w:r w:rsidR="0067723A">
              <w:rPr>
                <w:rFonts w:ascii="Calibri" w:hAnsi="Calibri" w:cs="Calibri"/>
              </w:rPr>
              <w:t>clicca sulla barra di ricerca</w:t>
            </w:r>
            <w:r w:rsidR="00C85CBA">
              <w:rPr>
                <w:rFonts w:ascii="Calibri" w:hAnsi="Calibri" w:cs="Calibri"/>
              </w:rPr>
              <w:t xml:space="preserve"> del sito</w:t>
            </w:r>
          </w:p>
        </w:tc>
      </w:tr>
      <w:tr w:rsidR="005F015B" w:rsidRPr="00BC6E10" w14:paraId="5127758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7777777" w:rsidR="005F015B" w:rsidRPr="0083160D" w:rsidRDefault="005F015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5F015B"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0C2F8DD5" w:rsidR="005F015B" w:rsidRPr="0083160D" w:rsidRDefault="00D36FD0" w:rsidP="00905B8E">
            <w:pPr>
              <w:numPr>
                <w:ilvl w:val="0"/>
                <w:numId w:val="48"/>
              </w:numPr>
              <w:spacing w:line="256" w:lineRule="auto"/>
              <w:rPr>
                <w:rFonts w:ascii="Calibri" w:hAnsi="Calibri" w:cs="Calibri"/>
              </w:rPr>
            </w:pPr>
            <w:r>
              <w:rPr>
                <w:rFonts w:ascii="Calibri" w:hAnsi="Calibri" w:cs="Calibri"/>
              </w:rPr>
              <w:t>L’utente inserisce la stringa di ricerca</w:t>
            </w:r>
            <w:r w:rsidR="00905B8E">
              <w:rPr>
                <w:rFonts w:ascii="Calibri" w:hAnsi="Calibri" w:cs="Calibri"/>
              </w:rPr>
              <w:t>, e preme invio</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5F015B" w:rsidRPr="0083160D" w:rsidRDefault="005F015B">
            <w:pPr>
              <w:spacing w:line="256" w:lineRule="auto"/>
              <w:rPr>
                <w:rFonts w:ascii="Calibri" w:hAnsi="Calibri" w:cs="Calibri"/>
              </w:rPr>
            </w:pPr>
          </w:p>
        </w:tc>
      </w:tr>
      <w:tr w:rsidR="005F015B"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C3671F" w14:textId="77777777" w:rsidR="005F015B" w:rsidRDefault="00D36FD0" w:rsidP="00905B8E">
            <w:pPr>
              <w:numPr>
                <w:ilvl w:val="0"/>
                <w:numId w:val="48"/>
              </w:numPr>
              <w:spacing w:line="256" w:lineRule="auto"/>
              <w:rPr>
                <w:rFonts w:ascii="Calibri" w:hAnsi="Calibri" w:cs="Calibri"/>
              </w:rPr>
            </w:pPr>
            <w:r>
              <w:rPr>
                <w:rFonts w:ascii="Calibri" w:hAnsi="Calibri" w:cs="Calibri"/>
              </w:rPr>
              <w:t>Il sistema riceve la stringa ed elabora una lista di prodotti</w:t>
            </w:r>
          </w:p>
          <w:p w14:paraId="29B1CD0A" w14:textId="7E4C3CF8" w:rsidR="00D36FD0" w:rsidRPr="0083160D" w:rsidRDefault="00D36FD0" w:rsidP="00905B8E">
            <w:pPr>
              <w:numPr>
                <w:ilvl w:val="0"/>
                <w:numId w:val="48"/>
              </w:numPr>
              <w:spacing w:line="256" w:lineRule="auto"/>
              <w:rPr>
                <w:rFonts w:ascii="Calibri" w:hAnsi="Calibri" w:cs="Calibri"/>
              </w:rPr>
            </w:pPr>
            <w:r>
              <w:rPr>
                <w:rFonts w:ascii="Calibri" w:hAnsi="Calibri" w:cs="Calibri"/>
              </w:rPr>
              <w:t>Il sistema aggiorna la pagina del catalogo</w:t>
            </w:r>
            <w:r w:rsidR="00905B8E">
              <w:rPr>
                <w:rFonts w:ascii="Calibri" w:hAnsi="Calibri" w:cs="Calibri"/>
              </w:rPr>
              <w:t xml:space="preserve"> (la Home Page)</w:t>
            </w:r>
            <w:r>
              <w:rPr>
                <w:rFonts w:ascii="Calibri" w:hAnsi="Calibri" w:cs="Calibri"/>
              </w:rPr>
              <w:t xml:space="preserve"> in base </w:t>
            </w:r>
            <w:r w:rsidR="00342227">
              <w:rPr>
                <w:rFonts w:ascii="Calibri" w:hAnsi="Calibri" w:cs="Calibri"/>
              </w:rPr>
              <w:t>alla lista di prodotti elaborata</w:t>
            </w:r>
          </w:p>
        </w:tc>
      </w:tr>
      <w:tr w:rsidR="005F015B" w:rsidRPr="00BC6E10" w14:paraId="0B91C60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5F015B" w:rsidRPr="00BC6E10" w14:paraId="5EB2CEC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5F015B" w:rsidRPr="0083160D" w:rsidRDefault="005F015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64EFE0FF" w:rsidR="005F015B" w:rsidRPr="0083160D" w:rsidRDefault="00905B8E">
            <w:pPr>
              <w:spacing w:line="256" w:lineRule="auto"/>
              <w:rPr>
                <w:rFonts w:ascii="Calibri" w:hAnsi="Calibri" w:cs="Calibri"/>
              </w:rPr>
            </w:pPr>
            <w:r>
              <w:rPr>
                <w:rFonts w:ascii="Calibri" w:hAnsi="Calibri" w:cs="Calibri"/>
              </w:rPr>
              <w:t>La pagina dei risultati di ricerca viene presentata all’utente</w:t>
            </w:r>
          </w:p>
        </w:tc>
      </w:tr>
    </w:tbl>
    <w:p w14:paraId="48F58F33" w14:textId="77777777" w:rsidR="005F015B" w:rsidRDefault="005F015B" w:rsidP="00B46471">
      <w:pPr>
        <w:rPr>
          <w:sz w:val="32"/>
          <w:szCs w:val="32"/>
        </w:rPr>
      </w:pPr>
    </w:p>
    <w:p w14:paraId="6E3D32F7" w14:textId="77777777" w:rsidR="00905B8E" w:rsidRDefault="00905B8E" w:rsidP="00B46471">
      <w:pPr>
        <w:rPr>
          <w:sz w:val="32"/>
          <w:szCs w:val="32"/>
        </w:rPr>
      </w:pPr>
    </w:p>
    <w:p w14:paraId="6F06C6B5" w14:textId="77777777" w:rsidR="00905B8E" w:rsidRDefault="00905B8E" w:rsidP="00B46471">
      <w:pPr>
        <w:rPr>
          <w:sz w:val="32"/>
          <w:szCs w:val="32"/>
        </w:rPr>
      </w:pPr>
    </w:p>
    <w:p w14:paraId="2DBF8358" w14:textId="77777777" w:rsidR="00C97A9A" w:rsidRDefault="00C97A9A" w:rsidP="00B46471">
      <w:pPr>
        <w:rPr>
          <w:sz w:val="32"/>
          <w:szCs w:val="32"/>
        </w:rPr>
      </w:pPr>
    </w:p>
    <w:p w14:paraId="31CE4E9C" w14:textId="6457671E" w:rsidR="00201330" w:rsidRPr="0083160D" w:rsidRDefault="00201330" w:rsidP="00201330">
      <w:pPr>
        <w:rPr>
          <w:rFonts w:ascii="Calibri" w:hAnsi="Calibri" w:cs="Calibri"/>
        </w:rPr>
      </w:pPr>
      <w:r w:rsidRPr="0083160D">
        <w:rPr>
          <w:rFonts w:ascii="Calibri" w:hAnsi="Calibri" w:cs="Calibri"/>
        </w:rPr>
        <w:t xml:space="preserve">Caso d’Uso </w:t>
      </w:r>
      <w:r w:rsidR="000E5BA8">
        <w:rPr>
          <w:rFonts w:ascii="Calibri" w:hAnsi="Calibri" w:cs="Calibri"/>
        </w:rPr>
        <w:t>4</w:t>
      </w:r>
      <w:r w:rsidRPr="0083160D">
        <w:rPr>
          <w:rFonts w:ascii="Calibri" w:hAnsi="Calibri" w:cs="Calibri"/>
        </w:rPr>
        <w:t xml:space="preserve">: </w:t>
      </w:r>
      <w:r w:rsidR="008034E2">
        <w:rPr>
          <w:rFonts w:ascii="Calibri" w:hAnsi="Calibri" w:cs="Calibri"/>
        </w:rPr>
        <w:t>Filtro prodotti</w:t>
      </w: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584D5426" w:rsidR="00201330" w:rsidRPr="0083160D" w:rsidRDefault="00201330">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4</w:t>
            </w:r>
            <w:r w:rsidRPr="0083160D">
              <w:rPr>
                <w:rFonts w:ascii="Calibri" w:hAnsi="Calibri" w:cs="Calibri"/>
              </w:rPr>
              <w:t xml:space="preserve"> – </w:t>
            </w:r>
            <w:r w:rsidR="008034E2">
              <w:rPr>
                <w:rFonts w:ascii="Calibri" w:hAnsi="Calibri" w:cs="Calibri"/>
              </w:rPr>
              <w:t>Filtro prodotti</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77777777" w:rsidR="00201330" w:rsidRPr="0083160D" w:rsidRDefault="00201330">
            <w:pPr>
              <w:spacing w:line="256" w:lineRule="auto"/>
              <w:rPr>
                <w:rFonts w:ascii="Calibri" w:hAnsi="Calibri" w:cs="Calibri"/>
              </w:rPr>
            </w:pPr>
            <w:r w:rsidRPr="0083160D">
              <w:rPr>
                <w:rFonts w:ascii="Calibri" w:hAnsi="Calibri" w:cs="Calibri"/>
              </w:rPr>
              <w:t>Utente</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77777777" w:rsidR="00201330" w:rsidRPr="0083160D" w:rsidRDefault="00201330">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29043C4C" w:rsidR="00201330" w:rsidRPr="0083160D" w:rsidRDefault="00201330" w:rsidP="00201330">
            <w:pPr>
              <w:numPr>
                <w:ilvl w:val="0"/>
                <w:numId w:val="23"/>
              </w:numPr>
              <w:spacing w:line="256" w:lineRule="auto"/>
              <w:rPr>
                <w:rFonts w:ascii="Calibri" w:hAnsi="Calibri" w:cs="Calibri"/>
              </w:rPr>
            </w:pPr>
            <w:r>
              <w:rPr>
                <w:rFonts w:ascii="Calibri" w:hAnsi="Calibri" w:cs="Calibri"/>
              </w:rPr>
              <w:t xml:space="preserve">L’utente </w:t>
            </w:r>
            <w:r w:rsidR="008034E2">
              <w:rPr>
                <w:rFonts w:ascii="Calibri" w:hAnsi="Calibri" w:cs="Calibri"/>
              </w:rPr>
              <w:t>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CD47AE4" w14:textId="77777777" w:rsidR="00201330" w:rsidRDefault="00D524BA" w:rsidP="00201330">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3D5DD082" w14:textId="0FAADE2E" w:rsidR="00D524BA" w:rsidRPr="0083160D" w:rsidRDefault="00905B8E" w:rsidP="00201330">
            <w:pPr>
              <w:numPr>
                <w:ilvl w:val="0"/>
                <w:numId w:val="23"/>
              </w:numPr>
              <w:spacing w:line="256" w:lineRule="auto"/>
              <w:rPr>
                <w:rFonts w:ascii="Calibri" w:hAnsi="Calibri" w:cs="Calibri"/>
              </w:rPr>
            </w:pPr>
            <w:r>
              <w:rPr>
                <w:rFonts w:ascii="Calibri" w:hAnsi="Calibri" w:cs="Calibri"/>
              </w:rPr>
              <w:t>Il sistema aggiorna la pagina del catalogo (la Home Page) in base alla lista di prodotti elaborata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9C862F7" w:rsidR="00201330" w:rsidRPr="0083160D" w:rsidRDefault="00201330">
            <w:pPr>
              <w:spacing w:line="256" w:lineRule="auto"/>
              <w:rPr>
                <w:rFonts w:ascii="Calibri" w:hAnsi="Calibri" w:cs="Calibri"/>
              </w:rPr>
            </w:pPr>
            <w:r>
              <w:rPr>
                <w:rFonts w:ascii="Calibri" w:hAnsi="Calibri" w:cs="Calibri"/>
              </w:rPr>
              <w:t xml:space="preserve">La pagina </w:t>
            </w:r>
            <w:r w:rsidR="00DB5095">
              <w:rPr>
                <w:rFonts w:ascii="Calibri" w:hAnsi="Calibri" w:cs="Calibri"/>
              </w:rPr>
              <w:t>dei risultati di ricerca viene presentata all’utente</w:t>
            </w:r>
          </w:p>
        </w:tc>
      </w:tr>
    </w:tbl>
    <w:p w14:paraId="4EC9E11F" w14:textId="77777777" w:rsidR="00201330" w:rsidRDefault="00201330" w:rsidP="00B46471">
      <w:pPr>
        <w:rPr>
          <w:sz w:val="32"/>
          <w:szCs w:val="32"/>
        </w:rPr>
      </w:pPr>
    </w:p>
    <w:p w14:paraId="5A50A44F" w14:textId="1E8FC4C5" w:rsidR="0046124B" w:rsidRPr="0083160D" w:rsidRDefault="0046124B" w:rsidP="0046124B">
      <w:pPr>
        <w:rPr>
          <w:rFonts w:ascii="Calibri" w:hAnsi="Calibri" w:cs="Calibri"/>
        </w:rPr>
      </w:pPr>
      <w:r w:rsidRPr="0083160D">
        <w:rPr>
          <w:rFonts w:ascii="Calibri" w:hAnsi="Calibri" w:cs="Calibri"/>
        </w:rPr>
        <w:t>Caso d’Uso</w:t>
      </w:r>
      <w:r w:rsidR="000E5BA8">
        <w:rPr>
          <w:rFonts w:ascii="Calibri" w:hAnsi="Calibri" w:cs="Calibri"/>
        </w:rPr>
        <w:t xml:space="preserve"> 5</w:t>
      </w:r>
      <w:r w:rsidRPr="0083160D">
        <w:rPr>
          <w:rFonts w:ascii="Calibri" w:hAnsi="Calibri" w:cs="Calibri"/>
        </w:rPr>
        <w:t xml:space="preserve">: </w:t>
      </w:r>
      <w:r>
        <w:rPr>
          <w:rFonts w:ascii="Calibri" w:hAnsi="Calibri" w:cs="Calibri"/>
        </w:rPr>
        <w:t>Visualizza Prodotto</w:t>
      </w:r>
    </w:p>
    <w:tbl>
      <w:tblPr>
        <w:tblW w:w="0" w:type="auto"/>
        <w:tblLook w:val="04A0" w:firstRow="1" w:lastRow="0" w:firstColumn="1" w:lastColumn="0" w:noHBand="0" w:noVBand="1"/>
      </w:tblPr>
      <w:tblGrid>
        <w:gridCol w:w="2971"/>
        <w:gridCol w:w="3328"/>
        <w:gridCol w:w="3328"/>
      </w:tblGrid>
      <w:tr w:rsidR="0046124B" w:rsidRPr="00BC6E10" w14:paraId="77E45E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2BC4BCE" w14:textId="77777777" w:rsidR="0046124B" w:rsidRPr="0083160D" w:rsidRDefault="0046124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B50742" w14:textId="20FF6736" w:rsidR="0046124B" w:rsidRPr="0083160D" w:rsidRDefault="0046124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5</w:t>
            </w:r>
            <w:r w:rsidRPr="0083160D">
              <w:rPr>
                <w:rFonts w:ascii="Calibri" w:hAnsi="Calibri" w:cs="Calibri"/>
              </w:rPr>
              <w:t xml:space="preserve"> – </w:t>
            </w:r>
            <w:r>
              <w:rPr>
                <w:rFonts w:ascii="Calibri" w:hAnsi="Calibri" w:cs="Calibri"/>
              </w:rPr>
              <w:t>Visualizza Prodotto</w:t>
            </w:r>
          </w:p>
        </w:tc>
      </w:tr>
      <w:tr w:rsidR="0046124B" w:rsidRPr="00BC6E10" w14:paraId="7317CE5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0EC61E" w14:textId="77777777" w:rsidR="0046124B" w:rsidRPr="0083160D" w:rsidRDefault="0046124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4D323F9" w14:textId="77777777" w:rsidR="0046124B" w:rsidRPr="0083160D" w:rsidRDefault="0046124B">
            <w:pPr>
              <w:spacing w:line="256" w:lineRule="auto"/>
              <w:rPr>
                <w:rFonts w:ascii="Calibri" w:hAnsi="Calibri" w:cs="Calibri"/>
              </w:rPr>
            </w:pPr>
            <w:r w:rsidRPr="0083160D">
              <w:rPr>
                <w:rFonts w:ascii="Calibri" w:hAnsi="Calibri" w:cs="Calibri"/>
              </w:rPr>
              <w:t>Utente</w:t>
            </w:r>
          </w:p>
        </w:tc>
      </w:tr>
      <w:tr w:rsidR="0046124B" w:rsidRPr="00BC6E10" w14:paraId="3CE39EB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353B2FF" w14:textId="77777777" w:rsidR="0046124B" w:rsidRPr="0083160D" w:rsidRDefault="0046124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D06E748" w14:textId="77777777" w:rsidR="0046124B" w:rsidRPr="0083160D" w:rsidRDefault="0046124B">
            <w:pPr>
              <w:spacing w:line="256" w:lineRule="auto"/>
              <w:rPr>
                <w:rFonts w:ascii="Calibri" w:hAnsi="Calibri" w:cs="Calibri"/>
              </w:rPr>
            </w:pPr>
            <w:r>
              <w:rPr>
                <w:rFonts w:ascii="Calibri" w:hAnsi="Calibri" w:cs="Calibri"/>
              </w:rPr>
              <w:t>L’utente si trova sulla home del sito</w:t>
            </w:r>
          </w:p>
        </w:tc>
      </w:tr>
      <w:tr w:rsidR="0046124B" w:rsidRPr="00BC6E10" w14:paraId="1F41B89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34D433B" w14:textId="77777777" w:rsidR="0046124B" w:rsidRPr="0083160D" w:rsidRDefault="0046124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18D300" w14:textId="77777777" w:rsidR="0046124B" w:rsidRPr="0083160D" w:rsidRDefault="0046124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63730E" w14:textId="77777777" w:rsidR="0046124B" w:rsidRPr="0083160D" w:rsidRDefault="0046124B">
            <w:pPr>
              <w:spacing w:line="256" w:lineRule="auto"/>
              <w:jc w:val="center"/>
              <w:rPr>
                <w:rFonts w:ascii="Calibri" w:hAnsi="Calibri" w:cs="Calibri"/>
              </w:rPr>
            </w:pPr>
            <w:r w:rsidRPr="0083160D">
              <w:rPr>
                <w:rFonts w:ascii="Calibri" w:hAnsi="Calibri" w:cs="Calibri"/>
              </w:rPr>
              <w:t>Sistema</w:t>
            </w:r>
          </w:p>
        </w:tc>
      </w:tr>
      <w:tr w:rsidR="0046124B" w:rsidRPr="00BC6E10" w14:paraId="0B9C4FB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752CD19"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930EEC" w14:textId="6FE559FD" w:rsidR="0046124B" w:rsidRPr="0083160D" w:rsidRDefault="0046124B" w:rsidP="0046124B">
            <w:pPr>
              <w:numPr>
                <w:ilvl w:val="0"/>
                <w:numId w:val="24"/>
              </w:numPr>
              <w:spacing w:line="256" w:lineRule="auto"/>
              <w:rPr>
                <w:rFonts w:ascii="Calibri" w:hAnsi="Calibri" w:cs="Calibri"/>
              </w:rPr>
            </w:pPr>
            <w:r>
              <w:rPr>
                <w:rFonts w:ascii="Calibri" w:hAnsi="Calibri" w:cs="Calibri"/>
              </w:rPr>
              <w:t xml:space="preserve">L’utente </w:t>
            </w:r>
            <w:r w:rsidR="00DD547B">
              <w:rPr>
                <w:rFonts w:ascii="Calibri" w:hAnsi="Calibri" w:cs="Calibri"/>
              </w:rPr>
              <w:t>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6AB06194" w14:textId="77777777" w:rsidR="0046124B" w:rsidRPr="0083160D" w:rsidRDefault="0046124B">
            <w:pPr>
              <w:spacing w:line="256" w:lineRule="auto"/>
              <w:rPr>
                <w:rFonts w:ascii="Calibri" w:hAnsi="Calibri" w:cs="Calibri"/>
              </w:rPr>
            </w:pPr>
          </w:p>
        </w:tc>
      </w:tr>
      <w:tr w:rsidR="0046124B" w:rsidRPr="00BC6E10" w14:paraId="36E1FAA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6AA2CD8"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871164"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5F30DA" w14:textId="2DA6558B" w:rsidR="0046124B" w:rsidRPr="0083160D" w:rsidRDefault="0046124B" w:rsidP="00DD547B">
            <w:pPr>
              <w:numPr>
                <w:ilvl w:val="0"/>
                <w:numId w:val="24"/>
              </w:numPr>
              <w:spacing w:line="256" w:lineRule="auto"/>
              <w:rPr>
                <w:rFonts w:ascii="Calibri" w:hAnsi="Calibri" w:cs="Calibri"/>
              </w:rPr>
            </w:pPr>
            <w:r>
              <w:rPr>
                <w:rFonts w:ascii="Calibri" w:hAnsi="Calibri" w:cs="Calibri"/>
              </w:rPr>
              <w:t xml:space="preserve">Il sistema </w:t>
            </w:r>
            <w:r w:rsidR="00DD547B">
              <w:rPr>
                <w:rFonts w:ascii="Calibri" w:hAnsi="Calibri" w:cs="Calibri"/>
              </w:rPr>
              <w:t>reindirizza l’utente verso la pagina</w:t>
            </w:r>
          </w:p>
        </w:tc>
      </w:tr>
      <w:tr w:rsidR="0046124B" w:rsidRPr="00BC6E10" w14:paraId="49CC8BF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59C23F" w14:textId="77777777" w:rsidR="0046124B" w:rsidRPr="0083160D" w:rsidRDefault="0046124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7D9BBE" w14:textId="77777777" w:rsidR="0046124B" w:rsidRPr="0083160D" w:rsidRDefault="0046124B">
            <w:pPr>
              <w:spacing w:line="256" w:lineRule="auto"/>
              <w:rPr>
                <w:rFonts w:ascii="Calibri" w:hAnsi="Calibri" w:cs="Calibri"/>
              </w:rPr>
            </w:pPr>
          </w:p>
        </w:tc>
      </w:tr>
      <w:tr w:rsidR="0046124B" w:rsidRPr="00BC6E10" w14:paraId="27BC91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72312B8" w14:textId="77777777" w:rsidR="0046124B" w:rsidRPr="0083160D" w:rsidRDefault="0046124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7920452" w14:textId="7A92BCAF" w:rsidR="0046124B" w:rsidRPr="0083160D" w:rsidRDefault="0046124B">
            <w:pPr>
              <w:spacing w:line="256" w:lineRule="auto"/>
              <w:rPr>
                <w:rFonts w:ascii="Calibri" w:hAnsi="Calibri" w:cs="Calibri"/>
              </w:rPr>
            </w:pPr>
            <w:r>
              <w:rPr>
                <w:rFonts w:ascii="Calibri" w:hAnsi="Calibri" w:cs="Calibri"/>
              </w:rPr>
              <w:t>L</w:t>
            </w:r>
            <w:r w:rsidR="00DD547B">
              <w:rPr>
                <w:rFonts w:ascii="Calibri" w:hAnsi="Calibri" w:cs="Calibri"/>
              </w:rPr>
              <w:t>’utente si trova nella pagina del prodotto</w:t>
            </w:r>
          </w:p>
        </w:tc>
      </w:tr>
    </w:tbl>
    <w:p w14:paraId="38E23D26" w14:textId="77777777" w:rsidR="0046124B" w:rsidRDefault="0046124B" w:rsidP="00B46471">
      <w:pPr>
        <w:rPr>
          <w:sz w:val="32"/>
          <w:szCs w:val="32"/>
        </w:rPr>
      </w:pPr>
    </w:p>
    <w:p w14:paraId="196EEA5F" w14:textId="77777777" w:rsidR="006A7938" w:rsidRDefault="006A7938" w:rsidP="00B46471">
      <w:pPr>
        <w:rPr>
          <w:sz w:val="32"/>
          <w:szCs w:val="32"/>
        </w:rPr>
      </w:pPr>
    </w:p>
    <w:p w14:paraId="6524DEE1" w14:textId="77777777" w:rsidR="006A7938" w:rsidRDefault="006A7938" w:rsidP="00B46471">
      <w:pPr>
        <w:rPr>
          <w:sz w:val="32"/>
          <w:szCs w:val="32"/>
        </w:rPr>
      </w:pPr>
    </w:p>
    <w:p w14:paraId="2DC71CC0" w14:textId="77777777" w:rsidR="006A7938" w:rsidRDefault="006A7938" w:rsidP="00B46471">
      <w:pPr>
        <w:rPr>
          <w:sz w:val="32"/>
          <w:szCs w:val="32"/>
        </w:rPr>
      </w:pPr>
    </w:p>
    <w:p w14:paraId="3FFBA220" w14:textId="77777777" w:rsidR="006A7938" w:rsidRDefault="006A7938" w:rsidP="00B46471">
      <w:pPr>
        <w:rPr>
          <w:sz w:val="32"/>
          <w:szCs w:val="32"/>
        </w:rPr>
      </w:pPr>
    </w:p>
    <w:p w14:paraId="7A6A6235" w14:textId="77777777" w:rsidR="006A7938" w:rsidRDefault="006A7938" w:rsidP="00B46471">
      <w:pPr>
        <w:rPr>
          <w:sz w:val="32"/>
          <w:szCs w:val="32"/>
        </w:rPr>
      </w:pPr>
    </w:p>
    <w:p w14:paraId="527DC364" w14:textId="77777777" w:rsidR="006A7938" w:rsidRDefault="006A7938" w:rsidP="00B46471">
      <w:pPr>
        <w:rPr>
          <w:sz w:val="32"/>
          <w:szCs w:val="32"/>
        </w:rPr>
      </w:pPr>
    </w:p>
    <w:p w14:paraId="3141FBAB" w14:textId="18FD16A7" w:rsidR="00581AD6" w:rsidRPr="0083160D" w:rsidRDefault="00581AD6" w:rsidP="00581AD6">
      <w:pPr>
        <w:rPr>
          <w:rFonts w:ascii="Calibri" w:hAnsi="Calibri" w:cs="Calibri"/>
        </w:rPr>
      </w:pPr>
      <w:r w:rsidRPr="0083160D">
        <w:rPr>
          <w:rFonts w:ascii="Calibri" w:hAnsi="Calibri" w:cs="Calibri"/>
        </w:rPr>
        <w:lastRenderedPageBreak/>
        <w:t>Caso d’Uso</w:t>
      </w:r>
      <w:r>
        <w:rPr>
          <w:rFonts w:ascii="Calibri" w:hAnsi="Calibri" w:cs="Calibri"/>
        </w:rPr>
        <w:t xml:space="preserve"> 6</w:t>
      </w:r>
      <w:r w:rsidRPr="0083160D">
        <w:rPr>
          <w:rFonts w:ascii="Calibri" w:hAnsi="Calibri" w:cs="Calibri"/>
        </w:rPr>
        <w:t xml:space="preserve">: </w:t>
      </w:r>
      <w:r>
        <w:rPr>
          <w:rFonts w:ascii="Calibri" w:hAnsi="Calibri" w:cs="Calibri"/>
        </w:rPr>
        <w:t>Visualizza il carrello</w:t>
      </w:r>
    </w:p>
    <w:tbl>
      <w:tblPr>
        <w:tblW w:w="0" w:type="auto"/>
        <w:tblLook w:val="04A0" w:firstRow="1" w:lastRow="0" w:firstColumn="1" w:lastColumn="0" w:noHBand="0" w:noVBand="1"/>
      </w:tblPr>
      <w:tblGrid>
        <w:gridCol w:w="2971"/>
        <w:gridCol w:w="3328"/>
        <w:gridCol w:w="3328"/>
      </w:tblGrid>
      <w:tr w:rsidR="00581AD6" w:rsidRPr="00BC6E10" w14:paraId="6A4DCA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B60A9DC" w14:textId="77777777" w:rsidR="00581AD6" w:rsidRPr="0083160D" w:rsidRDefault="00581AD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661357C" w14:textId="6313A5B0" w:rsidR="00581AD6" w:rsidRPr="0083160D" w:rsidRDefault="00581AD6">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581AD6" w:rsidRPr="00BC6E10" w14:paraId="53EC2BA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5667AD7" w14:textId="77777777" w:rsidR="00581AD6" w:rsidRPr="0083160D" w:rsidRDefault="00581AD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8351F7" w14:textId="77777777" w:rsidR="00581AD6" w:rsidRPr="0083160D" w:rsidRDefault="00581AD6">
            <w:pPr>
              <w:spacing w:line="256" w:lineRule="auto"/>
              <w:rPr>
                <w:rFonts w:ascii="Calibri" w:hAnsi="Calibri" w:cs="Calibri"/>
              </w:rPr>
            </w:pPr>
            <w:r w:rsidRPr="0083160D">
              <w:rPr>
                <w:rFonts w:ascii="Calibri" w:hAnsi="Calibri" w:cs="Calibri"/>
              </w:rPr>
              <w:t>Utente</w:t>
            </w:r>
          </w:p>
        </w:tc>
      </w:tr>
      <w:tr w:rsidR="00581AD6" w:rsidRPr="00BC6E10" w14:paraId="10455C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526A20" w14:textId="77777777" w:rsidR="00581AD6" w:rsidRPr="0083160D" w:rsidRDefault="00581AD6">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BE0EAA" w14:textId="2D689D48" w:rsidR="00581AD6" w:rsidRPr="0083160D" w:rsidRDefault="00581AD6">
            <w:pPr>
              <w:spacing w:line="256" w:lineRule="auto"/>
              <w:rPr>
                <w:rFonts w:ascii="Calibri" w:hAnsi="Calibri" w:cs="Calibri"/>
              </w:rPr>
            </w:pPr>
            <w:r>
              <w:rPr>
                <w:rFonts w:ascii="Calibri" w:hAnsi="Calibri" w:cs="Calibri"/>
              </w:rPr>
              <w:t>L’utente si trova sulla home del sito ed è autenticato</w:t>
            </w:r>
          </w:p>
        </w:tc>
      </w:tr>
      <w:tr w:rsidR="00581AD6" w:rsidRPr="00BC6E10" w14:paraId="3A0B602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0027A7F" w14:textId="77777777" w:rsidR="00581AD6" w:rsidRPr="0083160D" w:rsidRDefault="00581AD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A2245D0" w14:textId="77777777" w:rsidR="00581AD6" w:rsidRPr="0083160D" w:rsidRDefault="00581AD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FDCF0B6" w14:textId="77777777" w:rsidR="00581AD6" w:rsidRPr="0083160D" w:rsidRDefault="00581AD6">
            <w:pPr>
              <w:spacing w:line="256" w:lineRule="auto"/>
              <w:jc w:val="center"/>
              <w:rPr>
                <w:rFonts w:ascii="Calibri" w:hAnsi="Calibri" w:cs="Calibri"/>
              </w:rPr>
            </w:pPr>
            <w:r w:rsidRPr="0083160D">
              <w:rPr>
                <w:rFonts w:ascii="Calibri" w:hAnsi="Calibri" w:cs="Calibri"/>
              </w:rPr>
              <w:t>Sistema</w:t>
            </w:r>
          </w:p>
        </w:tc>
      </w:tr>
      <w:tr w:rsidR="00581AD6" w:rsidRPr="00BC6E10" w14:paraId="1991E06C"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1741FBD"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F28D9F" w14:textId="1FAAF535" w:rsidR="00581AD6" w:rsidRPr="0083160D" w:rsidRDefault="00581AD6" w:rsidP="00581AD6">
            <w:pPr>
              <w:numPr>
                <w:ilvl w:val="0"/>
                <w:numId w:val="25"/>
              </w:numPr>
              <w:spacing w:line="256" w:lineRule="auto"/>
              <w:rPr>
                <w:rFonts w:ascii="Calibri" w:hAnsi="Calibri" w:cs="Calibri"/>
              </w:rPr>
            </w:pPr>
            <w:r>
              <w:rPr>
                <w:rFonts w:ascii="Calibri" w:hAnsi="Calibri" w:cs="Calibri"/>
              </w:rPr>
              <w:t xml:space="preserve">L’utente clicca </w:t>
            </w:r>
            <w:r w:rsidR="002B665C">
              <w:rPr>
                <w:rFonts w:ascii="Calibri" w:hAnsi="Calibri" w:cs="Calibri"/>
              </w:rPr>
              <w:t xml:space="preserve">sulla scritta </w:t>
            </w:r>
            <w:r w:rsidR="002455F2">
              <w:rPr>
                <w:rFonts w:ascii="Calibri" w:hAnsi="Calibri" w:cs="Calibri"/>
              </w:rPr>
              <w:t>“C</w:t>
            </w:r>
            <w:r w:rsidR="002B665C">
              <w:rPr>
                <w:rFonts w:ascii="Calibri" w:hAnsi="Calibri" w:cs="Calibri"/>
              </w:rPr>
              <w:t>arrello</w:t>
            </w:r>
            <w:r w:rsidR="002455F2">
              <w:rPr>
                <w:rFonts w:ascii="Calibri" w:hAnsi="Calibri" w:cs="Calibri"/>
              </w:rPr>
              <w:t>”</w:t>
            </w:r>
            <w:r w:rsidR="002B665C">
              <w:rPr>
                <w:rFonts w:ascii="Calibri" w:hAnsi="Calibri" w:cs="Calibri"/>
              </w:rPr>
              <w:t xml:space="preserve"> nella barra di navigazione</w:t>
            </w:r>
          </w:p>
        </w:tc>
        <w:tc>
          <w:tcPr>
            <w:tcW w:w="3328" w:type="dxa"/>
            <w:tcBorders>
              <w:top w:val="single" w:sz="4" w:space="0" w:color="auto"/>
              <w:left w:val="single" w:sz="4" w:space="0" w:color="auto"/>
              <w:bottom w:val="single" w:sz="4" w:space="0" w:color="auto"/>
              <w:right w:val="single" w:sz="4" w:space="0" w:color="auto"/>
            </w:tcBorders>
          </w:tcPr>
          <w:p w14:paraId="7A2FDF2E" w14:textId="77777777" w:rsidR="00581AD6" w:rsidRPr="0083160D" w:rsidRDefault="00581AD6">
            <w:pPr>
              <w:spacing w:line="256" w:lineRule="auto"/>
              <w:rPr>
                <w:rFonts w:ascii="Calibri" w:hAnsi="Calibri" w:cs="Calibri"/>
              </w:rPr>
            </w:pPr>
          </w:p>
        </w:tc>
      </w:tr>
      <w:tr w:rsidR="00581AD6" w:rsidRPr="00BC6E10" w14:paraId="0379FA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C5B5AB1"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7B2E868"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9B4D78" w14:textId="77777777" w:rsidR="00581AD6" w:rsidRDefault="002B665C" w:rsidP="00581AD6">
            <w:pPr>
              <w:numPr>
                <w:ilvl w:val="0"/>
                <w:numId w:val="25"/>
              </w:numPr>
              <w:spacing w:line="256" w:lineRule="auto"/>
              <w:rPr>
                <w:rFonts w:ascii="Calibri" w:hAnsi="Calibri" w:cs="Calibri"/>
              </w:rPr>
            </w:pPr>
            <w:r>
              <w:rPr>
                <w:rFonts w:ascii="Calibri" w:hAnsi="Calibri" w:cs="Calibri"/>
              </w:rPr>
              <w:t>Il sistema verifica che l’utente sia autenticato</w:t>
            </w:r>
          </w:p>
          <w:p w14:paraId="6E725A5D" w14:textId="33639CDE" w:rsidR="00C95C10" w:rsidRDefault="00C95C10" w:rsidP="00581AD6">
            <w:pPr>
              <w:numPr>
                <w:ilvl w:val="0"/>
                <w:numId w:val="25"/>
              </w:numPr>
              <w:spacing w:line="256" w:lineRule="auto"/>
              <w:rPr>
                <w:rFonts w:ascii="Calibri" w:hAnsi="Calibri" w:cs="Calibri"/>
              </w:rPr>
            </w:pPr>
            <w:r>
              <w:rPr>
                <w:rFonts w:ascii="Calibri" w:hAnsi="Calibri" w:cs="Calibri"/>
              </w:rPr>
              <w:t xml:space="preserve">Il sistema reindirizza nella pagina del </w:t>
            </w:r>
            <w:r w:rsidR="006A7938">
              <w:rPr>
                <w:rFonts w:ascii="Calibri" w:hAnsi="Calibri" w:cs="Calibri"/>
              </w:rPr>
              <w:t>C</w:t>
            </w:r>
            <w:r>
              <w:rPr>
                <w:rFonts w:ascii="Calibri" w:hAnsi="Calibri" w:cs="Calibri"/>
              </w:rPr>
              <w:t>arrello</w:t>
            </w:r>
          </w:p>
          <w:p w14:paraId="158AA8CA" w14:textId="286C5C15" w:rsidR="00C95C10" w:rsidRPr="0083160D" w:rsidRDefault="00C95C10" w:rsidP="00581AD6">
            <w:pPr>
              <w:numPr>
                <w:ilvl w:val="0"/>
                <w:numId w:val="25"/>
              </w:numPr>
              <w:spacing w:line="256" w:lineRule="auto"/>
              <w:rPr>
                <w:rFonts w:ascii="Calibri" w:hAnsi="Calibri" w:cs="Calibri"/>
              </w:rPr>
            </w:pPr>
            <w:r>
              <w:rPr>
                <w:rFonts w:ascii="Calibri" w:hAnsi="Calibri" w:cs="Calibri"/>
              </w:rPr>
              <w:t xml:space="preserve">Il sistema </w:t>
            </w:r>
            <w:r w:rsidR="00CD2160">
              <w:rPr>
                <w:rFonts w:ascii="Calibri" w:hAnsi="Calibri" w:cs="Calibri"/>
              </w:rPr>
              <w:t xml:space="preserve">mostra i prodotti </w:t>
            </w:r>
            <w:r w:rsidR="004F51F5">
              <w:rPr>
                <w:rFonts w:ascii="Calibri" w:hAnsi="Calibri" w:cs="Calibri"/>
              </w:rPr>
              <w:t xml:space="preserve">inseriti </w:t>
            </w:r>
            <w:r w:rsidR="00CD2160">
              <w:rPr>
                <w:rFonts w:ascii="Calibri" w:hAnsi="Calibri" w:cs="Calibri"/>
              </w:rPr>
              <w:t xml:space="preserve">nel </w:t>
            </w:r>
            <w:r w:rsidR="006A7938">
              <w:rPr>
                <w:rFonts w:ascii="Calibri" w:hAnsi="Calibri" w:cs="Calibri"/>
              </w:rPr>
              <w:t>C</w:t>
            </w:r>
            <w:r w:rsidR="00CD2160">
              <w:rPr>
                <w:rFonts w:ascii="Calibri" w:hAnsi="Calibri" w:cs="Calibri"/>
              </w:rPr>
              <w:t>arrello</w:t>
            </w:r>
            <w:r w:rsidR="004F51F5">
              <w:rPr>
                <w:rFonts w:ascii="Calibri" w:hAnsi="Calibri" w:cs="Calibri"/>
              </w:rPr>
              <w:t>, se vi sono inseriti</w:t>
            </w:r>
            <w:r w:rsidR="004E040E">
              <w:rPr>
                <w:rFonts w:ascii="Calibri" w:hAnsi="Calibri" w:cs="Calibri"/>
              </w:rPr>
              <w:t xml:space="preserve">; altrimenti, comparirà la scritta “Il </w:t>
            </w:r>
            <w:r w:rsidR="006A7938">
              <w:rPr>
                <w:rFonts w:ascii="Calibri" w:hAnsi="Calibri" w:cs="Calibri"/>
              </w:rPr>
              <w:t>C</w:t>
            </w:r>
            <w:r w:rsidR="004E040E">
              <w:rPr>
                <w:rFonts w:ascii="Calibri" w:hAnsi="Calibri" w:cs="Calibri"/>
              </w:rPr>
              <w:t>arrello è vuoto”</w:t>
            </w:r>
          </w:p>
        </w:tc>
      </w:tr>
      <w:tr w:rsidR="00581AD6" w:rsidRPr="00BC6E10" w14:paraId="116E9D9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97A355C" w14:textId="77777777" w:rsidR="00581AD6" w:rsidRPr="0083160D" w:rsidRDefault="00581AD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05E018E" w14:textId="5A4B08C7" w:rsidR="00581AD6" w:rsidRPr="0083160D" w:rsidRDefault="00CD2160">
            <w:pPr>
              <w:spacing w:line="256" w:lineRule="auto"/>
              <w:rPr>
                <w:rFonts w:ascii="Calibri" w:hAnsi="Calibri" w:cs="Calibri"/>
              </w:rPr>
            </w:pPr>
            <w:r>
              <w:rPr>
                <w:rFonts w:ascii="Calibri" w:hAnsi="Calibri" w:cs="Calibri"/>
              </w:rPr>
              <w:t xml:space="preserve">Se </w:t>
            </w:r>
            <w:r w:rsidR="00D310F1">
              <w:rPr>
                <w:rFonts w:ascii="Calibri" w:hAnsi="Calibri" w:cs="Calibri"/>
              </w:rPr>
              <w:t>al passo 2 il sistema verifica che l’utente non è autenticato viene reindirizzato alla pagina di login (UC 9 - Login)</w:t>
            </w:r>
          </w:p>
        </w:tc>
      </w:tr>
      <w:tr w:rsidR="00581AD6" w:rsidRPr="00BC6E10" w14:paraId="2BF4301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BA0B778" w14:textId="77777777" w:rsidR="00581AD6" w:rsidRPr="0083160D" w:rsidRDefault="00581AD6">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FAB5BF9" w14:textId="2B50CB40" w:rsidR="00581AD6" w:rsidRPr="0083160D" w:rsidRDefault="00581AD6">
            <w:pPr>
              <w:spacing w:line="256" w:lineRule="auto"/>
              <w:rPr>
                <w:rFonts w:ascii="Calibri" w:hAnsi="Calibri" w:cs="Calibri"/>
              </w:rPr>
            </w:pPr>
            <w:r>
              <w:rPr>
                <w:rFonts w:ascii="Calibri" w:hAnsi="Calibri" w:cs="Calibri"/>
              </w:rPr>
              <w:t xml:space="preserve">L’utente si trova nella pagina del </w:t>
            </w:r>
            <w:r w:rsidR="006A7938">
              <w:rPr>
                <w:rFonts w:ascii="Calibri" w:hAnsi="Calibri" w:cs="Calibri"/>
              </w:rPr>
              <w:t>C</w:t>
            </w:r>
            <w:r w:rsidR="00D310F1">
              <w:rPr>
                <w:rFonts w:ascii="Calibri" w:hAnsi="Calibri" w:cs="Calibri"/>
              </w:rPr>
              <w:t>arrello</w:t>
            </w:r>
          </w:p>
        </w:tc>
      </w:tr>
    </w:tbl>
    <w:p w14:paraId="11A10947" w14:textId="77777777" w:rsidR="00FC4193" w:rsidRDefault="00FC4193" w:rsidP="00B46471">
      <w:pPr>
        <w:rPr>
          <w:sz w:val="32"/>
          <w:szCs w:val="32"/>
        </w:rPr>
      </w:pPr>
    </w:p>
    <w:p w14:paraId="1F00C887" w14:textId="77777777" w:rsidR="00FC4193" w:rsidRDefault="00FC4193" w:rsidP="00B46471">
      <w:pPr>
        <w:rPr>
          <w:sz w:val="32"/>
          <w:szCs w:val="32"/>
        </w:rPr>
      </w:pPr>
    </w:p>
    <w:p w14:paraId="7F149EF6" w14:textId="77777777" w:rsidR="006A7938" w:rsidRDefault="006A7938" w:rsidP="00B46471">
      <w:pPr>
        <w:rPr>
          <w:sz w:val="32"/>
          <w:szCs w:val="32"/>
        </w:rPr>
      </w:pPr>
    </w:p>
    <w:p w14:paraId="461A7BD2" w14:textId="77777777" w:rsidR="006A7938" w:rsidRDefault="006A7938" w:rsidP="00B46471">
      <w:pPr>
        <w:rPr>
          <w:sz w:val="32"/>
          <w:szCs w:val="32"/>
        </w:rPr>
      </w:pPr>
    </w:p>
    <w:p w14:paraId="6875DD3D" w14:textId="77777777" w:rsidR="006A7938" w:rsidRDefault="006A7938" w:rsidP="00B46471">
      <w:pPr>
        <w:rPr>
          <w:sz w:val="32"/>
          <w:szCs w:val="32"/>
        </w:rPr>
      </w:pPr>
    </w:p>
    <w:p w14:paraId="25A1D7E6" w14:textId="77777777" w:rsidR="006A7938" w:rsidRDefault="006A7938" w:rsidP="00B46471">
      <w:pPr>
        <w:rPr>
          <w:sz w:val="32"/>
          <w:szCs w:val="32"/>
        </w:rPr>
      </w:pPr>
    </w:p>
    <w:p w14:paraId="7075C380" w14:textId="77777777" w:rsidR="006A7938" w:rsidRDefault="006A7938" w:rsidP="00B46471">
      <w:pPr>
        <w:rPr>
          <w:sz w:val="32"/>
          <w:szCs w:val="32"/>
        </w:rPr>
      </w:pPr>
    </w:p>
    <w:p w14:paraId="7672E3A3" w14:textId="77777777" w:rsidR="006A7938" w:rsidRDefault="006A7938" w:rsidP="00B46471">
      <w:pPr>
        <w:rPr>
          <w:sz w:val="32"/>
          <w:szCs w:val="32"/>
        </w:rPr>
      </w:pPr>
    </w:p>
    <w:p w14:paraId="313F1631" w14:textId="77777777" w:rsidR="006A7938" w:rsidRDefault="006A7938" w:rsidP="00B46471">
      <w:pPr>
        <w:rPr>
          <w:sz w:val="32"/>
          <w:szCs w:val="32"/>
        </w:rPr>
      </w:pPr>
    </w:p>
    <w:p w14:paraId="5A23DE0F" w14:textId="77777777" w:rsidR="006A7938" w:rsidRDefault="006A7938" w:rsidP="00B46471">
      <w:pPr>
        <w:rPr>
          <w:sz w:val="32"/>
          <w:szCs w:val="32"/>
        </w:rPr>
      </w:pPr>
    </w:p>
    <w:p w14:paraId="6E1E01D3" w14:textId="77777777" w:rsidR="006A7938" w:rsidRDefault="006A7938" w:rsidP="00B46471">
      <w:pPr>
        <w:rPr>
          <w:sz w:val="32"/>
          <w:szCs w:val="32"/>
        </w:rPr>
      </w:pPr>
    </w:p>
    <w:p w14:paraId="1466FCDF" w14:textId="77777777" w:rsidR="006A7938" w:rsidRDefault="006A7938" w:rsidP="00B46471">
      <w:pPr>
        <w:rPr>
          <w:sz w:val="32"/>
          <w:szCs w:val="32"/>
        </w:rPr>
      </w:pPr>
    </w:p>
    <w:p w14:paraId="656FE13E" w14:textId="77777777" w:rsidR="006A7938" w:rsidRDefault="006A7938" w:rsidP="00B46471">
      <w:pPr>
        <w:rPr>
          <w:sz w:val="32"/>
          <w:szCs w:val="32"/>
        </w:rPr>
      </w:pPr>
    </w:p>
    <w:p w14:paraId="5B49BDBC" w14:textId="77777777" w:rsidR="006A7938" w:rsidRDefault="006A7938" w:rsidP="00B46471">
      <w:pPr>
        <w:rPr>
          <w:sz w:val="32"/>
          <w:szCs w:val="32"/>
        </w:rPr>
      </w:pPr>
    </w:p>
    <w:p w14:paraId="34F48DB8" w14:textId="77777777" w:rsidR="006A7938" w:rsidRDefault="006A7938" w:rsidP="00B46471">
      <w:pPr>
        <w:rPr>
          <w:sz w:val="32"/>
          <w:szCs w:val="32"/>
        </w:rPr>
      </w:pPr>
    </w:p>
    <w:p w14:paraId="3F1FA7DE" w14:textId="77777777" w:rsidR="00FC4193" w:rsidRDefault="00FC4193" w:rsidP="00B46471">
      <w:pPr>
        <w:rPr>
          <w:sz w:val="32"/>
          <w:szCs w:val="32"/>
        </w:rPr>
      </w:pPr>
    </w:p>
    <w:p w14:paraId="545BA07B" w14:textId="7A6A6B76" w:rsidR="00FC4193" w:rsidRPr="0083160D" w:rsidRDefault="00FC4193" w:rsidP="00FC4193">
      <w:pPr>
        <w:rPr>
          <w:rFonts w:ascii="Calibri" w:hAnsi="Calibri" w:cs="Calibri"/>
        </w:rPr>
      </w:pPr>
      <w:r w:rsidRPr="0083160D">
        <w:rPr>
          <w:rFonts w:ascii="Calibri" w:hAnsi="Calibri" w:cs="Calibri"/>
        </w:rPr>
        <w:lastRenderedPageBreak/>
        <w:t>Caso d’Uso</w:t>
      </w:r>
      <w:r>
        <w:rPr>
          <w:rFonts w:ascii="Calibri" w:hAnsi="Calibri" w:cs="Calibri"/>
        </w:rPr>
        <w:t xml:space="preserve"> 7: Effettua Ordine</w:t>
      </w:r>
      <w:r w:rsidR="00603E79">
        <w:rPr>
          <w:rFonts w:ascii="Calibri" w:hAnsi="Calibri" w:cs="Calibri"/>
        </w:rPr>
        <w:t xml:space="preserve"> (da rivedere)</w:t>
      </w: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D24044" w:rsidRPr="0083160D" w:rsidRDefault="00D24044" w:rsidP="00FC4193">
            <w:pPr>
              <w:numPr>
                <w:ilvl w:val="0"/>
                <w:numId w:val="26"/>
              </w:numPr>
              <w:spacing w:line="256" w:lineRule="auto"/>
              <w:rPr>
                <w:rFonts w:ascii="Calibri" w:hAnsi="Calibri" w:cs="Calibri"/>
              </w:rPr>
            </w:pPr>
            <w:r>
              <w:rPr>
                <w:rFonts w:ascii="Calibri" w:hAnsi="Calibri" w:cs="Calibri"/>
              </w:rPr>
              <w:t xml:space="preserve">L’utente clicca su </w:t>
            </w:r>
            <w:r w:rsidR="001B4EA3">
              <w:rPr>
                <w:rFonts w:ascii="Calibri" w:hAnsi="Calibri" w:cs="Calibri"/>
              </w:rPr>
              <w:t>“P</w:t>
            </w:r>
            <w:r>
              <w:rPr>
                <w:rFonts w:ascii="Calibri" w:hAnsi="Calibri" w:cs="Calibri"/>
              </w:rPr>
              <w:t>rosegui al pagamento</w:t>
            </w:r>
            <w:r w:rsidR="001B4EA3">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66BA7224"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w:t>
            </w:r>
            <w:r w:rsidR="001B4EA3">
              <w:rPr>
                <w:rFonts w:ascii="Calibri" w:hAnsi="Calibri" w:cs="Calibri"/>
              </w:rPr>
              <w:t>d un form con su scritto provvisoriamente</w:t>
            </w:r>
            <w:r>
              <w:rPr>
                <w:rFonts w:ascii="Calibri" w:hAnsi="Calibri" w:cs="Calibri"/>
              </w:rPr>
              <w:t xml:space="preserve"> l’indirizzo</w:t>
            </w:r>
            <w:r w:rsidR="001B4EA3">
              <w:rPr>
                <w:rFonts w:ascii="Calibri" w:hAnsi="Calibri" w:cs="Calibri"/>
              </w:rPr>
              <w:t xml:space="preserve"> di spedizione standard</w:t>
            </w:r>
            <w:r>
              <w:rPr>
                <w:rFonts w:ascii="Calibri" w:hAnsi="Calibri" w:cs="Calibri"/>
              </w:rPr>
              <w:t xml:space="preserve"> dell’utente</w:t>
            </w:r>
            <w:r w:rsidR="001B4EA3">
              <w:rPr>
                <w:rFonts w:ascii="Calibri" w:hAnsi="Calibri" w:cs="Calibri"/>
              </w:rPr>
              <w:t>, liberamente modificabile</w:t>
            </w:r>
          </w:p>
          <w:p w14:paraId="2B638300" w14:textId="231FF3B2" w:rsidR="00D24044" w:rsidRPr="00DB6339" w:rsidRDefault="00D24044" w:rsidP="00DB6339">
            <w:pPr>
              <w:numPr>
                <w:ilvl w:val="0"/>
                <w:numId w:val="26"/>
              </w:numPr>
              <w:spacing w:line="256" w:lineRule="auto"/>
              <w:rPr>
                <w:rFonts w:ascii="Calibri" w:hAnsi="Calibri" w:cs="Calibri"/>
              </w:rPr>
            </w:pPr>
            <w:r>
              <w:rPr>
                <w:rFonts w:ascii="Calibri" w:hAnsi="Calibri" w:cs="Calibri"/>
              </w:rPr>
              <w:t xml:space="preserve">Il sistema mostra un </w:t>
            </w:r>
            <w:r w:rsidR="001B4EA3">
              <w:rPr>
                <w:rFonts w:ascii="Calibri" w:hAnsi="Calibri" w:cs="Calibri"/>
              </w:rPr>
              <w:t>pulsante “Effettua il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7B30D7C8" w:rsidR="00D24044" w:rsidRDefault="00D24044" w:rsidP="00E051BA">
            <w:pPr>
              <w:numPr>
                <w:ilvl w:val="0"/>
                <w:numId w:val="26"/>
              </w:numPr>
              <w:spacing w:line="256" w:lineRule="auto"/>
              <w:rPr>
                <w:rFonts w:ascii="Calibri" w:hAnsi="Calibri" w:cs="Calibri"/>
              </w:rPr>
            </w:pPr>
            <w:r>
              <w:rPr>
                <w:rFonts w:ascii="Calibri" w:hAnsi="Calibri" w:cs="Calibri"/>
              </w:rPr>
              <w:t xml:space="preserve">L’utente </w:t>
            </w:r>
            <w:r w:rsidR="001B4EA3">
              <w:rPr>
                <w:rFonts w:ascii="Calibri" w:hAnsi="Calibri" w:cs="Calibri"/>
              </w:rPr>
              <w:t>clicca su “E</w:t>
            </w:r>
            <w:r>
              <w:rPr>
                <w:rFonts w:ascii="Calibri" w:hAnsi="Calibri" w:cs="Calibri"/>
              </w:rPr>
              <w:t>ffettua il pagamento</w:t>
            </w:r>
            <w:r w:rsidR="001B4EA3">
              <w:rPr>
                <w:rFonts w:ascii="Calibri" w:hAnsi="Calibri" w:cs="Calibri"/>
              </w:rPr>
              <w:t>” ed inserisce i dati PayPal</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08E360D9"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w:t>
            </w:r>
            <w:r w:rsidR="001B4EA3">
              <w:rPr>
                <w:rFonts w:ascii="Calibri" w:hAnsi="Calibri" w:cs="Calibri"/>
              </w:rPr>
              <w:t>C</w:t>
            </w:r>
            <w:r>
              <w:rPr>
                <w:rFonts w:ascii="Calibri" w:hAnsi="Calibri" w:cs="Calibri"/>
              </w:rPr>
              <w:t xml:space="preserve">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5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2788EA1A" w14:textId="77777777" w:rsidR="00E9368F" w:rsidRDefault="00E9368F" w:rsidP="00B46471">
      <w:pPr>
        <w:rPr>
          <w:sz w:val="32"/>
          <w:szCs w:val="32"/>
        </w:rPr>
      </w:pPr>
      <w:bookmarkStart w:id="61" w:name="Consegne"/>
    </w:p>
    <w:p w14:paraId="2EA08586" w14:textId="17AAE593" w:rsidR="00E9368F" w:rsidRPr="0083160D" w:rsidRDefault="00E9368F" w:rsidP="00E9368F">
      <w:pPr>
        <w:rPr>
          <w:rFonts w:ascii="Calibri" w:hAnsi="Calibri" w:cs="Calibri"/>
        </w:rPr>
      </w:pPr>
      <w:r w:rsidRPr="0083160D">
        <w:rPr>
          <w:rFonts w:ascii="Calibri" w:hAnsi="Calibri" w:cs="Calibri"/>
        </w:rPr>
        <w:lastRenderedPageBreak/>
        <w:t>Caso d’Uso</w:t>
      </w:r>
      <w:r>
        <w:rPr>
          <w:rFonts w:ascii="Calibri" w:hAnsi="Calibri" w:cs="Calibri"/>
        </w:rPr>
        <w:t xml:space="preserve"> 8</w:t>
      </w:r>
      <w:r w:rsidRPr="0083160D">
        <w:rPr>
          <w:rFonts w:ascii="Calibri" w:hAnsi="Calibri" w:cs="Calibri"/>
        </w:rPr>
        <w:t xml:space="preserve">: </w:t>
      </w:r>
      <w:r w:rsidR="00234727">
        <w:rPr>
          <w:rFonts w:ascii="Calibri" w:hAnsi="Calibri" w:cs="Calibri"/>
        </w:rPr>
        <w:t>Registrazio</w:t>
      </w:r>
      <w:r w:rsidR="00F601D2">
        <w:rPr>
          <w:rFonts w:ascii="Calibri" w:hAnsi="Calibri" w:cs="Calibri"/>
        </w:rPr>
        <w:t>ne</w:t>
      </w:r>
    </w:p>
    <w:tbl>
      <w:tblPr>
        <w:tblW w:w="0" w:type="auto"/>
        <w:tblLook w:val="04A0" w:firstRow="1" w:lastRow="0" w:firstColumn="1" w:lastColumn="0" w:noHBand="0" w:noVBand="1"/>
      </w:tblPr>
      <w:tblGrid>
        <w:gridCol w:w="2971"/>
        <w:gridCol w:w="3328"/>
        <w:gridCol w:w="3328"/>
      </w:tblGrid>
      <w:tr w:rsidR="00E9368F" w:rsidRPr="00BC6E10" w14:paraId="1C98CE3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2F36AD" w14:textId="77777777" w:rsidR="00E9368F" w:rsidRPr="0083160D" w:rsidRDefault="00E9368F">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17240" w14:textId="2F382EFF" w:rsidR="00E9368F" w:rsidRPr="0083160D" w:rsidRDefault="00E9368F">
            <w:pPr>
              <w:spacing w:line="256" w:lineRule="auto"/>
              <w:rPr>
                <w:rFonts w:ascii="Calibri" w:hAnsi="Calibri" w:cs="Calibri"/>
              </w:rPr>
            </w:pPr>
            <w:r w:rsidRPr="0083160D">
              <w:rPr>
                <w:rFonts w:ascii="Calibri" w:hAnsi="Calibri" w:cs="Calibri"/>
              </w:rPr>
              <w:t xml:space="preserve">UC </w:t>
            </w:r>
            <w:r w:rsidR="00F601D2">
              <w:rPr>
                <w:rFonts w:ascii="Calibri" w:hAnsi="Calibri" w:cs="Calibri"/>
              </w:rPr>
              <w:t>8</w:t>
            </w:r>
            <w:r w:rsidRPr="0083160D">
              <w:rPr>
                <w:rFonts w:ascii="Calibri" w:hAnsi="Calibri" w:cs="Calibri"/>
              </w:rPr>
              <w:t xml:space="preserve"> – </w:t>
            </w:r>
            <w:r w:rsidR="00F601D2">
              <w:rPr>
                <w:rFonts w:ascii="Calibri" w:hAnsi="Calibri" w:cs="Calibri"/>
              </w:rPr>
              <w:t>Registrazione</w:t>
            </w:r>
          </w:p>
        </w:tc>
      </w:tr>
      <w:tr w:rsidR="00E9368F" w:rsidRPr="00BC6E10" w14:paraId="4102982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D2B6946" w14:textId="77777777" w:rsidR="00E9368F" w:rsidRPr="0083160D" w:rsidRDefault="00E9368F">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57267BC" w14:textId="77777777" w:rsidR="00E9368F" w:rsidRPr="0083160D" w:rsidRDefault="00E9368F">
            <w:pPr>
              <w:spacing w:line="256" w:lineRule="auto"/>
              <w:rPr>
                <w:rFonts w:ascii="Calibri" w:hAnsi="Calibri" w:cs="Calibri"/>
              </w:rPr>
            </w:pPr>
            <w:r w:rsidRPr="0083160D">
              <w:rPr>
                <w:rFonts w:ascii="Calibri" w:hAnsi="Calibri" w:cs="Calibri"/>
              </w:rPr>
              <w:t>Utente</w:t>
            </w:r>
          </w:p>
        </w:tc>
      </w:tr>
      <w:tr w:rsidR="00E9368F" w:rsidRPr="00BC6E10" w14:paraId="1DC502E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94BA03" w14:textId="77777777" w:rsidR="00E9368F" w:rsidRPr="0083160D" w:rsidRDefault="00E9368F">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B0B964" w14:textId="07687AA7" w:rsidR="00E9368F" w:rsidRPr="0083160D" w:rsidRDefault="00E9368F">
            <w:pPr>
              <w:spacing w:line="256" w:lineRule="auto"/>
              <w:rPr>
                <w:rFonts w:ascii="Calibri" w:hAnsi="Calibri" w:cs="Calibri"/>
              </w:rPr>
            </w:pPr>
            <w:r>
              <w:rPr>
                <w:rFonts w:ascii="Calibri" w:hAnsi="Calibri" w:cs="Calibri"/>
              </w:rPr>
              <w:t xml:space="preserve">L’utente si trova </w:t>
            </w:r>
            <w:r w:rsidR="00F16B03">
              <w:rPr>
                <w:rFonts w:ascii="Calibri" w:hAnsi="Calibri" w:cs="Calibri"/>
              </w:rPr>
              <w:t xml:space="preserve">nella pagina </w:t>
            </w:r>
            <w:r w:rsidR="00491C72">
              <w:rPr>
                <w:rFonts w:ascii="Calibri" w:hAnsi="Calibri" w:cs="Calibri"/>
              </w:rPr>
              <w:t>L</w:t>
            </w:r>
            <w:r w:rsidR="00F16B03">
              <w:rPr>
                <w:rFonts w:ascii="Calibri" w:hAnsi="Calibri" w:cs="Calibri"/>
              </w:rPr>
              <w:t>ogin</w:t>
            </w:r>
          </w:p>
        </w:tc>
      </w:tr>
      <w:tr w:rsidR="00DC052B" w:rsidRPr="00BC6E10" w14:paraId="5F742F5D"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2A0E1085" w14:textId="77777777" w:rsidR="00DC052B" w:rsidRPr="0083160D" w:rsidRDefault="00DC052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9C90A9" w14:textId="77777777" w:rsidR="00DC052B" w:rsidRPr="0083160D" w:rsidRDefault="00DC052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669523" w14:textId="77777777" w:rsidR="00DC052B" w:rsidRPr="0083160D" w:rsidRDefault="00DC052B">
            <w:pPr>
              <w:spacing w:line="256" w:lineRule="auto"/>
              <w:jc w:val="center"/>
              <w:rPr>
                <w:rFonts w:ascii="Calibri" w:hAnsi="Calibri" w:cs="Calibri"/>
              </w:rPr>
            </w:pPr>
            <w:r w:rsidRPr="0083160D">
              <w:rPr>
                <w:rFonts w:ascii="Calibri" w:hAnsi="Calibri" w:cs="Calibri"/>
              </w:rPr>
              <w:t>Sistema</w:t>
            </w:r>
          </w:p>
        </w:tc>
      </w:tr>
      <w:tr w:rsidR="00DC052B" w:rsidRPr="00BC6E10" w14:paraId="14AD0372"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0749DFDA"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1D523D" w14:textId="6D7BC9B5" w:rsidR="00DC052B" w:rsidRPr="0083160D" w:rsidRDefault="00DC052B" w:rsidP="00E9368F">
            <w:pPr>
              <w:numPr>
                <w:ilvl w:val="0"/>
                <w:numId w:val="27"/>
              </w:numPr>
              <w:spacing w:line="256" w:lineRule="auto"/>
              <w:rPr>
                <w:rFonts w:ascii="Calibri" w:hAnsi="Calibri" w:cs="Calibri"/>
              </w:rPr>
            </w:pPr>
            <w:r>
              <w:rPr>
                <w:rFonts w:ascii="Calibri" w:hAnsi="Calibri" w:cs="Calibri"/>
              </w:rPr>
              <w:t>L’utente clicca su “</w:t>
            </w:r>
            <w:r w:rsidR="00E8615C">
              <w:rPr>
                <w:rFonts w:ascii="Calibri" w:hAnsi="Calibri" w:cs="Calibri"/>
              </w:rPr>
              <w:t>R</w:t>
            </w:r>
            <w:r>
              <w:rPr>
                <w:rFonts w:ascii="Calibri" w:hAnsi="Calibri" w:cs="Calibri"/>
              </w:rPr>
              <w:t>egistrati”</w:t>
            </w:r>
          </w:p>
        </w:tc>
        <w:tc>
          <w:tcPr>
            <w:tcW w:w="3328" w:type="dxa"/>
            <w:tcBorders>
              <w:top w:val="single" w:sz="4" w:space="0" w:color="auto"/>
              <w:left w:val="single" w:sz="4" w:space="0" w:color="auto"/>
              <w:bottom w:val="single" w:sz="4" w:space="0" w:color="auto"/>
              <w:right w:val="single" w:sz="4" w:space="0" w:color="auto"/>
            </w:tcBorders>
          </w:tcPr>
          <w:p w14:paraId="57E8AFCC" w14:textId="77777777" w:rsidR="00DC052B" w:rsidRPr="0083160D" w:rsidRDefault="00DC052B">
            <w:pPr>
              <w:spacing w:line="256" w:lineRule="auto"/>
              <w:rPr>
                <w:rFonts w:ascii="Calibri" w:hAnsi="Calibri" w:cs="Calibri"/>
              </w:rPr>
            </w:pPr>
          </w:p>
        </w:tc>
      </w:tr>
      <w:tr w:rsidR="00DC052B" w:rsidRPr="00BC6E10" w14:paraId="49B6B239"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69FA30"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8AFF21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0E7DA83" w14:textId="3D64CDEF" w:rsidR="00DC052B" w:rsidRPr="0083160D" w:rsidRDefault="00DC052B" w:rsidP="00E9368F">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DC052B" w:rsidRPr="00BC6E10" w14:paraId="2A70F3C2"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270E02CF"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3271326" w14:textId="77777777" w:rsidR="00DC052B" w:rsidRDefault="00DC052B" w:rsidP="0009301F">
            <w:pPr>
              <w:numPr>
                <w:ilvl w:val="0"/>
                <w:numId w:val="27"/>
              </w:numPr>
              <w:spacing w:line="256" w:lineRule="auto"/>
              <w:rPr>
                <w:rFonts w:ascii="Calibri" w:hAnsi="Calibri" w:cs="Calibri"/>
              </w:rPr>
            </w:pPr>
            <w:r>
              <w:rPr>
                <w:rFonts w:ascii="Calibri" w:hAnsi="Calibri" w:cs="Calibri"/>
              </w:rPr>
              <w:t>L’utente inserisci i dati:</w:t>
            </w:r>
          </w:p>
          <w:p w14:paraId="0CF4C944" w14:textId="77777777" w:rsidR="00DC052B" w:rsidRDefault="00DC052B" w:rsidP="0009301F">
            <w:pPr>
              <w:numPr>
                <w:ilvl w:val="0"/>
                <w:numId w:val="28"/>
              </w:numPr>
              <w:spacing w:line="256" w:lineRule="auto"/>
              <w:rPr>
                <w:rFonts w:ascii="Calibri" w:hAnsi="Calibri" w:cs="Calibri"/>
              </w:rPr>
            </w:pPr>
            <w:r>
              <w:rPr>
                <w:rFonts w:ascii="Calibri" w:hAnsi="Calibri" w:cs="Calibri"/>
              </w:rPr>
              <w:t>E-mail</w:t>
            </w:r>
          </w:p>
          <w:p w14:paraId="7FAE849F" w14:textId="77777777" w:rsidR="00DC052B" w:rsidRDefault="00DC052B" w:rsidP="0009301F">
            <w:pPr>
              <w:numPr>
                <w:ilvl w:val="0"/>
                <w:numId w:val="28"/>
              </w:numPr>
              <w:spacing w:line="256" w:lineRule="auto"/>
              <w:rPr>
                <w:rFonts w:ascii="Calibri" w:hAnsi="Calibri" w:cs="Calibri"/>
              </w:rPr>
            </w:pPr>
            <w:r>
              <w:rPr>
                <w:rFonts w:ascii="Calibri" w:hAnsi="Calibri" w:cs="Calibri"/>
              </w:rPr>
              <w:t>Password</w:t>
            </w:r>
          </w:p>
          <w:p w14:paraId="0A8B1878" w14:textId="2A6FCF02" w:rsidR="00491C72" w:rsidRDefault="00491C72" w:rsidP="0009301F">
            <w:pPr>
              <w:numPr>
                <w:ilvl w:val="0"/>
                <w:numId w:val="28"/>
              </w:numPr>
              <w:spacing w:line="256" w:lineRule="auto"/>
              <w:rPr>
                <w:rFonts w:ascii="Calibri" w:hAnsi="Calibri" w:cs="Calibri"/>
              </w:rPr>
            </w:pPr>
            <w:r>
              <w:rPr>
                <w:rFonts w:ascii="Calibri" w:hAnsi="Calibri" w:cs="Calibri"/>
              </w:rPr>
              <w:t>Nome utente</w:t>
            </w:r>
          </w:p>
          <w:p w14:paraId="772FB007" w14:textId="77777777" w:rsidR="00DC052B" w:rsidRDefault="00DC052B" w:rsidP="0009301F">
            <w:pPr>
              <w:numPr>
                <w:ilvl w:val="0"/>
                <w:numId w:val="28"/>
              </w:numPr>
              <w:spacing w:line="256" w:lineRule="auto"/>
              <w:rPr>
                <w:rFonts w:ascii="Calibri" w:hAnsi="Calibri" w:cs="Calibri"/>
              </w:rPr>
            </w:pPr>
            <w:r>
              <w:rPr>
                <w:rFonts w:ascii="Calibri" w:hAnsi="Calibri" w:cs="Calibri"/>
              </w:rPr>
              <w:t>Nome</w:t>
            </w:r>
          </w:p>
          <w:p w14:paraId="4955F5E7" w14:textId="77777777" w:rsidR="00DC052B" w:rsidRDefault="00DC052B" w:rsidP="0009301F">
            <w:pPr>
              <w:numPr>
                <w:ilvl w:val="0"/>
                <w:numId w:val="28"/>
              </w:numPr>
              <w:spacing w:line="256" w:lineRule="auto"/>
              <w:rPr>
                <w:rFonts w:ascii="Calibri" w:hAnsi="Calibri" w:cs="Calibri"/>
              </w:rPr>
            </w:pPr>
            <w:r>
              <w:rPr>
                <w:rFonts w:ascii="Calibri" w:hAnsi="Calibri" w:cs="Calibri"/>
              </w:rPr>
              <w:t xml:space="preserve">Cognome </w:t>
            </w:r>
          </w:p>
          <w:p w14:paraId="12B0D564" w14:textId="77777777" w:rsidR="00DC052B" w:rsidRDefault="00DC052B" w:rsidP="00371EE6">
            <w:pPr>
              <w:numPr>
                <w:ilvl w:val="0"/>
                <w:numId w:val="28"/>
              </w:numPr>
              <w:spacing w:line="256" w:lineRule="auto"/>
              <w:rPr>
                <w:rFonts w:ascii="Calibri" w:hAnsi="Calibri" w:cs="Calibri"/>
              </w:rPr>
            </w:pPr>
            <w:r>
              <w:rPr>
                <w:rFonts w:ascii="Calibri" w:hAnsi="Calibri" w:cs="Calibri"/>
              </w:rPr>
              <w:t>Sesso</w:t>
            </w:r>
          </w:p>
          <w:p w14:paraId="5F8E797E" w14:textId="19A1697B" w:rsidR="00DC052B" w:rsidRPr="00371EE6" w:rsidRDefault="00DC052B" w:rsidP="00371EE6">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77D7BCBF" w14:textId="77777777" w:rsidR="00DC052B" w:rsidRDefault="00DC052B" w:rsidP="00F16B03">
            <w:pPr>
              <w:spacing w:line="256" w:lineRule="auto"/>
              <w:ind w:left="720"/>
              <w:rPr>
                <w:rFonts w:ascii="Calibri" w:hAnsi="Calibri" w:cs="Calibri"/>
              </w:rPr>
            </w:pPr>
          </w:p>
        </w:tc>
      </w:tr>
      <w:tr w:rsidR="00DC052B" w:rsidRPr="00BC6E10" w14:paraId="4742B0C8"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63B9C8A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5454D6" w14:textId="77777777" w:rsidR="00DC052B" w:rsidRDefault="00DC052B" w:rsidP="00371EE6">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0E3C9E" w14:textId="77777777" w:rsidR="00DC052B" w:rsidRDefault="00DC052B" w:rsidP="00371EE6">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3A468162" w14:textId="77777777" w:rsidR="00DC052B" w:rsidRDefault="00DC052B" w:rsidP="00371EE6">
            <w:pPr>
              <w:numPr>
                <w:ilvl w:val="0"/>
                <w:numId w:val="27"/>
              </w:numPr>
              <w:spacing w:line="256" w:lineRule="auto"/>
              <w:rPr>
                <w:rFonts w:ascii="Calibri" w:hAnsi="Calibri" w:cs="Calibri"/>
              </w:rPr>
            </w:pPr>
            <w:r>
              <w:rPr>
                <w:rFonts w:ascii="Calibri" w:hAnsi="Calibri" w:cs="Calibri"/>
              </w:rPr>
              <w:t>Il sistema controlla se l’e-mail è già stata utilizzata</w:t>
            </w:r>
          </w:p>
          <w:p w14:paraId="6347743A" w14:textId="01517A20" w:rsidR="00DC052B" w:rsidRDefault="00DC052B" w:rsidP="00371EE6">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E9368F" w:rsidRPr="00BC6E10" w14:paraId="6AFA9BB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E01E5C" w14:textId="77777777" w:rsidR="00E9368F" w:rsidRPr="0083160D" w:rsidRDefault="00E9368F">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37AA76B" w14:textId="77777777" w:rsidR="00E9368F" w:rsidRDefault="00C66EF4">
            <w:pPr>
              <w:spacing w:line="256" w:lineRule="auto"/>
              <w:rPr>
                <w:rFonts w:ascii="Calibri" w:hAnsi="Calibri" w:cs="Calibri"/>
              </w:rPr>
            </w:pPr>
            <w:r>
              <w:rPr>
                <w:rFonts w:ascii="Calibri" w:hAnsi="Calibri" w:cs="Calibri"/>
              </w:rPr>
              <w:t xml:space="preserve">Se al punto 4 </w:t>
            </w:r>
            <w:r w:rsidR="0043734E">
              <w:rPr>
                <w:rFonts w:ascii="Calibri" w:hAnsi="Calibri" w:cs="Calibri"/>
              </w:rPr>
              <w:t>il sistema rileva dei dati in un formato non valido allora mostrerà un errore</w:t>
            </w:r>
          </w:p>
          <w:p w14:paraId="30F9673F" w14:textId="653E70E4" w:rsidR="004567DA" w:rsidRPr="0083160D" w:rsidRDefault="004567DA">
            <w:pPr>
              <w:spacing w:line="256" w:lineRule="auto"/>
              <w:rPr>
                <w:rFonts w:ascii="Calibri" w:hAnsi="Calibri" w:cs="Calibri"/>
              </w:rPr>
            </w:pPr>
            <w:r>
              <w:rPr>
                <w:rFonts w:ascii="Calibri" w:hAnsi="Calibri" w:cs="Calibri"/>
              </w:rPr>
              <w:t xml:space="preserve">Se al punto 5 il sistema rileva </w:t>
            </w:r>
            <w:r w:rsidR="00447F0D">
              <w:rPr>
                <w:rFonts w:ascii="Calibri" w:hAnsi="Calibri" w:cs="Calibri"/>
              </w:rPr>
              <w:t>una mail</w:t>
            </w:r>
            <w:r>
              <w:rPr>
                <w:rFonts w:ascii="Calibri" w:hAnsi="Calibri" w:cs="Calibri"/>
              </w:rPr>
              <w:t xml:space="preserve"> già utilizzata</w:t>
            </w:r>
            <w:r w:rsidR="005112B2">
              <w:rPr>
                <w:rFonts w:ascii="Calibri" w:hAnsi="Calibri" w:cs="Calibri"/>
              </w:rPr>
              <w:t>, l’utente</w:t>
            </w:r>
            <w:r>
              <w:rPr>
                <w:rFonts w:ascii="Calibri" w:hAnsi="Calibri" w:cs="Calibri"/>
              </w:rPr>
              <w:t xml:space="preserve"> viene </w:t>
            </w:r>
            <w:r w:rsidR="00447F0D">
              <w:rPr>
                <w:rFonts w:ascii="Calibri" w:hAnsi="Calibri" w:cs="Calibri"/>
              </w:rPr>
              <w:t>reindirizzato in una pagina di errore</w:t>
            </w:r>
          </w:p>
        </w:tc>
      </w:tr>
      <w:tr w:rsidR="00E9368F" w:rsidRPr="00BC6E10" w14:paraId="72262FE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B350A9F" w14:textId="77777777" w:rsidR="00E9368F" w:rsidRPr="0083160D" w:rsidRDefault="00E9368F">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E5421D" w14:textId="3FDB63E5" w:rsidR="00E9368F" w:rsidRPr="0083160D" w:rsidRDefault="00E9368F">
            <w:pPr>
              <w:spacing w:line="256" w:lineRule="auto"/>
              <w:rPr>
                <w:rFonts w:ascii="Calibri" w:hAnsi="Calibri" w:cs="Calibri"/>
              </w:rPr>
            </w:pPr>
            <w:r>
              <w:rPr>
                <w:rFonts w:ascii="Calibri" w:hAnsi="Calibri" w:cs="Calibri"/>
              </w:rPr>
              <w:t xml:space="preserve">L’utente si trova nella pagina </w:t>
            </w:r>
            <w:r w:rsidR="00447F0D">
              <w:rPr>
                <w:rFonts w:ascii="Calibri" w:hAnsi="Calibri" w:cs="Calibri"/>
              </w:rPr>
              <w:t>dati personali</w:t>
            </w:r>
          </w:p>
        </w:tc>
      </w:tr>
    </w:tbl>
    <w:p w14:paraId="1F05BF02" w14:textId="77777777" w:rsidR="00E9368F" w:rsidRDefault="00E9368F" w:rsidP="00B46471">
      <w:pPr>
        <w:rPr>
          <w:sz w:val="32"/>
          <w:szCs w:val="32"/>
        </w:rPr>
      </w:pPr>
    </w:p>
    <w:p w14:paraId="2BA7872C" w14:textId="77777777" w:rsidR="00B37B83" w:rsidRDefault="00B37B83" w:rsidP="00B46471">
      <w:pPr>
        <w:rPr>
          <w:sz w:val="32"/>
          <w:szCs w:val="32"/>
        </w:rPr>
      </w:pPr>
    </w:p>
    <w:p w14:paraId="1EFD7C47" w14:textId="77777777" w:rsidR="00B37B83" w:rsidRDefault="00B37B8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lastRenderedPageBreak/>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Il sistema mostra il form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30"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lastRenderedPageBreak/>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riconosce che l’e-mail inserita è già usata per un altro accunt</w:t>
            </w:r>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tbl>
      <w:tblPr>
        <w:tblW w:w="0" w:type="auto"/>
        <w:tblLook w:val="04A0" w:firstRow="1" w:lastRow="0" w:firstColumn="1" w:lastColumn="0" w:noHBand="0" w:noVBand="1"/>
      </w:tblPr>
      <w:tblGrid>
        <w:gridCol w:w="2971"/>
        <w:gridCol w:w="3328"/>
        <w:gridCol w:w="3328"/>
      </w:tblGrid>
      <w:tr w:rsidR="003F31FD" w:rsidRPr="00BC6E10" w14:paraId="5D984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D2C6E" w14:textId="77777777" w:rsidR="003F31FD" w:rsidRPr="003F31FD" w:rsidRDefault="003F31FD">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3E5D90" w14:textId="64BEA46B" w:rsidR="003F31FD" w:rsidRPr="003F31FD" w:rsidRDefault="003F31FD">
            <w:pPr>
              <w:spacing w:line="256" w:lineRule="auto"/>
              <w:rPr>
                <w:rFonts w:ascii="Calibri" w:hAnsi="Calibri" w:cs="Calibri"/>
              </w:rPr>
            </w:pPr>
            <w:r w:rsidRPr="003F31FD">
              <w:rPr>
                <w:rFonts w:ascii="Calibri" w:hAnsi="Calibri" w:cs="Calibri"/>
              </w:rPr>
              <w:t xml:space="preserve">UC </w:t>
            </w:r>
            <w:r w:rsidR="004F4ECC">
              <w:rPr>
                <w:rFonts w:ascii="Calibri" w:hAnsi="Calibri" w:cs="Calibri"/>
              </w:rPr>
              <w:t>9</w:t>
            </w:r>
            <w:r w:rsidRPr="003F31FD">
              <w:rPr>
                <w:rFonts w:ascii="Calibri" w:hAnsi="Calibri" w:cs="Calibri"/>
              </w:rPr>
              <w:t xml:space="preserve"> – Login</w:t>
            </w:r>
          </w:p>
        </w:tc>
      </w:tr>
      <w:tr w:rsidR="003F31FD" w:rsidRPr="00BC6E10" w14:paraId="4F2910E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4910BE" w14:textId="77777777" w:rsidR="003F31FD" w:rsidRPr="003F31FD" w:rsidRDefault="003F31FD">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40C4F" w14:textId="77777777" w:rsidR="003F31FD" w:rsidRPr="003F31FD" w:rsidRDefault="003F31FD">
            <w:pPr>
              <w:spacing w:line="256" w:lineRule="auto"/>
              <w:rPr>
                <w:rFonts w:ascii="Calibri" w:hAnsi="Calibri" w:cs="Calibri"/>
              </w:rPr>
            </w:pPr>
            <w:r w:rsidRPr="003F31FD">
              <w:rPr>
                <w:rFonts w:ascii="Calibri" w:hAnsi="Calibri" w:cs="Calibri"/>
              </w:rPr>
              <w:t>Utente</w:t>
            </w:r>
          </w:p>
        </w:tc>
      </w:tr>
      <w:tr w:rsidR="003F31FD" w:rsidRPr="00BC6E10" w14:paraId="00CE762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79944D" w14:textId="77777777" w:rsidR="003F31FD" w:rsidRPr="003F31FD" w:rsidRDefault="003F31FD">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3B44E2" w14:textId="3752E632" w:rsidR="003F31FD" w:rsidRPr="003F31FD" w:rsidRDefault="00585357">
            <w:pPr>
              <w:spacing w:line="256" w:lineRule="auto"/>
              <w:rPr>
                <w:rFonts w:ascii="Calibri" w:hAnsi="Calibri" w:cs="Calibri"/>
              </w:rPr>
            </w:pPr>
            <w:r w:rsidRPr="00585357">
              <w:rPr>
                <w:rFonts w:ascii="Calibri" w:hAnsi="Calibri" w:cs="Calibri"/>
              </w:rPr>
              <w:t>L’utente si trova su qualsiasi pagina del sito</w:t>
            </w:r>
          </w:p>
        </w:tc>
      </w:tr>
      <w:tr w:rsidR="003F31FD" w:rsidRPr="00BC6E10" w14:paraId="6C140BC8"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B96BCA3" w14:textId="77777777" w:rsidR="003F31FD" w:rsidRPr="003F31FD" w:rsidRDefault="003F31FD">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CF7B3B" w14:textId="77777777" w:rsidR="003F31FD" w:rsidRPr="003F31FD" w:rsidRDefault="003F31FD">
            <w:pPr>
              <w:spacing w:line="256" w:lineRule="auto"/>
              <w:jc w:val="center"/>
              <w:rPr>
                <w:rFonts w:ascii="Calibri" w:hAnsi="Calibri" w:cs="Calibri"/>
              </w:rPr>
            </w:pPr>
            <w:r w:rsidRPr="003F31F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74663" w14:textId="77777777" w:rsidR="003F31FD" w:rsidRPr="003F31FD" w:rsidRDefault="003F31FD">
            <w:pPr>
              <w:spacing w:line="256" w:lineRule="auto"/>
              <w:jc w:val="center"/>
              <w:rPr>
                <w:rFonts w:ascii="Calibri" w:hAnsi="Calibri" w:cs="Calibri"/>
              </w:rPr>
            </w:pPr>
            <w:r w:rsidRPr="003F31FD">
              <w:rPr>
                <w:rFonts w:ascii="Calibri" w:hAnsi="Calibri" w:cs="Calibri"/>
              </w:rPr>
              <w:t>Sistema</w:t>
            </w:r>
          </w:p>
        </w:tc>
      </w:tr>
      <w:tr w:rsidR="003F31FD" w:rsidRPr="00BC6E10" w14:paraId="62876694"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814E89C"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2C8EF3" w14:textId="7672656B" w:rsidR="003F31FD" w:rsidRPr="003F31FD" w:rsidRDefault="003F31FD" w:rsidP="003F31FD">
            <w:pPr>
              <w:pStyle w:val="Paragrafoelenco"/>
              <w:numPr>
                <w:ilvl w:val="0"/>
                <w:numId w:val="34"/>
              </w:numPr>
              <w:rPr>
                <w:rFonts w:cs="Calibri"/>
              </w:rPr>
            </w:pPr>
            <w:r w:rsidRPr="003F31FD">
              <w:rPr>
                <w:rFonts w:cs="Calibri"/>
              </w:rPr>
              <w:t xml:space="preserve">L’utente naviga verso la pagina di </w:t>
            </w:r>
            <w:r w:rsidR="00427EC0">
              <w:rPr>
                <w:rFonts w:cs="Calibri"/>
              </w:rPr>
              <w:t>L</w:t>
            </w:r>
            <w:r w:rsidRPr="003F31FD">
              <w:rPr>
                <w:rFonts w:cs="Calibri"/>
              </w:rPr>
              <w:t xml:space="preserve">ogin </w:t>
            </w:r>
            <w:r w:rsidR="00427EC0">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974D7CC" w14:textId="77777777" w:rsidR="003F31FD" w:rsidRPr="003F31FD" w:rsidRDefault="003F31FD">
            <w:pPr>
              <w:spacing w:line="256" w:lineRule="auto"/>
              <w:jc w:val="center"/>
              <w:rPr>
                <w:rFonts w:ascii="Calibri" w:hAnsi="Calibri" w:cs="Calibri"/>
              </w:rPr>
            </w:pPr>
          </w:p>
        </w:tc>
      </w:tr>
      <w:tr w:rsidR="003F31FD" w:rsidRPr="00BC6E10" w14:paraId="08BCB08E"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7721D0"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5937E7" w14:textId="77777777" w:rsidR="003F31FD" w:rsidRPr="003F31FD" w:rsidRDefault="003F31FD">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1C25ED4"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mostra il form di autenticazione</w:t>
            </w:r>
          </w:p>
        </w:tc>
      </w:tr>
      <w:tr w:rsidR="003F31FD" w:rsidRPr="00BC6E10" w14:paraId="534A48AB" w14:textId="77777777" w:rsidTr="00A506B6">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9CDDA47"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3BB373"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L’utente inserisce i dati:</w:t>
            </w:r>
          </w:p>
          <w:p w14:paraId="026044EF" w14:textId="0F6239F6" w:rsidR="003F31FD" w:rsidRPr="003F31FD" w:rsidRDefault="00092CD3" w:rsidP="003F31FD">
            <w:pPr>
              <w:pStyle w:val="Paragrafoelenco"/>
              <w:widowControl/>
              <w:numPr>
                <w:ilvl w:val="0"/>
                <w:numId w:val="33"/>
              </w:numPr>
              <w:suppressAutoHyphens w:val="0"/>
              <w:ind w:left="397"/>
              <w:rPr>
                <w:rFonts w:cs="Calibri"/>
              </w:rPr>
            </w:pPr>
            <w:r>
              <w:rPr>
                <w:rFonts w:cs="Calibri"/>
              </w:rPr>
              <w:t>Nome Utente</w:t>
            </w:r>
          </w:p>
          <w:p w14:paraId="42412591" w14:textId="77777777" w:rsidR="003F31FD" w:rsidRPr="003F31FD" w:rsidRDefault="003F31FD" w:rsidP="003F31FD">
            <w:pPr>
              <w:pStyle w:val="Paragrafoelenco"/>
              <w:widowControl/>
              <w:numPr>
                <w:ilvl w:val="0"/>
                <w:numId w:val="33"/>
              </w:numPr>
              <w:suppressAutoHyphens w:val="0"/>
              <w:ind w:left="397"/>
              <w:rPr>
                <w:rFonts w:cs="Calibri"/>
              </w:rPr>
            </w:pPr>
            <w:r w:rsidRPr="003F31FD">
              <w:rPr>
                <w:rFonts w:cs="Calibri"/>
              </w:rPr>
              <w:t>Password</w:t>
            </w:r>
          </w:p>
        </w:tc>
        <w:tc>
          <w:tcPr>
            <w:tcW w:w="3328" w:type="dxa"/>
            <w:tcBorders>
              <w:top w:val="single" w:sz="4" w:space="0" w:color="auto"/>
              <w:left w:val="single" w:sz="4" w:space="0" w:color="auto"/>
              <w:bottom w:val="single" w:sz="4" w:space="0" w:color="auto"/>
              <w:right w:val="single" w:sz="4" w:space="0" w:color="auto"/>
            </w:tcBorders>
          </w:tcPr>
          <w:p w14:paraId="584B13FA" w14:textId="77777777" w:rsidR="003F31FD" w:rsidRPr="003F31FD" w:rsidRDefault="003F31FD">
            <w:pPr>
              <w:spacing w:line="256" w:lineRule="auto"/>
              <w:rPr>
                <w:rFonts w:ascii="Calibri" w:hAnsi="Calibri" w:cs="Calibri"/>
              </w:rPr>
            </w:pPr>
          </w:p>
        </w:tc>
      </w:tr>
      <w:tr w:rsidR="003F31FD" w:rsidRPr="00BC6E10" w14:paraId="6A7CEC39"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3D2A2B5"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2B8EABF" w14:textId="77777777" w:rsidR="003F31FD" w:rsidRPr="003F31FD" w:rsidRDefault="003F31F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1277EE" w14:textId="164269AE"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controlla la correttezza dei dati e</w:t>
            </w:r>
            <w:r w:rsidR="00E97828">
              <w:rPr>
                <w:rFonts w:ascii="Calibri" w:hAnsi="Calibri" w:cs="Calibri"/>
              </w:rPr>
              <w:t xml:space="preserve"> se</w:t>
            </w:r>
            <w:r w:rsidRPr="003F31FD">
              <w:rPr>
                <w:rFonts w:ascii="Calibri" w:hAnsi="Calibri" w:cs="Calibri"/>
              </w:rPr>
              <w:t xml:space="preserve"> i dati </w:t>
            </w:r>
            <w:r w:rsidR="00E97828">
              <w:rPr>
                <w:rFonts w:ascii="Calibri" w:hAnsi="Calibri" w:cs="Calibri"/>
              </w:rPr>
              <w:t>combaciano con uno degli account disponibili nel server</w:t>
            </w:r>
          </w:p>
          <w:p w14:paraId="7E8FB76E"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reindirizza l’utente alla home page</w:t>
            </w:r>
          </w:p>
        </w:tc>
      </w:tr>
      <w:tr w:rsidR="003F31FD" w:rsidRPr="00BC6E10" w14:paraId="48158B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57F2AE3" w14:textId="77777777" w:rsidR="003F31FD" w:rsidRPr="003F31FD" w:rsidRDefault="003F31FD">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9D1AB0" w14:textId="1DB52548" w:rsidR="003F31FD" w:rsidRPr="003F31FD" w:rsidRDefault="003F31FD">
            <w:pPr>
              <w:spacing w:line="256" w:lineRule="auto"/>
              <w:rPr>
                <w:rFonts w:ascii="Calibri" w:hAnsi="Calibri" w:cs="Calibri"/>
              </w:rPr>
            </w:pPr>
            <w:r w:rsidRPr="003F31FD">
              <w:rPr>
                <w:rFonts w:ascii="Calibri" w:hAnsi="Calibri" w:cs="Calibri"/>
              </w:rPr>
              <w:t xml:space="preserve">Se il sistema rileva dati non corretti al passo 4 viene </w:t>
            </w:r>
            <w:r w:rsidR="007A1113">
              <w:rPr>
                <w:rFonts w:ascii="Calibri" w:hAnsi="Calibri" w:cs="Calibri"/>
              </w:rPr>
              <w:t xml:space="preserve">reindirizzato nella pagina </w:t>
            </w:r>
            <w:r w:rsidR="00977496">
              <w:rPr>
                <w:rFonts w:ascii="Calibri" w:hAnsi="Calibri" w:cs="Calibri"/>
              </w:rPr>
              <w:t xml:space="preserve">di </w:t>
            </w:r>
            <w:r w:rsidR="00977496" w:rsidRPr="003F31FD">
              <w:rPr>
                <w:rFonts w:ascii="Calibri" w:hAnsi="Calibri" w:cs="Calibri"/>
              </w:rPr>
              <w:t>errore</w:t>
            </w:r>
            <w:r w:rsidRPr="003F31FD">
              <w:rPr>
                <w:rFonts w:ascii="Calibri" w:hAnsi="Calibri" w:cs="Calibri"/>
              </w:rPr>
              <w:t xml:space="preserve"> (UC </w:t>
            </w:r>
            <w:r w:rsidR="00313BC5">
              <w:rPr>
                <w:rFonts w:ascii="Calibri" w:hAnsi="Calibri" w:cs="Calibri"/>
              </w:rPr>
              <w:t>9</w:t>
            </w:r>
            <w:r w:rsidRPr="003F31FD">
              <w:rPr>
                <w:rFonts w:ascii="Calibri" w:hAnsi="Calibri" w:cs="Calibri"/>
              </w:rPr>
              <w:t>.1 Dati errati)</w:t>
            </w:r>
          </w:p>
        </w:tc>
      </w:tr>
      <w:tr w:rsidR="003F31FD" w:rsidRPr="00BC6E10" w14:paraId="123BF7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9D7A50" w14:textId="77777777" w:rsidR="003F31FD" w:rsidRPr="003F31FD" w:rsidRDefault="003F31FD">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D6A4DEB" w14:textId="62F7C46A" w:rsidR="003F31FD" w:rsidRPr="003F31FD" w:rsidRDefault="003F31FD">
            <w:pPr>
              <w:spacing w:line="256" w:lineRule="auto"/>
              <w:rPr>
                <w:rFonts w:ascii="Calibri" w:hAnsi="Calibri" w:cs="Calibri"/>
              </w:rPr>
            </w:pPr>
            <w:r w:rsidRPr="003F31FD">
              <w:rPr>
                <w:rFonts w:ascii="Calibri" w:hAnsi="Calibri" w:cs="Calibri"/>
              </w:rPr>
              <w:t>L’utente si trova</w:t>
            </w:r>
            <w:r w:rsidR="00E77C9D">
              <w:rPr>
                <w:rFonts w:ascii="Calibri" w:hAnsi="Calibri" w:cs="Calibri"/>
              </w:rPr>
              <w:t xml:space="preserve"> sulla pagina dati personali</w:t>
            </w:r>
          </w:p>
        </w:tc>
      </w:tr>
    </w:tbl>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tbl>
      <w:tblPr>
        <w:tblW w:w="0" w:type="auto"/>
        <w:tblLook w:val="04A0" w:firstRow="1" w:lastRow="0" w:firstColumn="1" w:lastColumn="0" w:noHBand="0" w:noVBand="1"/>
      </w:tblPr>
      <w:tblGrid>
        <w:gridCol w:w="2971"/>
        <w:gridCol w:w="3328"/>
        <w:gridCol w:w="3328"/>
      </w:tblGrid>
      <w:tr w:rsidR="00C60B0E" w:rsidRPr="00BC6E10" w14:paraId="7078C28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034EF7" w14:textId="77777777" w:rsidR="00C60B0E" w:rsidRPr="00C60B0E" w:rsidRDefault="00C60B0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F92E7A" w14:textId="7644B7D7" w:rsidR="00C60B0E" w:rsidRPr="00C60B0E" w:rsidRDefault="00C60B0E">
            <w:pPr>
              <w:spacing w:line="256" w:lineRule="auto"/>
              <w:rPr>
                <w:rFonts w:ascii="Calibri" w:hAnsi="Calibri" w:cs="Calibri"/>
              </w:rPr>
            </w:pPr>
            <w:r w:rsidRPr="00C60B0E">
              <w:rPr>
                <w:rFonts w:ascii="Calibri" w:hAnsi="Calibri" w:cs="Calibri"/>
              </w:rPr>
              <w:t xml:space="preserve">UC </w:t>
            </w:r>
            <w:r w:rsidR="00F71F18">
              <w:rPr>
                <w:rFonts w:ascii="Calibri" w:hAnsi="Calibri" w:cs="Calibri"/>
              </w:rPr>
              <w:t>9</w:t>
            </w:r>
            <w:r w:rsidRPr="00C60B0E">
              <w:rPr>
                <w:rFonts w:ascii="Calibri" w:hAnsi="Calibri" w:cs="Calibri"/>
              </w:rPr>
              <w:t>.1 – Dati errati</w:t>
            </w:r>
          </w:p>
        </w:tc>
      </w:tr>
      <w:tr w:rsidR="00C60B0E" w:rsidRPr="00BC6E10" w14:paraId="4E10D1AC"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CAB3F1" w14:textId="77777777" w:rsidR="00C60B0E" w:rsidRPr="00C60B0E" w:rsidRDefault="00C60B0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265FFBC" w14:textId="77777777" w:rsidR="00C60B0E" w:rsidRPr="00C60B0E" w:rsidRDefault="00C60B0E">
            <w:pPr>
              <w:spacing w:line="256" w:lineRule="auto"/>
              <w:rPr>
                <w:rFonts w:ascii="Calibri" w:hAnsi="Calibri" w:cs="Calibri"/>
              </w:rPr>
            </w:pPr>
            <w:r w:rsidRPr="00C60B0E">
              <w:rPr>
                <w:rFonts w:ascii="Calibri" w:hAnsi="Calibri" w:cs="Calibri"/>
              </w:rPr>
              <w:t>Utente</w:t>
            </w:r>
          </w:p>
        </w:tc>
      </w:tr>
      <w:tr w:rsidR="00C60B0E" w:rsidRPr="00BC6E10" w14:paraId="64C25F2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6488F6B" w14:textId="77777777" w:rsidR="00C60B0E" w:rsidRPr="00C60B0E" w:rsidRDefault="00C60B0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B2F734" w14:textId="1157739E" w:rsidR="00C60B0E" w:rsidRPr="00C60B0E" w:rsidRDefault="00427EC0">
            <w:pPr>
              <w:spacing w:line="256" w:lineRule="auto"/>
              <w:rPr>
                <w:rFonts w:ascii="Calibri" w:hAnsi="Calibri" w:cs="Calibri"/>
              </w:rPr>
            </w:pPr>
            <w:r>
              <w:rPr>
                <w:rFonts w:ascii="Calibri" w:hAnsi="Calibri" w:cs="Calibri"/>
              </w:rPr>
              <w:t>I</w:t>
            </w:r>
            <w:r w:rsidR="00C60B0E" w:rsidRPr="00C60B0E">
              <w:rPr>
                <w:rFonts w:ascii="Calibri" w:hAnsi="Calibri" w:cs="Calibri"/>
              </w:rPr>
              <w:t xml:space="preserve">l sistema rileva dati non corretti nel form di login </w:t>
            </w:r>
          </w:p>
        </w:tc>
      </w:tr>
      <w:tr w:rsidR="00C60B0E" w:rsidRPr="00BC6E10" w14:paraId="3F61F86A" w14:textId="77777777" w:rsidTr="004B605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FC85BA5" w14:textId="77777777" w:rsidR="00C60B0E" w:rsidRPr="00C60B0E" w:rsidRDefault="00C60B0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707693" w14:textId="77777777" w:rsidR="00C60B0E" w:rsidRPr="00C60B0E" w:rsidRDefault="00C60B0E">
            <w:pPr>
              <w:spacing w:line="256" w:lineRule="auto"/>
              <w:jc w:val="center"/>
              <w:rPr>
                <w:rFonts w:ascii="Calibri" w:hAnsi="Calibri" w:cs="Calibri"/>
              </w:rPr>
            </w:pPr>
            <w:r w:rsidRPr="00C60B0E">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81B0A2" w14:textId="77777777" w:rsidR="00C60B0E" w:rsidRPr="00C60B0E" w:rsidRDefault="00C60B0E">
            <w:pPr>
              <w:spacing w:line="256" w:lineRule="auto"/>
              <w:jc w:val="center"/>
              <w:rPr>
                <w:rFonts w:ascii="Calibri" w:hAnsi="Calibri" w:cs="Calibri"/>
              </w:rPr>
            </w:pPr>
            <w:r w:rsidRPr="00C60B0E">
              <w:rPr>
                <w:rFonts w:ascii="Calibri" w:hAnsi="Calibri" w:cs="Calibri"/>
              </w:rPr>
              <w:t>Sistema</w:t>
            </w:r>
          </w:p>
        </w:tc>
      </w:tr>
      <w:tr w:rsidR="004B605E" w:rsidRPr="00BC6E10" w14:paraId="772A92A5" w14:textId="77777777" w:rsidTr="00651770">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C83D1E0" w14:textId="77777777" w:rsidR="004B605E" w:rsidRPr="00C60B0E" w:rsidRDefault="004B605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A9D55CB" w14:textId="50F0FA4D" w:rsidR="004B605E" w:rsidRPr="00C60B0E" w:rsidRDefault="004B605E" w:rsidP="004B605E">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116F555D" w14:textId="73052A54" w:rsidR="004B605E" w:rsidRPr="00C60B0E" w:rsidRDefault="004B605E" w:rsidP="00C60B0E">
            <w:pPr>
              <w:numPr>
                <w:ilvl w:val="0"/>
                <w:numId w:val="35"/>
              </w:numPr>
              <w:spacing w:line="256" w:lineRule="auto"/>
              <w:rPr>
                <w:rFonts w:ascii="Calibri" w:hAnsi="Calibri" w:cs="Calibri"/>
              </w:rPr>
            </w:pPr>
            <w:r w:rsidRPr="00C60B0E">
              <w:rPr>
                <w:rFonts w:ascii="Calibri" w:hAnsi="Calibri" w:cs="Calibri"/>
              </w:rPr>
              <w:t xml:space="preserve">Il sistema </w:t>
            </w:r>
            <w:r>
              <w:rPr>
                <w:rFonts w:ascii="Calibri" w:hAnsi="Calibri" w:cs="Calibri"/>
              </w:rPr>
              <w:t>mostra l’</w:t>
            </w:r>
            <w:r w:rsidRPr="00C60B0E">
              <w:rPr>
                <w:rFonts w:ascii="Calibri" w:hAnsi="Calibri" w:cs="Calibri"/>
              </w:rPr>
              <w:t>errore “credenziali non valide”</w:t>
            </w:r>
          </w:p>
        </w:tc>
      </w:tr>
      <w:tr w:rsidR="00C60B0E" w:rsidRPr="00BC6E10" w14:paraId="025703A8"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4B42938" w14:textId="77777777" w:rsidR="00C60B0E" w:rsidRPr="00C60B0E" w:rsidRDefault="00C60B0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9E19F8" w14:textId="77777777" w:rsidR="00C60B0E" w:rsidRPr="00C60B0E" w:rsidRDefault="00C60B0E">
            <w:pPr>
              <w:spacing w:line="256" w:lineRule="auto"/>
              <w:rPr>
                <w:rFonts w:ascii="Calibri" w:hAnsi="Calibri" w:cs="Calibri"/>
              </w:rPr>
            </w:pPr>
          </w:p>
        </w:tc>
      </w:tr>
      <w:tr w:rsidR="00C60B0E" w:rsidRPr="00BC6E10" w14:paraId="05AF8DB0"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33FF39" w14:textId="77777777" w:rsidR="00C60B0E" w:rsidRPr="00C60B0E" w:rsidRDefault="00C60B0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D31A94" w14:textId="5A4F15DD" w:rsidR="00C60B0E" w:rsidRPr="00C60B0E" w:rsidRDefault="00427EC0">
            <w:pPr>
              <w:spacing w:line="256" w:lineRule="auto"/>
              <w:rPr>
                <w:rFonts w:ascii="Calibri" w:hAnsi="Calibri" w:cs="Calibri"/>
              </w:rPr>
            </w:pPr>
            <w:r>
              <w:rPr>
                <w:rFonts w:ascii="Calibri" w:hAnsi="Calibri" w:cs="Calibri"/>
              </w:rPr>
              <w:t>L</w:t>
            </w:r>
            <w:r w:rsidR="00C60B0E" w:rsidRPr="00C60B0E">
              <w:rPr>
                <w:rFonts w:ascii="Calibri" w:hAnsi="Calibri" w:cs="Calibri"/>
              </w:rPr>
              <w:t xml:space="preserve">’utente si trova sulla </w:t>
            </w:r>
            <w:r w:rsidR="00C91273">
              <w:rPr>
                <w:rFonts w:ascii="Calibri" w:hAnsi="Calibri" w:cs="Calibri"/>
              </w:rPr>
              <w:t>pagina di errore</w:t>
            </w:r>
          </w:p>
        </w:tc>
      </w:tr>
    </w:tbl>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tbl>
      <w:tblPr>
        <w:tblW w:w="0" w:type="auto"/>
        <w:tblLook w:val="04A0" w:firstRow="1" w:lastRow="0" w:firstColumn="1" w:lastColumn="0" w:noHBand="0" w:noVBand="1"/>
      </w:tblPr>
      <w:tblGrid>
        <w:gridCol w:w="2971"/>
        <w:gridCol w:w="3328"/>
        <w:gridCol w:w="3328"/>
      </w:tblGrid>
      <w:tr w:rsidR="003C3E75" w:rsidRPr="00BC6E10" w14:paraId="079BA2D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68D058" w14:textId="77777777" w:rsidR="003C3E75" w:rsidRPr="003C3E75" w:rsidRDefault="003C3E75">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A0D9F0D" w14:textId="442427D7" w:rsidR="003C3E75" w:rsidRPr="003C3E75" w:rsidRDefault="003C3E75">
            <w:pPr>
              <w:spacing w:line="256" w:lineRule="auto"/>
              <w:rPr>
                <w:rFonts w:ascii="Calibri" w:hAnsi="Calibri" w:cs="Calibri"/>
              </w:rPr>
            </w:pPr>
            <w:r w:rsidRPr="003C3E75">
              <w:rPr>
                <w:rFonts w:ascii="Calibri" w:hAnsi="Calibri" w:cs="Calibri"/>
              </w:rPr>
              <w:t>UC 1</w:t>
            </w:r>
            <w:r>
              <w:rPr>
                <w:rFonts w:ascii="Calibri" w:hAnsi="Calibri" w:cs="Calibri"/>
              </w:rPr>
              <w:t>0</w:t>
            </w:r>
            <w:r w:rsidRPr="003C3E75">
              <w:rPr>
                <w:rFonts w:ascii="Calibri" w:hAnsi="Calibri" w:cs="Calibri"/>
              </w:rPr>
              <w:t xml:space="preserve"> – Visualizza Home Page</w:t>
            </w:r>
          </w:p>
        </w:tc>
      </w:tr>
      <w:tr w:rsidR="003C3E75" w:rsidRPr="00BC6E10" w14:paraId="67AC0D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C217BF" w14:textId="77777777" w:rsidR="003C3E75" w:rsidRPr="003C3E75" w:rsidRDefault="003C3E75">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15E2D6" w14:textId="77777777" w:rsidR="003C3E75" w:rsidRPr="003C3E75" w:rsidRDefault="003C3E75">
            <w:pPr>
              <w:spacing w:line="256" w:lineRule="auto"/>
              <w:rPr>
                <w:rFonts w:ascii="Calibri" w:hAnsi="Calibri" w:cs="Calibri"/>
              </w:rPr>
            </w:pPr>
            <w:r w:rsidRPr="003C3E75">
              <w:rPr>
                <w:rFonts w:ascii="Calibri" w:hAnsi="Calibri" w:cs="Calibri"/>
              </w:rPr>
              <w:t>Utente</w:t>
            </w:r>
          </w:p>
        </w:tc>
      </w:tr>
      <w:tr w:rsidR="003C3E75" w:rsidRPr="00BC6E10" w14:paraId="3AE6956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9568D5" w14:textId="77777777" w:rsidR="003C3E75" w:rsidRPr="003C3E75" w:rsidRDefault="003C3E75">
            <w:pPr>
              <w:spacing w:line="256" w:lineRule="auto"/>
              <w:rPr>
                <w:rFonts w:ascii="Calibri" w:hAnsi="Calibri" w:cs="Calibri"/>
              </w:rPr>
            </w:pPr>
            <w:r w:rsidRPr="003C3E7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E39C0E" w14:textId="77777777" w:rsidR="003C3E75" w:rsidRPr="003C3E75" w:rsidRDefault="003C3E75">
            <w:pPr>
              <w:spacing w:line="256" w:lineRule="auto"/>
              <w:rPr>
                <w:rFonts w:ascii="Calibri" w:hAnsi="Calibri" w:cs="Calibri"/>
              </w:rPr>
            </w:pPr>
            <w:r w:rsidRPr="003C3E75">
              <w:rPr>
                <w:rFonts w:ascii="Calibri" w:hAnsi="Calibri" w:cs="Calibri"/>
              </w:rPr>
              <w:t>L’utente si trova su qualsiasi pagina del sito</w:t>
            </w:r>
          </w:p>
        </w:tc>
      </w:tr>
      <w:tr w:rsidR="003C3E75" w:rsidRPr="00BC6E10" w14:paraId="42E29153"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AFEAC32" w14:textId="77777777" w:rsidR="003C3E75" w:rsidRPr="003C3E75" w:rsidRDefault="003C3E75">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0C5D7" w14:textId="77777777" w:rsidR="003C3E75" w:rsidRPr="003C3E75" w:rsidRDefault="003C3E75">
            <w:pPr>
              <w:spacing w:line="256" w:lineRule="auto"/>
              <w:jc w:val="center"/>
              <w:rPr>
                <w:rFonts w:ascii="Calibri" w:hAnsi="Calibri" w:cs="Calibri"/>
              </w:rPr>
            </w:pPr>
            <w:r w:rsidRPr="003C3E7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52B47B" w14:textId="77777777" w:rsidR="003C3E75" w:rsidRPr="003C3E75" w:rsidRDefault="003C3E75">
            <w:pPr>
              <w:spacing w:line="256" w:lineRule="auto"/>
              <w:jc w:val="center"/>
              <w:rPr>
                <w:rFonts w:ascii="Calibri" w:hAnsi="Calibri" w:cs="Calibri"/>
              </w:rPr>
            </w:pPr>
            <w:r w:rsidRPr="003C3E75">
              <w:rPr>
                <w:rFonts w:ascii="Calibri" w:hAnsi="Calibri" w:cs="Calibri"/>
              </w:rPr>
              <w:t>Sistema</w:t>
            </w:r>
          </w:p>
        </w:tc>
      </w:tr>
      <w:tr w:rsidR="003C3E75" w:rsidRPr="00BC6E10" w14:paraId="6C7BAF26"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EDF14D"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4EC9C7" w14:textId="4260158E"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 xml:space="preserve">L’utente clicca </w:t>
            </w:r>
            <w:r w:rsidR="0034611C">
              <w:rPr>
                <w:rFonts w:ascii="Calibri" w:hAnsi="Calibri" w:cs="Calibri"/>
              </w:rPr>
              <w:t>sull’icona de</w:t>
            </w:r>
            <w:r w:rsidR="001D6A90">
              <w:rPr>
                <w:rFonts w:ascii="Calibri" w:hAnsi="Calibri" w:cs="Calibri"/>
              </w:rPr>
              <w:t xml:space="preserve">l vinile </w:t>
            </w:r>
            <w:r w:rsidR="00F806EE">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089F909E" w14:textId="77777777" w:rsidR="003C3E75" w:rsidRPr="003C3E75" w:rsidRDefault="003C3E75">
            <w:pPr>
              <w:spacing w:line="256" w:lineRule="auto"/>
              <w:rPr>
                <w:rFonts w:ascii="Calibri" w:hAnsi="Calibri" w:cs="Calibri"/>
              </w:rPr>
            </w:pPr>
          </w:p>
        </w:tc>
      </w:tr>
      <w:tr w:rsidR="003C3E75" w:rsidRPr="00BC6E10" w14:paraId="574CE5F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FB3605"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544957"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8E5B2F" w14:textId="77777777"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C3E75" w:rsidRPr="00BC6E10" w14:paraId="45A8897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F81BC" w14:textId="77777777" w:rsidR="003C3E75" w:rsidRPr="003C3E75" w:rsidRDefault="003C3E75">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FC0E1F0" w14:textId="77777777" w:rsidR="003C3E75" w:rsidRPr="003C3E75" w:rsidRDefault="003C3E75">
            <w:pPr>
              <w:spacing w:line="256" w:lineRule="auto"/>
              <w:rPr>
                <w:rFonts w:ascii="Calibri" w:hAnsi="Calibri" w:cs="Calibri"/>
              </w:rPr>
            </w:pPr>
          </w:p>
        </w:tc>
      </w:tr>
      <w:tr w:rsidR="003C3E75" w:rsidRPr="00BC6E10" w14:paraId="7C035D5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AE1C1A" w14:textId="77777777" w:rsidR="003C3E75" w:rsidRPr="003C3E75" w:rsidRDefault="003C3E75">
            <w:pPr>
              <w:spacing w:line="256" w:lineRule="auto"/>
              <w:rPr>
                <w:rFonts w:ascii="Calibri" w:hAnsi="Calibri" w:cs="Calibri"/>
              </w:rPr>
            </w:pPr>
            <w:r w:rsidRPr="003C3E7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B79000A" w14:textId="77777777" w:rsidR="003C3E75" w:rsidRPr="003C3E75" w:rsidRDefault="003C3E75">
            <w:pPr>
              <w:spacing w:line="256" w:lineRule="auto"/>
              <w:rPr>
                <w:rFonts w:ascii="Calibri" w:hAnsi="Calibri" w:cs="Calibri"/>
              </w:rPr>
            </w:pPr>
            <w:r w:rsidRPr="003C3E75">
              <w:rPr>
                <w:rFonts w:ascii="Calibri" w:hAnsi="Calibri" w:cs="Calibri"/>
              </w:rPr>
              <w:t>L’utente si trova sulla home page</w:t>
            </w:r>
          </w:p>
        </w:tc>
      </w:tr>
    </w:tbl>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tbl>
      <w:tblPr>
        <w:tblW w:w="0" w:type="auto"/>
        <w:tblLook w:val="04A0" w:firstRow="1" w:lastRow="0" w:firstColumn="1" w:lastColumn="0" w:noHBand="0" w:noVBand="1"/>
      </w:tblPr>
      <w:tblGrid>
        <w:gridCol w:w="2971"/>
        <w:gridCol w:w="3328"/>
        <w:gridCol w:w="3328"/>
      </w:tblGrid>
      <w:tr w:rsidR="003B3C55" w:rsidRPr="00BC6E10" w14:paraId="2BF8DC0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19F276" w14:textId="77777777" w:rsidR="003B3C55" w:rsidRPr="003B3C55" w:rsidRDefault="003B3C55">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77976B" w14:textId="50236902" w:rsidR="003B3C55" w:rsidRPr="003B3C55" w:rsidRDefault="003B3C55">
            <w:pPr>
              <w:spacing w:line="256" w:lineRule="auto"/>
              <w:rPr>
                <w:rFonts w:ascii="Calibri" w:hAnsi="Calibri" w:cs="Calibri"/>
              </w:rPr>
            </w:pPr>
            <w:r w:rsidRPr="003B3C55">
              <w:rPr>
                <w:rFonts w:ascii="Calibri" w:hAnsi="Calibri" w:cs="Calibri"/>
              </w:rPr>
              <w:t>UC 1</w:t>
            </w:r>
            <w:r w:rsidR="004A0C87">
              <w:rPr>
                <w:rFonts w:ascii="Calibri" w:hAnsi="Calibri" w:cs="Calibri"/>
              </w:rPr>
              <w:t>1</w:t>
            </w:r>
            <w:r w:rsidRPr="003B3C55">
              <w:rPr>
                <w:rFonts w:ascii="Calibri" w:hAnsi="Calibri" w:cs="Calibri"/>
              </w:rPr>
              <w:t xml:space="preserve"> – Visualizza Area Personale</w:t>
            </w:r>
          </w:p>
        </w:tc>
      </w:tr>
      <w:tr w:rsidR="003B3C55" w:rsidRPr="00BC6E10" w14:paraId="22FC02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1EEC6A" w14:textId="77777777" w:rsidR="003B3C55" w:rsidRPr="003B3C55" w:rsidRDefault="003B3C55">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60647F" w14:textId="77777777" w:rsidR="003B3C55" w:rsidRPr="003B3C55" w:rsidRDefault="003B3C55">
            <w:pPr>
              <w:spacing w:line="256" w:lineRule="auto"/>
              <w:rPr>
                <w:rFonts w:ascii="Calibri" w:hAnsi="Calibri" w:cs="Calibri"/>
              </w:rPr>
            </w:pPr>
            <w:r w:rsidRPr="003B3C55">
              <w:rPr>
                <w:rFonts w:ascii="Calibri" w:hAnsi="Calibri" w:cs="Calibri"/>
              </w:rPr>
              <w:t>Utente</w:t>
            </w:r>
          </w:p>
        </w:tc>
      </w:tr>
      <w:tr w:rsidR="003B3C55" w:rsidRPr="00BC6E10" w14:paraId="60A36D9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F022BA" w14:textId="77777777" w:rsidR="003B3C55" w:rsidRPr="003B3C55" w:rsidRDefault="003B3C55">
            <w:pPr>
              <w:spacing w:line="256" w:lineRule="auto"/>
              <w:rPr>
                <w:rFonts w:ascii="Calibri" w:hAnsi="Calibri" w:cs="Calibri"/>
              </w:rPr>
            </w:pPr>
            <w:r w:rsidRPr="003B3C5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F71179A" w14:textId="77777777" w:rsidR="003B3C55" w:rsidRPr="003B3C55" w:rsidRDefault="003B3C55">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3B3C55" w:rsidRPr="00BC6E10" w14:paraId="4AA70C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8AF7957" w14:textId="77777777" w:rsidR="003B3C55" w:rsidRPr="003B3C55" w:rsidRDefault="003B3C55">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EEFBE" w14:textId="77777777" w:rsidR="003B3C55" w:rsidRPr="003B3C55" w:rsidRDefault="003B3C55">
            <w:pPr>
              <w:spacing w:line="256" w:lineRule="auto"/>
              <w:jc w:val="center"/>
              <w:rPr>
                <w:rFonts w:ascii="Calibri" w:hAnsi="Calibri" w:cs="Calibri"/>
              </w:rPr>
            </w:pPr>
            <w:r w:rsidRPr="003B3C5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3D05703" w14:textId="77777777" w:rsidR="003B3C55" w:rsidRPr="003B3C55" w:rsidRDefault="003B3C55">
            <w:pPr>
              <w:spacing w:line="256" w:lineRule="auto"/>
              <w:jc w:val="center"/>
              <w:rPr>
                <w:rFonts w:ascii="Calibri" w:hAnsi="Calibri" w:cs="Calibri"/>
              </w:rPr>
            </w:pPr>
            <w:r w:rsidRPr="003B3C55">
              <w:rPr>
                <w:rFonts w:ascii="Calibri" w:hAnsi="Calibri" w:cs="Calibri"/>
              </w:rPr>
              <w:t>Sistema</w:t>
            </w:r>
          </w:p>
        </w:tc>
      </w:tr>
      <w:tr w:rsidR="003B3C55" w:rsidRPr="00BC6E10" w14:paraId="06BF989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8BA88B"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CD8FD2" w14:textId="1531668F"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 xml:space="preserve">L’utente clicca </w:t>
            </w:r>
            <w:r w:rsidR="00A836B6">
              <w:rPr>
                <w:rFonts w:ascii="Calibri" w:hAnsi="Calibri" w:cs="Calibri"/>
              </w:rPr>
              <w:t xml:space="preserve">sullla scritta </w:t>
            </w:r>
            <w:r w:rsidRPr="003B3C55">
              <w:rPr>
                <w:rFonts w:ascii="Calibri" w:hAnsi="Calibri" w:cs="Calibri"/>
                <w:i/>
                <w:iCs/>
              </w:rPr>
              <w:t xml:space="preserve">Area Personale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E135563" w14:textId="77777777" w:rsidR="003B3C55" w:rsidRPr="003B3C55" w:rsidRDefault="003B3C55">
            <w:pPr>
              <w:spacing w:line="256" w:lineRule="auto"/>
              <w:rPr>
                <w:rFonts w:ascii="Calibri" w:hAnsi="Calibri" w:cs="Calibri"/>
              </w:rPr>
            </w:pPr>
          </w:p>
        </w:tc>
      </w:tr>
      <w:tr w:rsidR="003B3C55" w:rsidRPr="006C1193" w14:paraId="3816C73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4DF30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C72593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D694C8" w14:textId="77777777"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p>
        </w:tc>
      </w:tr>
      <w:tr w:rsidR="003B3C55" w:rsidRPr="00BC6E10" w14:paraId="60E87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CE4C3D2" w14:textId="77777777" w:rsidR="003B3C55" w:rsidRPr="003B3C55" w:rsidRDefault="003B3C55">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393664" w14:textId="77777777" w:rsidR="003B3C55" w:rsidRPr="003B3C55" w:rsidRDefault="003B3C55">
            <w:pPr>
              <w:spacing w:line="256" w:lineRule="auto"/>
              <w:rPr>
                <w:rFonts w:ascii="Calibri" w:hAnsi="Calibri" w:cs="Calibri"/>
              </w:rPr>
            </w:pPr>
          </w:p>
        </w:tc>
      </w:tr>
      <w:tr w:rsidR="003B3C55" w:rsidRPr="00BC6E10" w14:paraId="2F6011F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616B6E" w14:textId="77777777" w:rsidR="003B3C55" w:rsidRPr="003B3C55" w:rsidRDefault="003B3C55">
            <w:pPr>
              <w:spacing w:line="256" w:lineRule="auto"/>
              <w:rPr>
                <w:rFonts w:ascii="Calibri" w:hAnsi="Calibri" w:cs="Calibri"/>
              </w:rPr>
            </w:pPr>
            <w:r w:rsidRPr="003B3C5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634522" w14:textId="77777777" w:rsidR="003B3C55" w:rsidRPr="003B3C55" w:rsidRDefault="003B3C55">
            <w:pPr>
              <w:spacing w:line="256" w:lineRule="auto"/>
              <w:rPr>
                <w:rFonts w:ascii="Calibri" w:hAnsi="Calibri" w:cs="Calibri"/>
              </w:rPr>
            </w:pPr>
            <w:r w:rsidRPr="003B3C55">
              <w:rPr>
                <w:rFonts w:ascii="Calibri" w:hAnsi="Calibri" w:cs="Calibri"/>
              </w:rPr>
              <w:t>L’utente si trova nell’Area Personale</w:t>
            </w:r>
          </w:p>
        </w:tc>
      </w:tr>
    </w:tbl>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01FD201A" w14:textId="7AF171C1" w:rsidR="00413A71" w:rsidRPr="00413A71" w:rsidRDefault="00413A71" w:rsidP="00413A71">
      <w:pPr>
        <w:rPr>
          <w:rFonts w:ascii="Calibri" w:hAnsi="Calibri" w:cs="Calibri"/>
        </w:rPr>
      </w:pPr>
      <w:r w:rsidRPr="00413A71">
        <w:rPr>
          <w:rFonts w:ascii="Calibri" w:hAnsi="Calibri" w:cs="Calibri"/>
        </w:rPr>
        <w:lastRenderedPageBreak/>
        <w:t>Caso d’uso 1</w:t>
      </w:r>
      <w:r>
        <w:rPr>
          <w:rFonts w:ascii="Calibri" w:hAnsi="Calibri" w:cs="Calibri"/>
        </w:rPr>
        <w:t>3</w:t>
      </w:r>
      <w:r w:rsidRPr="00413A71">
        <w:rPr>
          <w:rFonts w:ascii="Calibri" w:hAnsi="Calibri" w:cs="Calibri"/>
        </w:rPr>
        <w:t>: Logout</w:t>
      </w:r>
    </w:p>
    <w:tbl>
      <w:tblPr>
        <w:tblW w:w="0" w:type="auto"/>
        <w:tblLook w:val="04A0" w:firstRow="1" w:lastRow="0" w:firstColumn="1" w:lastColumn="0" w:noHBand="0" w:noVBand="1"/>
      </w:tblPr>
      <w:tblGrid>
        <w:gridCol w:w="2971"/>
        <w:gridCol w:w="3328"/>
        <w:gridCol w:w="3328"/>
      </w:tblGrid>
      <w:tr w:rsidR="00413A71" w:rsidRPr="00BC6E10" w14:paraId="1E3B3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C535C6" w14:textId="77777777" w:rsidR="00413A71" w:rsidRPr="00413A71" w:rsidRDefault="00413A71">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ACCCD7" w14:textId="1E20DBC1" w:rsidR="00413A71" w:rsidRPr="00413A71" w:rsidRDefault="00413A71">
            <w:pPr>
              <w:spacing w:line="256" w:lineRule="auto"/>
              <w:rPr>
                <w:rFonts w:ascii="Calibri" w:hAnsi="Calibri" w:cs="Calibri"/>
              </w:rPr>
            </w:pPr>
            <w:r w:rsidRPr="00413A71">
              <w:rPr>
                <w:rFonts w:ascii="Calibri" w:hAnsi="Calibri" w:cs="Calibri"/>
              </w:rPr>
              <w:t>UC 1</w:t>
            </w:r>
            <w:r w:rsidR="00B92ADB">
              <w:rPr>
                <w:rFonts w:ascii="Calibri" w:hAnsi="Calibri" w:cs="Calibri"/>
              </w:rPr>
              <w:t>3</w:t>
            </w:r>
            <w:r w:rsidRPr="00413A71">
              <w:rPr>
                <w:rFonts w:ascii="Calibri" w:hAnsi="Calibri" w:cs="Calibri"/>
              </w:rPr>
              <w:t xml:space="preserve"> – Logout</w:t>
            </w:r>
          </w:p>
        </w:tc>
      </w:tr>
      <w:tr w:rsidR="00413A71" w:rsidRPr="00BC6E10" w14:paraId="07E42B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F107FD" w14:textId="77777777" w:rsidR="00413A71" w:rsidRPr="00413A71" w:rsidRDefault="00413A71">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CC624E" w14:textId="77777777" w:rsidR="00413A71" w:rsidRPr="00413A71" w:rsidRDefault="00413A71">
            <w:pPr>
              <w:spacing w:line="256" w:lineRule="auto"/>
              <w:rPr>
                <w:rFonts w:ascii="Calibri" w:hAnsi="Calibri" w:cs="Calibri"/>
              </w:rPr>
            </w:pPr>
            <w:r w:rsidRPr="00413A71">
              <w:rPr>
                <w:rFonts w:ascii="Calibri" w:hAnsi="Calibri" w:cs="Calibri"/>
              </w:rPr>
              <w:t>Utente</w:t>
            </w:r>
          </w:p>
        </w:tc>
      </w:tr>
      <w:tr w:rsidR="00413A71" w:rsidRPr="00BC6E10" w14:paraId="70CB6CC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76C1716" w14:textId="77777777" w:rsidR="00413A71" w:rsidRPr="00413A71" w:rsidRDefault="00413A71">
            <w:pPr>
              <w:spacing w:line="256" w:lineRule="auto"/>
              <w:rPr>
                <w:rFonts w:ascii="Calibri" w:hAnsi="Calibri" w:cs="Calibri"/>
              </w:rPr>
            </w:pPr>
            <w:r w:rsidRPr="00413A7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BE8A45" w14:textId="30AA7889" w:rsidR="00413A71" w:rsidRPr="00413A71" w:rsidRDefault="00413A71">
            <w:pPr>
              <w:spacing w:line="256" w:lineRule="auto"/>
              <w:rPr>
                <w:rFonts w:ascii="Calibri" w:hAnsi="Calibri" w:cs="Calibri"/>
              </w:rPr>
            </w:pPr>
            <w:r w:rsidRPr="00413A71">
              <w:rPr>
                <w:rFonts w:ascii="Calibri" w:hAnsi="Calibri" w:cs="Calibri"/>
              </w:rPr>
              <w:t xml:space="preserve">L’utente è autenticato e si trova </w:t>
            </w:r>
            <w:r w:rsidR="007431A9">
              <w:rPr>
                <w:rFonts w:ascii="Calibri" w:hAnsi="Calibri" w:cs="Calibri"/>
              </w:rPr>
              <w:t>in qualsiasi pagina</w:t>
            </w:r>
          </w:p>
        </w:tc>
      </w:tr>
      <w:tr w:rsidR="00413A71" w:rsidRPr="00BC6E10" w14:paraId="72B6F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7181356" w14:textId="77777777" w:rsidR="00413A71" w:rsidRPr="00413A71" w:rsidRDefault="00413A71">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AAA163" w14:textId="77777777" w:rsidR="00413A71" w:rsidRPr="00413A71" w:rsidRDefault="00413A71">
            <w:pPr>
              <w:spacing w:line="256" w:lineRule="auto"/>
              <w:jc w:val="center"/>
              <w:rPr>
                <w:rFonts w:ascii="Calibri" w:hAnsi="Calibri" w:cs="Calibri"/>
              </w:rPr>
            </w:pPr>
            <w:r w:rsidRPr="00413A7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FE0FF6" w14:textId="77777777" w:rsidR="00413A71" w:rsidRPr="00413A71" w:rsidRDefault="00413A71">
            <w:pPr>
              <w:spacing w:line="256" w:lineRule="auto"/>
              <w:jc w:val="center"/>
              <w:rPr>
                <w:rFonts w:ascii="Calibri" w:hAnsi="Calibri" w:cs="Calibri"/>
              </w:rPr>
            </w:pPr>
            <w:r w:rsidRPr="00413A71">
              <w:rPr>
                <w:rFonts w:ascii="Calibri" w:hAnsi="Calibri" w:cs="Calibri"/>
              </w:rPr>
              <w:t>Sistema</w:t>
            </w:r>
          </w:p>
        </w:tc>
      </w:tr>
      <w:tr w:rsidR="00413A71" w:rsidRPr="00BC6E10" w14:paraId="0FD59F0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46A7B4"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9C89EB" w14:textId="3A46E1D1"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L’utente clicca s</w:t>
            </w:r>
            <w:r w:rsidR="00B92ADB">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1663DB02" w14:textId="77777777" w:rsidR="00413A71" w:rsidRPr="00413A71" w:rsidRDefault="00413A71">
            <w:pPr>
              <w:spacing w:line="256" w:lineRule="auto"/>
              <w:rPr>
                <w:rFonts w:ascii="Calibri" w:hAnsi="Calibri" w:cs="Calibri"/>
              </w:rPr>
            </w:pPr>
          </w:p>
        </w:tc>
      </w:tr>
      <w:tr w:rsidR="00413A71" w:rsidRPr="006C1193" w14:paraId="10DCDD6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421447"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F10A7A2"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FBC267" w14:textId="7777777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disconnette l’utente</w:t>
            </w:r>
          </w:p>
          <w:p w14:paraId="515DA702" w14:textId="7CA3F16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reindirizza l’utente</w:t>
            </w:r>
            <w:r w:rsidR="00C5089A">
              <w:rPr>
                <w:rFonts w:ascii="Calibri" w:hAnsi="Calibri" w:cs="Calibri"/>
              </w:rPr>
              <w:t>, ora disco</w:t>
            </w:r>
            <w:r w:rsidR="00CA2A7F">
              <w:rPr>
                <w:rFonts w:ascii="Calibri" w:hAnsi="Calibri" w:cs="Calibri"/>
              </w:rPr>
              <w:t>n</w:t>
            </w:r>
            <w:r w:rsidR="00C5089A">
              <w:rPr>
                <w:rFonts w:ascii="Calibri" w:hAnsi="Calibri" w:cs="Calibri"/>
              </w:rPr>
              <w:t>nesso,</w:t>
            </w:r>
            <w:r w:rsidRPr="00413A71">
              <w:rPr>
                <w:rFonts w:ascii="Calibri" w:hAnsi="Calibri" w:cs="Calibri"/>
              </w:rPr>
              <w:t xml:space="preserve"> alla Home Page</w:t>
            </w:r>
          </w:p>
        </w:tc>
      </w:tr>
      <w:tr w:rsidR="00413A71" w:rsidRPr="00BC6E10" w14:paraId="3DD31B7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426A4EB" w14:textId="77777777" w:rsidR="00413A71" w:rsidRPr="00413A71" w:rsidRDefault="00413A71">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917F72" w14:textId="77777777" w:rsidR="00413A71" w:rsidRPr="00413A71" w:rsidRDefault="00413A71">
            <w:pPr>
              <w:spacing w:line="256" w:lineRule="auto"/>
              <w:rPr>
                <w:rFonts w:ascii="Calibri" w:hAnsi="Calibri" w:cs="Calibri"/>
              </w:rPr>
            </w:pPr>
          </w:p>
        </w:tc>
      </w:tr>
      <w:tr w:rsidR="00413A71" w:rsidRPr="00BC6E10" w14:paraId="1ECCE7D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D1A960" w14:textId="77777777" w:rsidR="00413A71" w:rsidRPr="00413A71" w:rsidRDefault="00413A71">
            <w:pPr>
              <w:spacing w:line="256" w:lineRule="auto"/>
              <w:rPr>
                <w:rFonts w:ascii="Calibri" w:hAnsi="Calibri" w:cs="Calibri"/>
              </w:rPr>
            </w:pPr>
            <w:r w:rsidRPr="00413A7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BBF77" w14:textId="77777777" w:rsidR="00413A71" w:rsidRPr="00413A71" w:rsidRDefault="00413A71">
            <w:pPr>
              <w:spacing w:line="256" w:lineRule="auto"/>
              <w:rPr>
                <w:rFonts w:ascii="Calibri" w:hAnsi="Calibri" w:cs="Calibri"/>
              </w:rPr>
            </w:pPr>
            <w:r w:rsidRPr="00413A71">
              <w:rPr>
                <w:rFonts w:ascii="Calibri" w:hAnsi="Calibri" w:cs="Calibri"/>
              </w:rPr>
              <w:t>L’utente si trova nella Home Page</w:t>
            </w:r>
          </w:p>
        </w:tc>
      </w:tr>
    </w:tbl>
    <w:p w14:paraId="1D8166F5" w14:textId="77777777" w:rsidR="00E16D50" w:rsidRDefault="00E16D50" w:rsidP="00B46471">
      <w:pPr>
        <w:rPr>
          <w:sz w:val="32"/>
          <w:szCs w:val="32"/>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lastRenderedPageBreak/>
        <w:t>Caso d’uso 1</w:t>
      </w:r>
      <w:r>
        <w:rPr>
          <w:rFonts w:ascii="Calibri" w:hAnsi="Calibri" w:cs="Calibri"/>
        </w:rPr>
        <w:t>4</w:t>
      </w:r>
      <w:r w:rsidRPr="00B620E4">
        <w:rPr>
          <w:rFonts w:ascii="Calibri" w:hAnsi="Calibri" w:cs="Calibri"/>
        </w:rPr>
        <w:t>: Aggiornamento Dati Personali</w:t>
      </w:r>
    </w:p>
    <w:tbl>
      <w:tblPr>
        <w:tblW w:w="0" w:type="auto"/>
        <w:tblLook w:val="04A0" w:firstRow="1" w:lastRow="0" w:firstColumn="1" w:lastColumn="0" w:noHBand="0" w:noVBand="1"/>
      </w:tblPr>
      <w:tblGrid>
        <w:gridCol w:w="2971"/>
        <w:gridCol w:w="3328"/>
        <w:gridCol w:w="3328"/>
      </w:tblGrid>
      <w:tr w:rsidR="00B620E4" w14:paraId="0D4F7CB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3CDB94" w14:textId="77777777" w:rsidR="00B620E4" w:rsidRPr="00B620E4" w:rsidRDefault="00B620E4">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C0B0E8" w14:textId="00C417B8" w:rsidR="00B620E4" w:rsidRPr="00B620E4" w:rsidRDefault="00B620E4">
            <w:pPr>
              <w:rPr>
                <w:rFonts w:ascii="Calibri" w:hAnsi="Calibri" w:cs="Calibri"/>
              </w:rPr>
            </w:pPr>
            <w:r w:rsidRPr="00B620E4">
              <w:rPr>
                <w:rFonts w:ascii="Calibri" w:hAnsi="Calibri" w:cs="Calibri"/>
              </w:rPr>
              <w:t>UC  1</w:t>
            </w:r>
            <w:r w:rsidR="00FE09D7">
              <w:rPr>
                <w:rFonts w:ascii="Calibri" w:hAnsi="Calibri" w:cs="Calibri"/>
              </w:rPr>
              <w:t>4</w:t>
            </w:r>
            <w:r w:rsidRPr="00B620E4">
              <w:rPr>
                <w:rFonts w:ascii="Calibri" w:hAnsi="Calibri" w:cs="Calibri"/>
              </w:rPr>
              <w:t xml:space="preserve"> – Aggiornamento Dati Personali</w:t>
            </w:r>
          </w:p>
        </w:tc>
      </w:tr>
      <w:tr w:rsidR="00B620E4" w14:paraId="5A278B2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D712AF0" w14:textId="77777777" w:rsidR="00B620E4" w:rsidRPr="00B620E4" w:rsidRDefault="00B620E4">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890F95" w14:textId="77777777" w:rsidR="00B620E4" w:rsidRPr="00B620E4" w:rsidRDefault="00B620E4">
            <w:pPr>
              <w:rPr>
                <w:rFonts w:ascii="Calibri" w:hAnsi="Calibri" w:cs="Calibri"/>
              </w:rPr>
            </w:pPr>
            <w:r w:rsidRPr="00B620E4">
              <w:rPr>
                <w:rFonts w:ascii="Calibri" w:hAnsi="Calibri" w:cs="Calibri"/>
              </w:rPr>
              <w:t>Utente</w:t>
            </w:r>
          </w:p>
        </w:tc>
      </w:tr>
      <w:tr w:rsidR="00B620E4" w14:paraId="1B5DF5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12A166" w14:textId="77777777" w:rsidR="00B620E4" w:rsidRPr="00B620E4" w:rsidRDefault="00B620E4">
            <w:pPr>
              <w:rPr>
                <w:rFonts w:ascii="Calibri" w:hAnsi="Calibri" w:cs="Calibri"/>
              </w:rPr>
            </w:pPr>
            <w:r w:rsidRPr="00B620E4">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7C6A968" w14:textId="77777777" w:rsidR="00B620E4" w:rsidRPr="00B620E4" w:rsidRDefault="00B620E4">
            <w:pPr>
              <w:rPr>
                <w:rFonts w:ascii="Calibri" w:hAnsi="Calibri" w:cs="Calibri"/>
              </w:rPr>
            </w:pPr>
            <w:r w:rsidRPr="00B620E4">
              <w:rPr>
                <w:rFonts w:ascii="Calibri" w:hAnsi="Calibri" w:cs="Calibri"/>
              </w:rPr>
              <w:t>L’utente è autenticato e si trova nella sua pagina dei Dati Personali</w:t>
            </w:r>
          </w:p>
        </w:tc>
      </w:tr>
      <w:tr w:rsidR="00B620E4" w14:paraId="5E57A955"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9DB0DC" w14:textId="77777777" w:rsidR="00B620E4" w:rsidRPr="00B620E4" w:rsidRDefault="00B620E4">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296ECB3" w14:textId="77777777" w:rsidR="00B620E4" w:rsidRPr="00B620E4" w:rsidRDefault="00B620E4">
            <w:pPr>
              <w:jc w:val="center"/>
              <w:rPr>
                <w:rFonts w:ascii="Calibri" w:hAnsi="Calibri" w:cs="Calibri"/>
              </w:rPr>
            </w:pPr>
            <w:r w:rsidRPr="00B620E4">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3033D68" w14:textId="77777777" w:rsidR="00B620E4" w:rsidRPr="00B620E4" w:rsidRDefault="00B620E4">
            <w:pPr>
              <w:jc w:val="center"/>
              <w:rPr>
                <w:rFonts w:ascii="Calibri" w:hAnsi="Calibri" w:cs="Calibri"/>
              </w:rPr>
            </w:pPr>
            <w:r w:rsidRPr="00B620E4">
              <w:rPr>
                <w:rFonts w:ascii="Calibri" w:hAnsi="Calibri" w:cs="Calibri"/>
              </w:rPr>
              <w:t>Sistema</w:t>
            </w:r>
          </w:p>
        </w:tc>
      </w:tr>
      <w:tr w:rsidR="00B620E4" w14:paraId="6D8BFB3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407F7AC"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0B55A80"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85DB23F" w14:textId="77777777" w:rsidR="00B620E4" w:rsidRPr="00B620E4" w:rsidRDefault="00B620E4">
            <w:pPr>
              <w:rPr>
                <w:rFonts w:ascii="Calibri" w:hAnsi="Calibri" w:cs="Calibri"/>
              </w:rPr>
            </w:pPr>
          </w:p>
        </w:tc>
      </w:tr>
      <w:tr w:rsidR="00B620E4" w14:paraId="5A66967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E3269F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F190179"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5A74BE" w14:textId="58F4F3AA" w:rsidR="00B620E4" w:rsidRPr="00B620E4" w:rsidRDefault="00B620E4" w:rsidP="00B620E4">
            <w:pPr>
              <w:numPr>
                <w:ilvl w:val="0"/>
                <w:numId w:val="40"/>
              </w:numPr>
              <w:rPr>
                <w:rFonts w:ascii="Calibri" w:hAnsi="Calibri" w:cs="Calibri"/>
              </w:rPr>
            </w:pPr>
            <w:r w:rsidRPr="00B620E4">
              <w:rPr>
                <w:rFonts w:ascii="Calibri" w:hAnsi="Calibri" w:cs="Calibri"/>
              </w:rPr>
              <w:t>Il sistema mostra tutte le informazioni</w:t>
            </w:r>
            <w:r w:rsidR="00DA646B">
              <w:rPr>
                <w:rFonts w:ascii="Calibri" w:hAnsi="Calibri" w:cs="Calibri"/>
              </w:rPr>
              <w:t xml:space="preserve"> dell’utente</w:t>
            </w:r>
            <w:r w:rsidRPr="00B620E4">
              <w:rPr>
                <w:rFonts w:ascii="Calibri" w:hAnsi="Calibri" w:cs="Calibri"/>
              </w:rPr>
              <w:t>:</w:t>
            </w:r>
          </w:p>
          <w:p w14:paraId="723D8B8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Nome</w:t>
            </w:r>
          </w:p>
          <w:p w14:paraId="3E1F2A4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Cognome</w:t>
            </w:r>
          </w:p>
          <w:p w14:paraId="24D9943B" w14:textId="38FD87D9" w:rsidR="00DA646B" w:rsidRPr="00B620E4" w:rsidRDefault="00DA646B" w:rsidP="00B620E4">
            <w:pPr>
              <w:pStyle w:val="Paragrafoelenco"/>
              <w:widowControl/>
              <w:numPr>
                <w:ilvl w:val="0"/>
                <w:numId w:val="33"/>
              </w:numPr>
              <w:suppressAutoHyphens w:val="0"/>
              <w:spacing w:line="259" w:lineRule="auto"/>
              <w:ind w:left="397"/>
              <w:rPr>
                <w:rFonts w:cs="Calibri"/>
              </w:rPr>
            </w:pPr>
            <w:r>
              <w:rPr>
                <w:rFonts w:cs="Calibri"/>
              </w:rPr>
              <w:t>Nome utente</w:t>
            </w:r>
          </w:p>
          <w:p w14:paraId="4CA5335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Indirizzo</w:t>
            </w:r>
          </w:p>
          <w:p w14:paraId="78B06D9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Comune</w:t>
            </w:r>
          </w:p>
          <w:p w14:paraId="236A49C0"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Provincia</w:t>
            </w:r>
          </w:p>
          <w:p w14:paraId="3F9C0E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CAP</w:t>
            </w:r>
          </w:p>
          <w:p w14:paraId="60DBED11"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Nazione</w:t>
            </w:r>
          </w:p>
          <w:p w14:paraId="70227F0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E-mail</w:t>
            </w:r>
          </w:p>
          <w:p w14:paraId="59335578" w14:textId="7613FFA7" w:rsidR="00DA646B" w:rsidRDefault="00DA646B" w:rsidP="00B620E4">
            <w:pPr>
              <w:pStyle w:val="Paragrafoelenco"/>
              <w:widowControl/>
              <w:numPr>
                <w:ilvl w:val="0"/>
                <w:numId w:val="33"/>
              </w:numPr>
              <w:suppressAutoHyphens w:val="0"/>
              <w:spacing w:line="259" w:lineRule="auto"/>
              <w:ind w:left="397"/>
              <w:rPr>
                <w:rFonts w:cs="Calibri"/>
              </w:rPr>
            </w:pPr>
            <w:r>
              <w:rPr>
                <w:rFonts w:cs="Calibri"/>
              </w:rPr>
              <w:t>Password attuale</w:t>
            </w:r>
          </w:p>
          <w:p w14:paraId="766F8E1F" w14:textId="12234545" w:rsidR="00B620E4" w:rsidRPr="00CA2A7F" w:rsidRDefault="00B738E0" w:rsidP="003C2982">
            <w:pPr>
              <w:pStyle w:val="Paragrafoelenco"/>
              <w:widowControl/>
              <w:numPr>
                <w:ilvl w:val="0"/>
                <w:numId w:val="33"/>
              </w:numPr>
              <w:suppressAutoHyphens w:val="0"/>
              <w:spacing w:line="259" w:lineRule="auto"/>
              <w:ind w:left="397"/>
              <w:rPr>
                <w:rFonts w:cs="Calibri"/>
              </w:rPr>
            </w:pPr>
            <w:r w:rsidRPr="00CA2A7F">
              <w:rPr>
                <w:rFonts w:cs="Calibri"/>
              </w:rPr>
              <w:t>Password</w:t>
            </w:r>
            <w:r w:rsidR="00DA646B">
              <w:rPr>
                <w:rFonts w:cs="Calibri"/>
              </w:rPr>
              <w:t xml:space="preserve"> nuova</w:t>
            </w:r>
          </w:p>
          <w:p w14:paraId="30AC3B2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Conferma Password</w:t>
            </w:r>
          </w:p>
        </w:tc>
      </w:tr>
      <w:tr w:rsidR="00B620E4" w14:paraId="6F6431EA"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2CA8509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298601"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attraverso l’apposito form,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6406AE93" w14:textId="77777777" w:rsidR="00B620E4" w:rsidRPr="00B620E4" w:rsidRDefault="00B620E4">
            <w:pPr>
              <w:rPr>
                <w:rFonts w:ascii="Calibri" w:hAnsi="Calibri" w:cs="Calibri"/>
              </w:rPr>
            </w:pPr>
          </w:p>
        </w:tc>
      </w:tr>
      <w:tr w:rsidR="00B620E4" w14:paraId="2B4F1665"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71DBC927"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C0D3C8"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B8967D0"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p w14:paraId="41606D54" w14:textId="3067D478" w:rsidR="00B620E4" w:rsidRPr="00B620E4" w:rsidRDefault="00B620E4" w:rsidP="00B620E4">
            <w:pPr>
              <w:numPr>
                <w:ilvl w:val="0"/>
                <w:numId w:val="40"/>
              </w:numPr>
              <w:rPr>
                <w:rFonts w:ascii="Calibri" w:hAnsi="Calibri" w:cs="Calibri"/>
              </w:rPr>
            </w:pPr>
            <w:r w:rsidRPr="00B620E4">
              <w:rPr>
                <w:rFonts w:ascii="Calibri" w:hAnsi="Calibri" w:cs="Calibri"/>
              </w:rPr>
              <w:t xml:space="preserve">Il sistema aggiorna le informazioni </w:t>
            </w:r>
          </w:p>
        </w:tc>
      </w:tr>
      <w:tr w:rsidR="00B620E4" w14:paraId="25E705A9" w14:textId="77777777" w:rsidTr="00A506B6">
        <w:trPr>
          <w:trHeight w:val="1390"/>
        </w:trPr>
        <w:tc>
          <w:tcPr>
            <w:tcW w:w="2972" w:type="dxa"/>
            <w:tcBorders>
              <w:top w:val="single" w:sz="4" w:space="0" w:color="auto"/>
              <w:left w:val="single" w:sz="4" w:space="0" w:color="auto"/>
              <w:right w:val="single" w:sz="4" w:space="0" w:color="auto"/>
            </w:tcBorders>
            <w:shd w:val="clear" w:color="auto" w:fill="FF0000"/>
            <w:hideMark/>
          </w:tcPr>
          <w:p w14:paraId="141AE33B" w14:textId="77777777" w:rsidR="00B620E4" w:rsidRPr="00B620E4" w:rsidRDefault="00B620E4">
            <w:pPr>
              <w:rPr>
                <w:rFonts w:ascii="Calibri" w:hAnsi="Calibri" w:cs="Calibri"/>
              </w:rPr>
            </w:pPr>
            <w:r w:rsidRPr="00B620E4">
              <w:rPr>
                <w:rFonts w:ascii="Calibri" w:hAnsi="Calibri" w:cs="Calibri"/>
              </w:rPr>
              <w:lastRenderedPageBreak/>
              <w:t>Eccezioni/Flusso Alternativo</w:t>
            </w:r>
          </w:p>
        </w:tc>
        <w:tc>
          <w:tcPr>
            <w:tcW w:w="6656" w:type="dxa"/>
            <w:gridSpan w:val="2"/>
            <w:tcBorders>
              <w:top w:val="single" w:sz="4" w:space="0" w:color="auto"/>
              <w:left w:val="single" w:sz="4" w:space="0" w:color="auto"/>
              <w:right w:val="single" w:sz="4" w:space="0" w:color="auto"/>
            </w:tcBorders>
          </w:tcPr>
          <w:p w14:paraId="668C0D4C" w14:textId="3F62E6DD" w:rsidR="00B620E4" w:rsidRPr="00B620E4" w:rsidRDefault="00B620E4">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allora il sistema mostra nuovamente il form con un messaggio d’errore che aiuti l’utente ad inserire correttamente i dati (UC 1</w:t>
            </w:r>
            <w:r w:rsidR="002F684D">
              <w:rPr>
                <w:rFonts w:ascii="Calibri" w:hAnsi="Calibri" w:cs="Calibri"/>
              </w:rPr>
              <w:t>4</w:t>
            </w:r>
            <w:r w:rsidRPr="00B620E4">
              <w:rPr>
                <w:rFonts w:ascii="Calibri" w:hAnsi="Calibri" w:cs="Calibri"/>
              </w:rPr>
              <w:t>.1 Formato non valido)</w:t>
            </w:r>
          </w:p>
        </w:tc>
      </w:tr>
      <w:tr w:rsidR="00B620E4" w14:paraId="26867D0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D0F133" w14:textId="77777777" w:rsidR="00B620E4" w:rsidRPr="00B620E4" w:rsidRDefault="00B620E4">
            <w:pPr>
              <w:rPr>
                <w:rFonts w:ascii="Calibri" w:hAnsi="Calibri" w:cs="Calibri"/>
              </w:rPr>
            </w:pPr>
            <w:r w:rsidRPr="00B620E4">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C1EBF9" w14:textId="77777777" w:rsidR="00B620E4" w:rsidRPr="00B620E4" w:rsidRDefault="00B620E4">
            <w:pPr>
              <w:rPr>
                <w:rFonts w:ascii="Calibri" w:hAnsi="Calibri" w:cs="Calibri"/>
              </w:rPr>
            </w:pPr>
            <w:r w:rsidRPr="00B620E4">
              <w:rPr>
                <w:rFonts w:ascii="Calibri" w:hAnsi="Calibri" w:cs="Calibri"/>
              </w:rPr>
              <w:t>Le informazioni dell’utente sono state modificate con successo</w:t>
            </w:r>
          </w:p>
        </w:tc>
      </w:tr>
    </w:tbl>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Il sistema mostra il form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Il sistema mostra un messaggio d’errore che aiuti l’utente nella corretta compilazione del form.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lastRenderedPageBreak/>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A506B6">
        <w:trPr>
          <w:trHeight w:val="505"/>
        </w:trPr>
        <w:tc>
          <w:tcPr>
            <w:tcW w:w="3209"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31"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A506B6">
        <w:trPr>
          <w:trHeight w:val="374"/>
        </w:trPr>
        <w:tc>
          <w:tcPr>
            <w:tcW w:w="3209"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245DFBBD" w14:textId="7F921E07" w:rsidR="00E77FBE" w:rsidRPr="00E77FBE" w:rsidRDefault="00E77FBE" w:rsidP="00D7149B">
      <w:pPr>
        <w:widowControl/>
        <w:suppressAutoHyphens w:val="0"/>
        <w:spacing w:after="200" w:line="276" w:lineRule="auto"/>
        <w:rPr>
          <w:rFonts w:ascii="Calibri" w:hAnsi="Calibri" w:cs="Calibri"/>
          <w:b/>
          <w:bCs/>
          <w:sz w:val="32"/>
          <w:szCs w:val="32"/>
        </w:rPr>
      </w:pPr>
      <w:r w:rsidRPr="00E77FBE">
        <w:rPr>
          <w:rFonts w:ascii="Calibri" w:hAnsi="Calibri" w:cs="Calibri"/>
          <w:b/>
          <w:bCs/>
          <w:sz w:val="32"/>
          <w:szCs w:val="32"/>
        </w:rPr>
        <w:lastRenderedPageBreak/>
        <w:t>Use Cases Gestore catalogo</w:t>
      </w:r>
      <w:r w:rsidR="00620FB3">
        <w:rPr>
          <w:rFonts w:ascii="Calibri" w:hAnsi="Calibri" w:cs="Calibri"/>
          <w:b/>
          <w:bCs/>
          <w:sz w:val="32"/>
          <w:szCs w:val="32"/>
        </w:rPr>
        <w:t xml:space="preserve"> </w:t>
      </w:r>
      <w:r w:rsidR="00467809">
        <w:rPr>
          <w:rFonts w:ascii="Calibri" w:hAnsi="Calibri" w:cs="Calibri"/>
          <w:b/>
          <w:bCs/>
          <w:noProof/>
          <w:sz w:val="32"/>
          <w:szCs w:val="32"/>
        </w:rPr>
        <w:drawing>
          <wp:inline distT="0" distB="0" distL="0" distR="0" wp14:anchorId="3BC6565B" wp14:editId="579EBBA9">
            <wp:extent cx="6115050" cy="4019550"/>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019550"/>
                    </a:xfrm>
                    <a:prstGeom prst="rect">
                      <a:avLst/>
                    </a:prstGeom>
                    <a:noFill/>
                    <a:ln>
                      <a:noFill/>
                    </a:ln>
                  </pic:spPr>
                </pic:pic>
              </a:graphicData>
            </a:graphic>
          </wp:inline>
        </w:drawing>
      </w:r>
    </w:p>
    <w:p w14:paraId="448F5A87" w14:textId="7C8068F2" w:rsidR="00E77FBE" w:rsidRPr="00E77FBE" w:rsidRDefault="00E77FBE" w:rsidP="00E77FBE">
      <w:pPr>
        <w:rPr>
          <w:rFonts w:ascii="Calibri" w:hAnsi="Calibri" w:cs="Calibri"/>
        </w:rPr>
      </w:pPr>
      <w:r w:rsidRPr="00E77FBE">
        <w:rPr>
          <w:rFonts w:ascii="Calibri" w:hAnsi="Calibri" w:cs="Calibri"/>
        </w:rPr>
        <w:t>Caso d’Uso 1</w:t>
      </w:r>
      <w:r>
        <w:rPr>
          <w:rFonts w:ascii="Calibri" w:hAnsi="Calibri" w:cs="Calibri"/>
        </w:rPr>
        <w:t>5</w:t>
      </w:r>
      <w:r w:rsidRPr="00E77FBE">
        <w:rPr>
          <w:rFonts w:ascii="Calibri" w:hAnsi="Calibri" w:cs="Calibri"/>
        </w:rPr>
        <w:t>: Aggiungi prodotto</w:t>
      </w:r>
    </w:p>
    <w:tbl>
      <w:tblPr>
        <w:tblW w:w="0" w:type="auto"/>
        <w:tblLook w:val="04A0" w:firstRow="1" w:lastRow="0" w:firstColumn="1" w:lastColumn="0" w:noHBand="0" w:noVBand="1"/>
      </w:tblPr>
      <w:tblGrid>
        <w:gridCol w:w="2971"/>
        <w:gridCol w:w="3328"/>
        <w:gridCol w:w="3328"/>
      </w:tblGrid>
      <w:tr w:rsidR="00E77FBE" w14:paraId="2A86EEE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A90C7DB"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4FFC18" w14:textId="1BBF2ECF"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prodotto</w:t>
            </w:r>
          </w:p>
        </w:tc>
      </w:tr>
      <w:tr w:rsidR="00E77FBE" w14:paraId="743F720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87C0A7"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F68B01" w14:textId="1174C531" w:rsidR="00E77FBE" w:rsidRPr="00E77FBE" w:rsidRDefault="00E77FBE">
            <w:pPr>
              <w:spacing w:line="254" w:lineRule="auto"/>
              <w:rPr>
                <w:rFonts w:ascii="Calibri" w:hAnsi="Calibri" w:cs="Calibri"/>
              </w:rPr>
            </w:pPr>
            <w:r w:rsidRPr="00E77FBE">
              <w:rPr>
                <w:rFonts w:ascii="Calibri" w:hAnsi="Calibri" w:cs="Calibri"/>
              </w:rPr>
              <w:t xml:space="preserve">Gestore </w:t>
            </w:r>
            <w:r w:rsidR="00662BD4">
              <w:rPr>
                <w:rFonts w:ascii="Calibri" w:hAnsi="Calibri" w:cs="Calibri"/>
              </w:rPr>
              <w:t xml:space="preserve">del </w:t>
            </w:r>
            <w:r w:rsidRPr="00E77FBE">
              <w:rPr>
                <w:rFonts w:ascii="Calibri" w:hAnsi="Calibri" w:cs="Calibri"/>
              </w:rPr>
              <w:t>catalogo</w:t>
            </w:r>
          </w:p>
        </w:tc>
      </w:tr>
      <w:tr w:rsidR="00E77FBE" w14:paraId="3A35F3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05D653" w14:textId="77777777" w:rsidR="00E77FBE" w:rsidRPr="00E77FBE" w:rsidRDefault="00E77FB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7FC0419" w14:textId="7B2EB2D9" w:rsidR="00E77FBE" w:rsidRPr="00E77FBE" w:rsidRDefault="00E77FBE">
            <w:pPr>
              <w:spacing w:line="254" w:lineRule="auto"/>
              <w:rPr>
                <w:rFonts w:ascii="Calibri" w:hAnsi="Calibri" w:cs="Calibri"/>
              </w:rPr>
            </w:pPr>
            <w:r w:rsidRPr="00E77FBE">
              <w:rPr>
                <w:rFonts w:ascii="Calibri" w:hAnsi="Calibri" w:cs="Calibri"/>
              </w:rPr>
              <w:t>Il gestore si trova nel</w:t>
            </w:r>
            <w:r w:rsidR="001F7B9B">
              <w:rPr>
                <w:rFonts w:ascii="Calibri" w:hAnsi="Calibri" w:cs="Calibri"/>
              </w:rPr>
              <w:t>l’inventario</w:t>
            </w:r>
          </w:p>
        </w:tc>
      </w:tr>
      <w:tr w:rsidR="00E77FBE" w14:paraId="5F6C4C0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2D1D6FD"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7318905"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6247E1"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24B182F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8AD2804"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E5173F"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40B96DAE" w14:textId="77777777" w:rsidR="00E77FBE" w:rsidRPr="00E77FBE" w:rsidRDefault="00E77FBE">
            <w:pPr>
              <w:spacing w:line="254" w:lineRule="auto"/>
              <w:rPr>
                <w:rFonts w:ascii="Calibri" w:hAnsi="Calibri" w:cs="Calibri"/>
              </w:rPr>
            </w:pPr>
          </w:p>
        </w:tc>
      </w:tr>
      <w:tr w:rsidR="00E77FBE" w14:paraId="728F7C2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8FA97B2"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9A7090"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FDD298A"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E77FBE" w14:paraId="3ADE5D7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9BE3E1"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881E942" w14:textId="77777777" w:rsidR="00E77FBE" w:rsidRPr="00E77FBE" w:rsidRDefault="00E77FBE">
            <w:pPr>
              <w:spacing w:line="254" w:lineRule="auto"/>
              <w:rPr>
                <w:rFonts w:ascii="Calibri" w:hAnsi="Calibri" w:cs="Calibri"/>
              </w:rPr>
            </w:pPr>
          </w:p>
        </w:tc>
      </w:tr>
      <w:tr w:rsidR="00E77FBE" w14:paraId="0DD1337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FB5A6C7" w14:textId="77777777" w:rsidR="00E77FBE" w:rsidRPr="00E77FBE" w:rsidRDefault="00E77FB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CC11BB" w14:textId="77777777" w:rsidR="00E77FBE" w:rsidRPr="00E77FBE" w:rsidRDefault="00E77FB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2DAF16F2" w14:textId="77777777" w:rsidR="00E77FBE" w:rsidRDefault="00E77FBE" w:rsidP="00E77FBE">
      <w:pPr>
        <w:rPr>
          <w:rFonts w:ascii="Calibri" w:hAnsi="Calibri" w:cs="Calibri"/>
        </w:rPr>
      </w:pPr>
    </w:p>
    <w:p w14:paraId="160EC17A" w14:textId="77777777" w:rsidR="00DA646B" w:rsidRDefault="00DA646B" w:rsidP="00E77FBE">
      <w:pPr>
        <w:rPr>
          <w:rFonts w:ascii="Calibri" w:hAnsi="Calibri" w:cs="Calibri"/>
        </w:rPr>
      </w:pPr>
    </w:p>
    <w:p w14:paraId="44C98FE2" w14:textId="77777777" w:rsidR="00DA646B" w:rsidRDefault="00DA646B" w:rsidP="00E77FBE">
      <w:pPr>
        <w:rPr>
          <w:rFonts w:ascii="Calibri" w:hAnsi="Calibri" w:cs="Calibri"/>
        </w:rPr>
      </w:pPr>
    </w:p>
    <w:p w14:paraId="6CC2EA3D" w14:textId="77777777" w:rsidR="00DA646B" w:rsidRDefault="00DA646B" w:rsidP="00E77FBE">
      <w:pPr>
        <w:rPr>
          <w:rFonts w:ascii="Calibri" w:hAnsi="Calibri" w:cs="Calibri"/>
        </w:rPr>
      </w:pPr>
    </w:p>
    <w:p w14:paraId="189DC556" w14:textId="77777777" w:rsidR="00DA646B" w:rsidRPr="00E77FBE" w:rsidRDefault="00DA646B" w:rsidP="00E77FBE">
      <w:pPr>
        <w:rPr>
          <w:rFonts w:ascii="Calibri" w:hAnsi="Calibri" w:cs="Calibri"/>
        </w:rPr>
      </w:pPr>
    </w:p>
    <w:p w14:paraId="311011CA" w14:textId="712192A5" w:rsidR="00E77FBE" w:rsidRPr="00E77FBE" w:rsidRDefault="00E77FBE" w:rsidP="00E77FBE">
      <w:pPr>
        <w:rPr>
          <w:rFonts w:ascii="Calibri" w:hAnsi="Calibri" w:cs="Calibri"/>
        </w:rPr>
      </w:pPr>
      <w:r w:rsidRPr="00E77FBE">
        <w:rPr>
          <w:rFonts w:ascii="Calibri" w:hAnsi="Calibri" w:cs="Calibri"/>
        </w:rPr>
        <w:lastRenderedPageBreak/>
        <w:t>Caso d’Uso 1</w:t>
      </w:r>
      <w:r>
        <w:rPr>
          <w:rFonts w:ascii="Calibri" w:hAnsi="Calibri" w:cs="Calibri"/>
        </w:rPr>
        <w:t>6</w:t>
      </w:r>
      <w:r w:rsidRPr="00E77FBE">
        <w:rPr>
          <w:rFonts w:ascii="Calibri" w:hAnsi="Calibri" w:cs="Calibri"/>
        </w:rPr>
        <w:t>: Modifica prodotto</w:t>
      </w:r>
    </w:p>
    <w:tbl>
      <w:tblPr>
        <w:tblW w:w="0" w:type="auto"/>
        <w:tblLook w:val="04A0" w:firstRow="1" w:lastRow="0" w:firstColumn="1" w:lastColumn="0" w:noHBand="0" w:noVBand="1"/>
      </w:tblPr>
      <w:tblGrid>
        <w:gridCol w:w="2971"/>
        <w:gridCol w:w="3328"/>
        <w:gridCol w:w="3328"/>
      </w:tblGrid>
      <w:tr w:rsidR="00E77FBE" w14:paraId="1699E36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873DFC"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61D0F3" w14:textId="3932BFF5"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E77FBE" w14:paraId="40B623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B5BA44"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7FFE" w14:textId="33825834" w:rsidR="00E77FBE" w:rsidRPr="00E77FBE" w:rsidRDefault="00E77FBE">
            <w:pPr>
              <w:spacing w:line="254" w:lineRule="auto"/>
              <w:rPr>
                <w:rFonts w:ascii="Calibri" w:hAnsi="Calibri" w:cs="Calibri"/>
              </w:rPr>
            </w:pPr>
            <w:r w:rsidRPr="00E77FBE">
              <w:rPr>
                <w:rFonts w:ascii="Calibri" w:hAnsi="Calibri" w:cs="Calibri"/>
              </w:rPr>
              <w:t xml:space="preserve">Gestore </w:t>
            </w:r>
            <w:r w:rsidR="00662BD4">
              <w:rPr>
                <w:rFonts w:ascii="Calibri" w:hAnsi="Calibri" w:cs="Calibri"/>
              </w:rPr>
              <w:t xml:space="preserve">del </w:t>
            </w:r>
            <w:r w:rsidRPr="00E77FBE">
              <w:rPr>
                <w:rFonts w:ascii="Calibri" w:hAnsi="Calibri" w:cs="Calibri"/>
              </w:rPr>
              <w:t>catalogo</w:t>
            </w:r>
          </w:p>
        </w:tc>
      </w:tr>
      <w:tr w:rsidR="00E77FBE" w14:paraId="55B681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7A7CAB" w14:textId="77777777" w:rsidR="00E77FBE" w:rsidRPr="00E77FBE" w:rsidRDefault="00E77FB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0D8510" w14:textId="047F571A" w:rsidR="00E77FBE" w:rsidRPr="00E77FBE" w:rsidRDefault="00E77FBE">
            <w:pPr>
              <w:spacing w:line="254" w:lineRule="auto"/>
              <w:rPr>
                <w:rFonts w:ascii="Calibri" w:hAnsi="Calibri" w:cs="Calibri"/>
              </w:rPr>
            </w:pPr>
            <w:r w:rsidRPr="00E77FBE">
              <w:rPr>
                <w:rFonts w:ascii="Calibri" w:hAnsi="Calibri" w:cs="Calibri"/>
              </w:rPr>
              <w:t xml:space="preserve">Il gestore si trova </w:t>
            </w:r>
            <w:r w:rsidR="00662BD4">
              <w:rPr>
                <w:rFonts w:ascii="Calibri" w:hAnsi="Calibri" w:cs="Calibri"/>
              </w:rPr>
              <w:t>nella pagina in dettaglio dell’album</w:t>
            </w:r>
            <w:r w:rsidR="00C93101">
              <w:rPr>
                <w:rFonts w:ascii="Calibri" w:hAnsi="Calibri" w:cs="Calibri"/>
              </w:rPr>
              <w:t xml:space="preserve"> da modificare</w:t>
            </w:r>
          </w:p>
        </w:tc>
      </w:tr>
      <w:tr w:rsidR="00E77FBE" w14:paraId="6AAA7ED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5966255"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54746FA"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A7A8E1C"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4207382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9D1FB6B"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A6F981" w14:textId="332A8843"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clicca su “Modifica prodott</w:t>
            </w:r>
            <w:r w:rsidR="00662BD4">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5BBECE8F" w14:textId="77777777" w:rsidR="00E77FBE" w:rsidRPr="00E77FBE" w:rsidRDefault="00E77FBE">
            <w:pPr>
              <w:spacing w:line="254" w:lineRule="auto"/>
              <w:rPr>
                <w:rFonts w:ascii="Calibri" w:hAnsi="Calibri" w:cs="Calibri"/>
              </w:rPr>
            </w:pPr>
          </w:p>
        </w:tc>
      </w:tr>
      <w:tr w:rsidR="00E77FBE" w14:paraId="4DBAE01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A027289"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AF0ABFD"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02E7EB"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10880880"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E77FBE" w14:paraId="469CE94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334758"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B44B9E8" w14:textId="77777777" w:rsidR="00E77FBE" w:rsidRPr="00E77FBE" w:rsidRDefault="00E77FBE">
            <w:pPr>
              <w:spacing w:line="254" w:lineRule="auto"/>
              <w:rPr>
                <w:rFonts w:ascii="Calibri" w:hAnsi="Calibri" w:cs="Calibri"/>
              </w:rPr>
            </w:pPr>
          </w:p>
        </w:tc>
      </w:tr>
      <w:tr w:rsidR="00E77FBE" w14:paraId="713DB91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AEF7BB" w14:textId="77777777" w:rsidR="00E77FBE" w:rsidRPr="00E77FBE" w:rsidRDefault="00E77FB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6282B9" w14:textId="3FE09368" w:rsidR="00E77FBE" w:rsidRPr="00E77FBE" w:rsidRDefault="00E77FBE">
            <w:pPr>
              <w:spacing w:line="254" w:lineRule="auto"/>
              <w:rPr>
                <w:rFonts w:ascii="Calibri" w:hAnsi="Calibri" w:cs="Calibri"/>
              </w:rPr>
            </w:pPr>
            <w:r w:rsidRPr="00E77FBE">
              <w:rPr>
                <w:rFonts w:ascii="Calibri" w:hAnsi="Calibri" w:cs="Calibri"/>
              </w:rPr>
              <w:t>Il gestore prodotti si trova sulla pagina di modifica de</w:t>
            </w:r>
            <w:r w:rsidR="00662BD4">
              <w:rPr>
                <w:rFonts w:ascii="Calibri" w:hAnsi="Calibri" w:cs="Calibri"/>
              </w:rPr>
              <w:t>l</w:t>
            </w:r>
            <w:r w:rsidRPr="00E77FBE">
              <w:rPr>
                <w:rFonts w:ascii="Calibri" w:hAnsi="Calibri" w:cs="Calibri"/>
              </w:rPr>
              <w:t xml:space="preserve"> prodott</w:t>
            </w:r>
            <w:r w:rsidR="00662BD4">
              <w:rPr>
                <w:rFonts w:ascii="Calibri" w:hAnsi="Calibri" w:cs="Calibri"/>
              </w:rPr>
              <w:t>o</w:t>
            </w:r>
            <w:r w:rsidRPr="00E77FBE">
              <w:rPr>
                <w:rFonts w:ascii="Calibri" w:hAnsi="Calibri" w:cs="Calibri"/>
              </w:rPr>
              <w:t xml:space="preserve"> </w:t>
            </w:r>
            <w:r w:rsidR="00662BD4">
              <w:rPr>
                <w:rFonts w:ascii="Calibri" w:hAnsi="Calibri" w:cs="Calibri"/>
              </w:rPr>
              <w:t>selezionato</w:t>
            </w:r>
          </w:p>
        </w:tc>
      </w:tr>
    </w:tbl>
    <w:p w14:paraId="460E2B01" w14:textId="77777777" w:rsidR="00E77FBE" w:rsidRPr="00E77FBE" w:rsidRDefault="00E77FBE" w:rsidP="00E77FBE">
      <w:pPr>
        <w:rPr>
          <w:rFonts w:ascii="Calibri" w:hAnsi="Calibri" w:cs="Calibri"/>
        </w:rPr>
      </w:pPr>
    </w:p>
    <w:p w14:paraId="28949DA1" w14:textId="31B7CEFF" w:rsidR="00E77FBE" w:rsidRPr="00E77FBE" w:rsidRDefault="00E77FBE" w:rsidP="00E77FBE">
      <w:pPr>
        <w:rPr>
          <w:rFonts w:ascii="Calibri" w:hAnsi="Calibri" w:cs="Calibri"/>
        </w:rPr>
      </w:pPr>
      <w:r w:rsidRPr="00E77FBE">
        <w:rPr>
          <w:rFonts w:ascii="Calibri" w:hAnsi="Calibri" w:cs="Calibri"/>
        </w:rPr>
        <w:t xml:space="preserve">Caso d’Uso </w:t>
      </w:r>
      <w:r w:rsidR="000932F1">
        <w:rPr>
          <w:rFonts w:ascii="Calibri" w:hAnsi="Calibri" w:cs="Calibri"/>
        </w:rPr>
        <w:t>17</w:t>
      </w:r>
      <w:r w:rsidRPr="00E77FBE">
        <w:rPr>
          <w:rFonts w:ascii="Calibri" w:hAnsi="Calibri" w:cs="Calibri"/>
        </w:rPr>
        <w:t>: Rimuovi Prodotto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E77FBE" w14:paraId="200E63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8700247" w14:textId="77777777" w:rsidR="00E77FBE" w:rsidRPr="00E77FBE" w:rsidRDefault="00E77FBE">
            <w:pPr>
              <w:rPr>
                <w:rFonts w:ascii="Calibri" w:hAnsi="Calibri" w:cs="Calibri"/>
              </w:rPr>
            </w:pPr>
            <w:r w:rsidRPr="00E77FBE">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144100" w14:textId="4576B117" w:rsidR="00E77FBE" w:rsidRPr="00E77FBE" w:rsidRDefault="00E77FBE">
            <w:pPr>
              <w:rPr>
                <w:rFonts w:ascii="Calibri" w:hAnsi="Calibri" w:cs="Calibri"/>
              </w:rPr>
            </w:pPr>
            <w:r w:rsidRPr="00E77FBE">
              <w:rPr>
                <w:rFonts w:ascii="Calibri" w:hAnsi="Calibri" w:cs="Calibri"/>
              </w:rPr>
              <w:t xml:space="preserve">UC </w:t>
            </w:r>
            <w:r w:rsidR="000932F1">
              <w:rPr>
                <w:rFonts w:ascii="Calibri" w:hAnsi="Calibri" w:cs="Calibri"/>
              </w:rPr>
              <w:t>17</w:t>
            </w:r>
            <w:r w:rsidRPr="00E77FBE">
              <w:rPr>
                <w:rFonts w:ascii="Calibri" w:hAnsi="Calibri" w:cs="Calibri"/>
              </w:rPr>
              <w:t xml:space="preserve"> – Rimuovi Prodotto</w:t>
            </w:r>
          </w:p>
        </w:tc>
      </w:tr>
      <w:tr w:rsidR="00E77FBE" w14:paraId="710111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3068966" w14:textId="77777777" w:rsidR="00E77FBE" w:rsidRPr="00E77FBE" w:rsidRDefault="00E77FBE">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D20B1D" w14:textId="15EF56FA" w:rsidR="00E77FBE" w:rsidRPr="00E77FBE" w:rsidRDefault="00E77FBE">
            <w:pPr>
              <w:rPr>
                <w:rFonts w:ascii="Calibri" w:hAnsi="Calibri" w:cs="Calibri"/>
              </w:rPr>
            </w:pPr>
            <w:r w:rsidRPr="00E77FBE">
              <w:rPr>
                <w:rFonts w:ascii="Calibri" w:hAnsi="Calibri" w:cs="Calibri"/>
              </w:rPr>
              <w:t xml:space="preserve">Gestore </w:t>
            </w:r>
            <w:r w:rsidR="00662BD4">
              <w:rPr>
                <w:rFonts w:ascii="Calibri" w:hAnsi="Calibri" w:cs="Calibri"/>
              </w:rPr>
              <w:t>del catalogo</w:t>
            </w:r>
          </w:p>
        </w:tc>
      </w:tr>
      <w:tr w:rsidR="00E77FBE" w14:paraId="1E6E0AF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F91949" w14:textId="77777777" w:rsidR="00E77FBE" w:rsidRPr="00E77FBE" w:rsidRDefault="00E77FBE">
            <w:pPr>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BEA72" w14:textId="419EC726" w:rsidR="00E77FBE" w:rsidRPr="00E77FBE" w:rsidRDefault="00E77FBE">
            <w:pPr>
              <w:rPr>
                <w:rFonts w:ascii="Calibri" w:hAnsi="Calibri" w:cs="Calibri"/>
              </w:rPr>
            </w:pPr>
            <w:r w:rsidRPr="00E77FBE">
              <w:rPr>
                <w:rFonts w:ascii="Calibri" w:hAnsi="Calibri" w:cs="Calibri"/>
              </w:rPr>
              <w:t>Il gestore si trova nel</w:t>
            </w:r>
            <w:r w:rsidR="00BB5FE8">
              <w:rPr>
                <w:rFonts w:ascii="Calibri" w:hAnsi="Calibri" w:cs="Calibri"/>
              </w:rPr>
              <w:t xml:space="preserve"> </w:t>
            </w:r>
            <w:r w:rsidR="0042191F">
              <w:rPr>
                <w:rFonts w:ascii="Calibri" w:hAnsi="Calibri" w:cs="Calibri"/>
              </w:rPr>
              <w:t>dettaglio dell’album</w:t>
            </w:r>
          </w:p>
        </w:tc>
      </w:tr>
      <w:tr w:rsidR="00E77FBE" w14:paraId="7CE65B79"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A71013" w14:textId="77777777" w:rsidR="00E77FBE" w:rsidRPr="00E77FBE" w:rsidRDefault="00E77FBE">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A209625" w14:textId="77777777" w:rsidR="00E77FBE" w:rsidRPr="00E77FBE" w:rsidRDefault="00E77FBE">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F2D0359" w14:textId="77777777" w:rsidR="00E77FBE" w:rsidRPr="00E77FBE" w:rsidRDefault="00E77FBE">
            <w:pPr>
              <w:jc w:val="center"/>
              <w:rPr>
                <w:rFonts w:ascii="Calibri" w:hAnsi="Calibri" w:cs="Calibri"/>
              </w:rPr>
            </w:pPr>
            <w:r w:rsidRPr="00E77FBE">
              <w:rPr>
                <w:rFonts w:ascii="Calibri" w:hAnsi="Calibri" w:cs="Calibri"/>
              </w:rPr>
              <w:t>Sistema</w:t>
            </w:r>
          </w:p>
        </w:tc>
      </w:tr>
      <w:tr w:rsidR="00E77FBE" w14:paraId="539A24E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C5031C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1B91C29C" w14:textId="4C68F378" w:rsidR="00E77FBE" w:rsidRPr="00E77FBE" w:rsidRDefault="00E77FBE" w:rsidP="00E77FBE">
            <w:pPr>
              <w:pStyle w:val="Paragrafoelenco"/>
              <w:numPr>
                <w:ilvl w:val="0"/>
                <w:numId w:val="44"/>
              </w:numPr>
              <w:spacing w:after="0" w:line="240" w:lineRule="auto"/>
              <w:rPr>
                <w:rFonts w:cs="Calibri"/>
              </w:rPr>
            </w:pPr>
            <w:r w:rsidRPr="00E77FBE">
              <w:rPr>
                <w:rFonts w:cs="Calibri"/>
              </w:rPr>
              <w:t>Il gestore clicca su “Elimina prodott</w:t>
            </w:r>
            <w:r w:rsidR="00662BD4">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1E39A10" w14:textId="77777777" w:rsidR="00E77FBE" w:rsidRPr="00E77FBE" w:rsidRDefault="00E77FBE">
            <w:pPr>
              <w:pStyle w:val="Paragrafoelenco"/>
              <w:rPr>
                <w:rFonts w:cs="Calibri"/>
              </w:rPr>
            </w:pPr>
          </w:p>
        </w:tc>
      </w:tr>
      <w:tr w:rsidR="00E77FBE" w14:paraId="122C229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B86FB5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4648295" w14:textId="77777777" w:rsidR="00E77FBE" w:rsidRPr="00E77FBE" w:rsidRDefault="00E77FB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34C2044F" w14:textId="36EADEE5" w:rsidR="00E77FBE" w:rsidRPr="00E77FBE" w:rsidRDefault="00A61D2E" w:rsidP="00E77FBE">
            <w:pPr>
              <w:pStyle w:val="Paragrafoelenco"/>
              <w:numPr>
                <w:ilvl w:val="0"/>
                <w:numId w:val="44"/>
              </w:numPr>
              <w:spacing w:after="0" w:line="240" w:lineRule="auto"/>
              <w:rPr>
                <w:rFonts w:cs="Calibri"/>
              </w:rPr>
            </w:pPr>
            <w:r>
              <w:rPr>
                <w:rFonts w:cs="Calibri"/>
              </w:rPr>
              <w:t>Il sistema elimina l’album esistente</w:t>
            </w:r>
          </w:p>
        </w:tc>
      </w:tr>
      <w:tr w:rsidR="00E77FBE" w14:paraId="6D939D0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37D72B" w14:textId="77777777" w:rsidR="00E77FBE" w:rsidRPr="00E77FBE" w:rsidRDefault="00E77FBE">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3465E11" w14:textId="77777777" w:rsidR="00E77FBE" w:rsidRPr="00E77FBE" w:rsidRDefault="00E77FBE">
            <w:pPr>
              <w:rPr>
                <w:rFonts w:ascii="Calibri" w:hAnsi="Calibri" w:cs="Calibri"/>
              </w:rPr>
            </w:pPr>
          </w:p>
        </w:tc>
      </w:tr>
      <w:tr w:rsidR="00E77FBE" w14:paraId="1FF8E9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FBC9EB" w14:textId="77777777" w:rsidR="00E77FBE" w:rsidRPr="00E77FBE" w:rsidRDefault="00E77FBE">
            <w:pPr>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7E1503" w14:textId="668840C7" w:rsidR="00E77FBE" w:rsidRPr="00E77FBE" w:rsidRDefault="00E77FBE">
            <w:pPr>
              <w:rPr>
                <w:rFonts w:ascii="Calibri" w:hAnsi="Calibri" w:cs="Calibri"/>
              </w:rPr>
            </w:pPr>
            <w:r w:rsidRPr="00E77FBE">
              <w:rPr>
                <w:rFonts w:ascii="Calibri" w:hAnsi="Calibri" w:cs="Calibri"/>
              </w:rPr>
              <w:t xml:space="preserve">Il gestore prodotti si trova </w:t>
            </w:r>
            <w:r w:rsidR="00662BD4">
              <w:rPr>
                <w:rFonts w:ascii="Calibri" w:hAnsi="Calibri" w:cs="Calibri"/>
              </w:rPr>
              <w:t>sulla Home Page, ed il prodotto non figurerà più nel sito</w:t>
            </w:r>
          </w:p>
        </w:tc>
      </w:tr>
    </w:tbl>
    <w:p w14:paraId="2B1D3D06" w14:textId="77777777" w:rsidR="00E77FBE" w:rsidRPr="00E77FBE" w:rsidRDefault="00E77FBE" w:rsidP="00E77FBE">
      <w:pPr>
        <w:rPr>
          <w:rFonts w:ascii="Calibri" w:hAnsi="Calibri" w:cs="Calibri"/>
        </w:rPr>
      </w:pPr>
    </w:p>
    <w:p w14:paraId="2F7C427C" w14:textId="77777777" w:rsidR="00E77FBE" w:rsidRDefault="00E77FBE" w:rsidP="00B46471">
      <w:pPr>
        <w:rPr>
          <w:sz w:val="32"/>
          <w:szCs w:val="32"/>
        </w:rPr>
      </w:pPr>
    </w:p>
    <w:p w14:paraId="54154B95" w14:textId="77777777" w:rsidR="008211E8" w:rsidRDefault="008211E8" w:rsidP="00B46471">
      <w:pPr>
        <w:rPr>
          <w:sz w:val="32"/>
          <w:szCs w:val="32"/>
        </w:rPr>
      </w:pPr>
    </w:p>
    <w:p w14:paraId="6416FCBC" w14:textId="77777777" w:rsidR="008211E8" w:rsidRDefault="008211E8" w:rsidP="00B46471">
      <w:pPr>
        <w:rPr>
          <w:sz w:val="32"/>
          <w:szCs w:val="32"/>
        </w:rPr>
      </w:pPr>
    </w:p>
    <w:p w14:paraId="250B96D3" w14:textId="77777777" w:rsidR="008211E8" w:rsidRDefault="008211E8" w:rsidP="00B46471">
      <w:pPr>
        <w:rPr>
          <w:sz w:val="32"/>
          <w:szCs w:val="32"/>
        </w:rPr>
      </w:pPr>
    </w:p>
    <w:p w14:paraId="1EC0960C" w14:textId="77777777" w:rsidR="008211E8" w:rsidRDefault="008211E8" w:rsidP="00B46471">
      <w:pPr>
        <w:rPr>
          <w:sz w:val="32"/>
          <w:szCs w:val="32"/>
        </w:rPr>
      </w:pPr>
    </w:p>
    <w:p w14:paraId="25E14F08" w14:textId="77777777" w:rsidR="008211E8" w:rsidRDefault="008211E8" w:rsidP="00B46471">
      <w:pPr>
        <w:rPr>
          <w:sz w:val="32"/>
          <w:szCs w:val="32"/>
        </w:rPr>
      </w:pPr>
    </w:p>
    <w:p w14:paraId="2C3FAD61" w14:textId="77777777" w:rsidR="00662BD4" w:rsidRDefault="00662BD4" w:rsidP="00B46471">
      <w:pPr>
        <w:rPr>
          <w:sz w:val="32"/>
          <w:szCs w:val="32"/>
        </w:rPr>
      </w:pPr>
    </w:p>
    <w:p w14:paraId="26AAB54B" w14:textId="77777777" w:rsidR="008211E8" w:rsidRPr="008211E8" w:rsidRDefault="008211E8" w:rsidP="008211E8">
      <w:pPr>
        <w:widowControl/>
        <w:suppressAutoHyphens w:val="0"/>
        <w:spacing w:after="200" w:line="276" w:lineRule="auto"/>
        <w:rPr>
          <w:rFonts w:ascii="Calibri" w:hAnsi="Calibri" w:cs="Calibri"/>
        </w:rPr>
      </w:pPr>
      <w:r w:rsidRPr="008211E8">
        <w:rPr>
          <w:rFonts w:ascii="Calibri" w:hAnsi="Calibri" w:cs="Calibri"/>
          <w:b/>
          <w:bCs/>
          <w:sz w:val="32"/>
          <w:szCs w:val="32"/>
        </w:rPr>
        <w:lastRenderedPageBreak/>
        <w:t>Use Cases Gestore ordini</w:t>
      </w:r>
    </w:p>
    <w:p w14:paraId="022B515A" w14:textId="69BC6D7C" w:rsidR="008211E8" w:rsidRPr="008211E8" w:rsidRDefault="00467809" w:rsidP="008211E8">
      <w:pPr>
        <w:rPr>
          <w:rFonts w:ascii="Calibri" w:hAnsi="Calibri" w:cs="Calibri"/>
          <w:b/>
          <w:bCs/>
          <w:sz w:val="32"/>
          <w:szCs w:val="32"/>
        </w:rPr>
      </w:pPr>
      <w:r>
        <w:rPr>
          <w:rFonts w:ascii="Calibri" w:hAnsi="Calibri" w:cs="Calibri"/>
          <w:b/>
          <w:bCs/>
          <w:noProof/>
          <w:sz w:val="32"/>
          <w:szCs w:val="32"/>
        </w:rPr>
        <w:drawing>
          <wp:inline distT="0" distB="0" distL="0" distR="0" wp14:anchorId="101B48A0" wp14:editId="6DA18D73">
            <wp:extent cx="6029325" cy="4019550"/>
            <wp:effectExtent l="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4019550"/>
                    </a:xfrm>
                    <a:prstGeom prst="rect">
                      <a:avLst/>
                    </a:prstGeom>
                    <a:noFill/>
                    <a:ln>
                      <a:noFill/>
                    </a:ln>
                  </pic:spPr>
                </pic:pic>
              </a:graphicData>
            </a:graphic>
          </wp:inline>
        </w:drawing>
      </w:r>
    </w:p>
    <w:p w14:paraId="52DCA8DC" w14:textId="77777777" w:rsidR="008211E8" w:rsidRPr="008211E8" w:rsidRDefault="008211E8" w:rsidP="008211E8">
      <w:pPr>
        <w:rPr>
          <w:rFonts w:ascii="Calibri" w:hAnsi="Calibri" w:cs="Calibri"/>
        </w:rPr>
      </w:pPr>
    </w:p>
    <w:p w14:paraId="050DB9B1" w14:textId="77777777" w:rsidR="007531BC" w:rsidRDefault="007531BC" w:rsidP="008211E8">
      <w:pPr>
        <w:rPr>
          <w:rFonts w:ascii="Calibri" w:hAnsi="Calibri" w:cs="Calibri"/>
        </w:rPr>
      </w:pPr>
    </w:p>
    <w:p w14:paraId="6D9A1EAD" w14:textId="77777777" w:rsidR="007531BC" w:rsidRDefault="007531BC" w:rsidP="008211E8">
      <w:pPr>
        <w:rPr>
          <w:rFonts w:ascii="Calibri" w:hAnsi="Calibri" w:cs="Calibri"/>
        </w:rPr>
      </w:pPr>
    </w:p>
    <w:p w14:paraId="73A5D837" w14:textId="724281CB" w:rsidR="007531BC" w:rsidRPr="007531BC" w:rsidRDefault="007531BC" w:rsidP="008211E8">
      <w:pPr>
        <w:rPr>
          <w:rFonts w:ascii="Calibri" w:hAnsi="Calibri" w:cs="Calibri"/>
          <w:b/>
          <w:bCs/>
          <w:sz w:val="32"/>
          <w:szCs w:val="32"/>
        </w:rPr>
      </w:pPr>
      <w:r>
        <w:rPr>
          <w:rFonts w:ascii="Calibri" w:hAnsi="Calibri" w:cs="Calibri"/>
          <w:b/>
          <w:bCs/>
          <w:sz w:val="32"/>
          <w:szCs w:val="32"/>
        </w:rPr>
        <w:t xml:space="preserve">DA CONTROLLARE </w:t>
      </w:r>
    </w:p>
    <w:p w14:paraId="7646DE7B" w14:textId="4C97B920"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18</w:t>
      </w:r>
      <w:r w:rsidRPr="008211E8">
        <w:rPr>
          <w:rFonts w:ascii="Calibri" w:hAnsi="Calibri" w:cs="Calibri"/>
        </w:rPr>
        <w:t>: Controlla ordini</w:t>
      </w: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2E462F7C"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Controlla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C0149B"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sistema reindirizza il gestore alla pagina degli ordini del sito</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6D7BCACC" w:rsidR="008211E8" w:rsidRPr="008211E8" w:rsidRDefault="008211E8">
            <w:pPr>
              <w:spacing w:line="254" w:lineRule="auto"/>
              <w:rPr>
                <w:rFonts w:ascii="Calibri" w:hAnsi="Calibri" w:cs="Calibri"/>
              </w:rPr>
            </w:pPr>
            <w:r w:rsidRPr="008211E8">
              <w:rPr>
                <w:rFonts w:ascii="Calibri" w:hAnsi="Calibri" w:cs="Calibri"/>
              </w:rPr>
              <w:t xml:space="preserve">Il gestore ordini si trova sulla pagina </w:t>
            </w:r>
            <w:r w:rsidR="002E7171">
              <w:rPr>
                <w:rFonts w:ascii="Calibri" w:hAnsi="Calibri" w:cs="Calibri"/>
              </w:rPr>
              <w:t>contenente la lista di tutti gli ordini ricevuti, dal più recente al più datato</w:t>
            </w:r>
          </w:p>
        </w:tc>
      </w:tr>
    </w:tbl>
    <w:p w14:paraId="5810A113" w14:textId="77777777" w:rsidR="00662BD4" w:rsidRPr="008211E8" w:rsidRDefault="00662BD4" w:rsidP="008211E8">
      <w:pPr>
        <w:rPr>
          <w:rFonts w:ascii="Calibri" w:hAnsi="Calibri" w:cs="Calibri"/>
        </w:rPr>
      </w:pPr>
    </w:p>
    <w:p w14:paraId="1D490CBD" w14:textId="292A95B9" w:rsidR="008211E8" w:rsidRPr="008211E8" w:rsidRDefault="008211E8" w:rsidP="008211E8">
      <w:pPr>
        <w:rPr>
          <w:rFonts w:ascii="Calibri" w:hAnsi="Calibri" w:cs="Calibri"/>
        </w:rPr>
      </w:pPr>
      <w:r w:rsidRPr="008211E8">
        <w:rPr>
          <w:rFonts w:ascii="Calibri" w:hAnsi="Calibri" w:cs="Calibri"/>
        </w:rPr>
        <w:lastRenderedPageBreak/>
        <w:t xml:space="preserve">Caso d’Uso </w:t>
      </w:r>
      <w:r w:rsidR="001B76F6">
        <w:rPr>
          <w:rFonts w:ascii="Calibri" w:hAnsi="Calibri" w:cs="Calibri"/>
        </w:rPr>
        <w:t>19</w:t>
      </w:r>
      <w:r w:rsidRPr="008211E8">
        <w:rPr>
          <w:rFonts w:ascii="Calibri" w:hAnsi="Calibri" w:cs="Calibri"/>
        </w:rPr>
        <w:t>: Conferma ordine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69C2AECD"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Modifica stato ordine</w:t>
            </w:r>
          </w:p>
        </w:tc>
      </w:tr>
      <w:tr w:rsidR="008211E8" w14:paraId="1D3219B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637EC9D4" w:rsidR="008211E8" w:rsidRPr="008211E8" w:rsidRDefault="008211E8">
            <w:pPr>
              <w:rPr>
                <w:rFonts w:ascii="Calibri" w:hAnsi="Calibri" w:cs="Calibri"/>
              </w:rPr>
            </w:pPr>
            <w:r w:rsidRPr="008211E8">
              <w:rPr>
                <w:rFonts w:ascii="Calibri" w:hAnsi="Calibri" w:cs="Calibri"/>
              </w:rPr>
              <w:t xml:space="preserve">Il gestore degli ordini si trova </w:t>
            </w:r>
            <w:r w:rsidR="00127DF6">
              <w:rPr>
                <w:rFonts w:ascii="Calibri" w:hAnsi="Calibri" w:cs="Calibri"/>
              </w:rPr>
              <w:t>sulla Lista ordini</w:t>
            </w:r>
            <w:r w:rsidRPr="008211E8">
              <w:rPr>
                <w:rFonts w:ascii="Calibri" w:hAnsi="Calibri" w:cs="Calibri"/>
              </w:rPr>
              <w:t xml:space="preserve"> del sito </w:t>
            </w:r>
          </w:p>
        </w:tc>
      </w:tr>
      <w:tr w:rsidR="008211E8" w14:paraId="0DC3B40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C78846D" w:rsidR="002E7171" w:rsidRPr="002E7171" w:rsidRDefault="008211E8" w:rsidP="002E7171">
            <w:pPr>
              <w:pStyle w:val="Paragrafoelenco"/>
              <w:numPr>
                <w:ilvl w:val="0"/>
                <w:numId w:val="45"/>
              </w:numPr>
              <w:spacing w:after="0" w:line="240" w:lineRule="auto"/>
              <w:rPr>
                <w:rFonts w:cs="Calibri"/>
              </w:rPr>
            </w:pPr>
            <w:r w:rsidRPr="008211E8">
              <w:rPr>
                <w:rFonts w:cs="Calibri"/>
              </w:rPr>
              <w:t xml:space="preserve">Il gestore </w:t>
            </w:r>
            <w:r w:rsidR="002E7171">
              <w:rPr>
                <w:rFonts w:cs="Calibri"/>
              </w:rPr>
              <w:t>sceglie un ordine per cui cambiare lo stato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735913A7" w14:textId="7CD52404" w:rsidR="008211E8" w:rsidRPr="002E7171" w:rsidRDefault="008211E8" w:rsidP="002E7171">
            <w:pPr>
              <w:pStyle w:val="Paragrafoelenco"/>
              <w:numPr>
                <w:ilvl w:val="0"/>
                <w:numId w:val="45"/>
              </w:numPr>
              <w:spacing w:after="0" w:line="240" w:lineRule="auto"/>
              <w:rPr>
                <w:rFonts w:cs="Calibri"/>
              </w:rPr>
            </w:pPr>
            <w:r w:rsidRPr="008211E8">
              <w:rPr>
                <w:rFonts w:cs="Calibri"/>
              </w:rPr>
              <w:t xml:space="preserve">Il sistema </w:t>
            </w:r>
            <w:r w:rsidR="002E7171">
              <w:rPr>
                <w:rFonts w:cs="Calibri"/>
              </w:rPr>
              <w:t>porterà l’utente all’ordine in dettaglio</w:t>
            </w:r>
          </w:p>
        </w:tc>
      </w:tr>
      <w:tr w:rsidR="002E7171" w14:paraId="04D59C5B"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708AAF33" w14:textId="77777777" w:rsidR="002E7171" w:rsidRPr="008211E8" w:rsidRDefault="002E7171">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1370212E" w14:textId="6129CFCE" w:rsidR="002E7171" w:rsidRPr="008211E8" w:rsidRDefault="002E7171" w:rsidP="002E7171">
            <w:pPr>
              <w:pStyle w:val="Paragrafoelenco"/>
              <w:numPr>
                <w:ilvl w:val="0"/>
                <w:numId w:val="45"/>
              </w:numPr>
              <w:rPr>
                <w:rFonts w:cs="Calibri"/>
              </w:rPr>
            </w:pPr>
            <w:r>
              <w:rPr>
                <w:rFonts w:cs="Calibri"/>
              </w:rPr>
              <w:t>Il gestore marcherà l’odine come “Completato”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FB599AF" w14:textId="77777777" w:rsidR="002E7171" w:rsidRPr="002E7171" w:rsidRDefault="002E7171" w:rsidP="002E7171">
            <w:pPr>
              <w:rPr>
                <w:rFonts w:cs="Calibri"/>
              </w:rPr>
            </w:pPr>
          </w:p>
        </w:tc>
      </w:tr>
      <w:tr w:rsidR="008211E8" w14:paraId="60EF043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6DB9C2B7" w14:textId="77777777" w:rsidR="00C957F2" w:rsidRDefault="00C957F2" w:rsidP="008211E8">
      <w:pPr>
        <w:rPr>
          <w:rFonts w:ascii="Calibri" w:hAnsi="Calibri" w:cs="Calibri"/>
        </w:rPr>
      </w:pPr>
    </w:p>
    <w:p w14:paraId="7EB89E5C" w14:textId="77777777" w:rsidR="00C957F2" w:rsidRPr="008211E8" w:rsidRDefault="00C957F2" w:rsidP="008211E8">
      <w:pPr>
        <w:rPr>
          <w:rFonts w:ascii="Calibri" w:hAnsi="Calibri" w:cs="Calibri"/>
        </w:rPr>
      </w:pPr>
    </w:p>
    <w:p w14:paraId="544541FA" w14:textId="4CCD4AB1"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20</w:t>
      </w:r>
      <w:r w:rsidRPr="008211E8">
        <w:rPr>
          <w:rFonts w:ascii="Calibri" w:hAnsi="Calibri" w:cs="Calibri"/>
        </w:rPr>
        <w:t>: Annulla ordine</w:t>
      </w: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62179F4D"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Annulla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77777777" w:rsidR="008211E8" w:rsidRPr="008211E8" w:rsidRDefault="008211E8">
            <w:pPr>
              <w:spacing w:line="254" w:lineRule="auto"/>
              <w:rPr>
                <w:rFonts w:ascii="Calibri" w:hAnsi="Calibri" w:cs="Calibri"/>
              </w:rPr>
            </w:pPr>
            <w:r w:rsidRPr="008211E8">
              <w:rPr>
                <w:rFonts w:ascii="Calibri" w:hAnsi="Calibri" w:cs="Calibri"/>
              </w:rPr>
              <w:t>Il gestore degli ordini si trova sulla pagina degli ordini del sito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1"/>
          <w:p w14:paraId="4329B47B" w14:textId="7EADDDE7" w:rsidR="00F96F3A" w:rsidRPr="00A24447" w:rsidRDefault="00A24447">
            <w:pPr>
              <w:tabs>
                <w:tab w:val="left" w:pos="7599"/>
              </w:tabs>
              <w:jc w:val="both"/>
              <w:outlineLvl w:val="0"/>
              <w:rPr>
                <w:bCs/>
              </w:rPr>
            </w:pPr>
            <w:r w:rsidRPr="00A24447">
              <w:rPr>
                <w:bCs/>
                <w:lang w:val="en-US"/>
              </w:rPr>
              <w:lastRenderedPageBreak/>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r w:rsidRPr="00A76445">
              <w:t>Requirements Analysis Document</w:t>
            </w:r>
            <w:bookmarkEnd w:id="68"/>
            <w:bookmarkEnd w:id="69"/>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System Design Document</w:t>
            </w:r>
            <w:bookmarkEnd w:id="72"/>
            <w:bookmarkEnd w:id="73"/>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Piano di test e specifica interfaccce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nel 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6E2A5" w14:textId="77777777" w:rsidR="00A86AA8" w:rsidRDefault="00A86AA8">
      <w:r>
        <w:separator/>
      </w:r>
    </w:p>
  </w:endnote>
  <w:endnote w:type="continuationSeparator" w:id="0">
    <w:p w14:paraId="4ABE1A97" w14:textId="77777777" w:rsidR="00A86AA8" w:rsidRDefault="00A86AA8">
      <w:r>
        <w:continuationSeparator/>
      </w:r>
    </w:p>
  </w:endnote>
  <w:endnote w:type="continuationNotice" w:id="1">
    <w:p w14:paraId="2A789061" w14:textId="77777777" w:rsidR="00A86AA8" w:rsidRDefault="00A86A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AE22" w14:textId="77777777" w:rsidR="00A86AA8" w:rsidRDefault="00A86AA8">
      <w:r>
        <w:separator/>
      </w:r>
    </w:p>
  </w:footnote>
  <w:footnote w:type="continuationSeparator" w:id="0">
    <w:p w14:paraId="32A1209C" w14:textId="77777777" w:rsidR="00A86AA8" w:rsidRDefault="00A86AA8">
      <w:r>
        <w:continuationSeparator/>
      </w:r>
    </w:p>
  </w:footnote>
  <w:footnote w:type="continuationNotice" w:id="1">
    <w:p w14:paraId="6AF3DD2F" w14:textId="77777777" w:rsidR="00A86AA8" w:rsidRDefault="00A86A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r w:rsidR="00F41142">
            <w:rPr>
              <w:sz w:val="20"/>
            </w:rPr>
            <w:t>Requirement Analysis Document</w:t>
          </w:r>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Requirement Analysis Document</w:t>
          </w:r>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7"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3"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5"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7"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0"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3"/>
  </w:num>
  <w:num w:numId="7" w16cid:durableId="789278703">
    <w:abstractNumId w:val="39"/>
  </w:num>
  <w:num w:numId="8" w16cid:durableId="1887600584">
    <w:abstractNumId w:val="16"/>
  </w:num>
  <w:num w:numId="9" w16cid:durableId="1660890767">
    <w:abstractNumId w:val="16"/>
  </w:num>
  <w:num w:numId="10" w16cid:durableId="1350720331">
    <w:abstractNumId w:val="43"/>
  </w:num>
  <w:num w:numId="11" w16cid:durableId="1233858090">
    <w:abstractNumId w:val="20"/>
  </w:num>
  <w:num w:numId="12" w16cid:durableId="1167869480">
    <w:abstractNumId w:val="25"/>
  </w:num>
  <w:num w:numId="13" w16cid:durableId="324742703">
    <w:abstractNumId w:val="6"/>
  </w:num>
  <w:num w:numId="14" w16cid:durableId="994990026">
    <w:abstractNumId w:val="10"/>
  </w:num>
  <w:num w:numId="15" w16cid:durableId="2033845112">
    <w:abstractNumId w:val="13"/>
  </w:num>
  <w:num w:numId="16" w16cid:durableId="24211424">
    <w:abstractNumId w:val="30"/>
  </w:num>
  <w:num w:numId="17" w16cid:durableId="718627523">
    <w:abstractNumId w:val="33"/>
  </w:num>
  <w:num w:numId="18" w16cid:durableId="607198388">
    <w:abstractNumId w:val="35"/>
  </w:num>
  <w:num w:numId="19" w16cid:durableId="645936791">
    <w:abstractNumId w:val="44"/>
  </w:num>
  <w:num w:numId="20" w16cid:durableId="17809054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2"/>
  </w:num>
  <w:num w:numId="22" w16cid:durableId="2069762344">
    <w:abstractNumId w:val="34"/>
  </w:num>
  <w:num w:numId="23" w16cid:durableId="835877835">
    <w:abstractNumId w:val="38"/>
  </w:num>
  <w:num w:numId="24" w16cid:durableId="788814780">
    <w:abstractNumId w:val="8"/>
  </w:num>
  <w:num w:numId="25" w16cid:durableId="2109695604">
    <w:abstractNumId w:val="5"/>
  </w:num>
  <w:num w:numId="26" w16cid:durableId="1138231528">
    <w:abstractNumId w:val="17"/>
  </w:num>
  <w:num w:numId="27" w16cid:durableId="1714846468">
    <w:abstractNumId w:val="14"/>
  </w:num>
  <w:num w:numId="28" w16cid:durableId="2028948867">
    <w:abstractNumId w:val="29"/>
  </w:num>
  <w:num w:numId="29" w16cid:durableId="606084931">
    <w:abstractNumId w:val="40"/>
  </w:num>
  <w:num w:numId="30" w16cid:durableId="601449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2"/>
  </w:num>
  <w:num w:numId="32" w16cid:durableId="42801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6"/>
  </w:num>
  <w:num w:numId="34" w16cid:durableId="368147218">
    <w:abstractNumId w:val="36"/>
  </w:num>
  <w:num w:numId="35" w16cid:durableId="892084822">
    <w:abstractNumId w:val="46"/>
  </w:num>
  <w:num w:numId="36" w16cid:durableId="1628969533">
    <w:abstractNumId w:val="31"/>
  </w:num>
  <w:num w:numId="37" w16cid:durableId="257254227">
    <w:abstractNumId w:val="28"/>
  </w:num>
  <w:num w:numId="38" w16cid:durableId="1898776873">
    <w:abstractNumId w:val="42"/>
  </w:num>
  <w:num w:numId="39" w16cid:durableId="1219363089">
    <w:abstractNumId w:val="21"/>
  </w:num>
  <w:num w:numId="40" w16cid:durableId="453718481">
    <w:abstractNumId w:val="18"/>
  </w:num>
  <w:num w:numId="41" w16cid:durableId="924847878">
    <w:abstractNumId w:val="9"/>
  </w:num>
  <w:num w:numId="42" w16cid:durableId="8122145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7"/>
  </w:num>
  <w:num w:numId="44" w16cid:durableId="262108587">
    <w:abstractNumId w:val="27"/>
  </w:num>
  <w:num w:numId="45" w16cid:durableId="8509207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1"/>
  </w:num>
  <w:num w:numId="48" w16cid:durableId="68409360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92CD3"/>
    <w:rsid w:val="0009301F"/>
    <w:rsid w:val="000932F1"/>
    <w:rsid w:val="00093B54"/>
    <w:rsid w:val="00093D9B"/>
    <w:rsid w:val="00094B89"/>
    <w:rsid w:val="0009562E"/>
    <w:rsid w:val="000972C2"/>
    <w:rsid w:val="000A2F8E"/>
    <w:rsid w:val="000A45DF"/>
    <w:rsid w:val="000A5632"/>
    <w:rsid w:val="000B012E"/>
    <w:rsid w:val="000B1A7C"/>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E0B"/>
    <w:rsid w:val="001157F7"/>
    <w:rsid w:val="00115835"/>
    <w:rsid w:val="0011630B"/>
    <w:rsid w:val="00120553"/>
    <w:rsid w:val="00121C4E"/>
    <w:rsid w:val="00122B1D"/>
    <w:rsid w:val="00123878"/>
    <w:rsid w:val="001276C9"/>
    <w:rsid w:val="00127DF6"/>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21FF"/>
    <w:rsid w:val="00172DBA"/>
    <w:rsid w:val="0017638D"/>
    <w:rsid w:val="001765AE"/>
    <w:rsid w:val="001803F9"/>
    <w:rsid w:val="00180505"/>
    <w:rsid w:val="00190322"/>
    <w:rsid w:val="00193327"/>
    <w:rsid w:val="001936FA"/>
    <w:rsid w:val="00196AEE"/>
    <w:rsid w:val="001A09EE"/>
    <w:rsid w:val="001A165C"/>
    <w:rsid w:val="001A56A9"/>
    <w:rsid w:val="001B3DF4"/>
    <w:rsid w:val="001B4EA3"/>
    <w:rsid w:val="001B500F"/>
    <w:rsid w:val="001B6CE4"/>
    <w:rsid w:val="001B76F6"/>
    <w:rsid w:val="001C3256"/>
    <w:rsid w:val="001C389E"/>
    <w:rsid w:val="001C7A76"/>
    <w:rsid w:val="001D10E1"/>
    <w:rsid w:val="001D2256"/>
    <w:rsid w:val="001D5021"/>
    <w:rsid w:val="001D67F8"/>
    <w:rsid w:val="001D6A90"/>
    <w:rsid w:val="001D6AA5"/>
    <w:rsid w:val="001D6B82"/>
    <w:rsid w:val="001F2B5B"/>
    <w:rsid w:val="001F35C5"/>
    <w:rsid w:val="001F3E0B"/>
    <w:rsid w:val="001F5371"/>
    <w:rsid w:val="001F5D8E"/>
    <w:rsid w:val="001F7B9B"/>
    <w:rsid w:val="00200471"/>
    <w:rsid w:val="00201330"/>
    <w:rsid w:val="00204325"/>
    <w:rsid w:val="002075C3"/>
    <w:rsid w:val="00210C56"/>
    <w:rsid w:val="00211EA3"/>
    <w:rsid w:val="00220FED"/>
    <w:rsid w:val="002214A8"/>
    <w:rsid w:val="00221D2F"/>
    <w:rsid w:val="00223952"/>
    <w:rsid w:val="00223D21"/>
    <w:rsid w:val="00223E58"/>
    <w:rsid w:val="00231495"/>
    <w:rsid w:val="00234727"/>
    <w:rsid w:val="002361DF"/>
    <w:rsid w:val="002372F3"/>
    <w:rsid w:val="002427D7"/>
    <w:rsid w:val="002455F2"/>
    <w:rsid w:val="00250D02"/>
    <w:rsid w:val="00250D4A"/>
    <w:rsid w:val="00254B7B"/>
    <w:rsid w:val="00255410"/>
    <w:rsid w:val="00257B80"/>
    <w:rsid w:val="00262196"/>
    <w:rsid w:val="002624CB"/>
    <w:rsid w:val="0026424A"/>
    <w:rsid w:val="002713D8"/>
    <w:rsid w:val="00272C28"/>
    <w:rsid w:val="00281D8E"/>
    <w:rsid w:val="00283059"/>
    <w:rsid w:val="00286DDB"/>
    <w:rsid w:val="00291685"/>
    <w:rsid w:val="00291CCA"/>
    <w:rsid w:val="002953D5"/>
    <w:rsid w:val="002A1A9C"/>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D406A"/>
    <w:rsid w:val="003E00FB"/>
    <w:rsid w:val="003E1C9A"/>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7F0D"/>
    <w:rsid w:val="00451BD1"/>
    <w:rsid w:val="0045573A"/>
    <w:rsid w:val="004567DA"/>
    <w:rsid w:val="00460447"/>
    <w:rsid w:val="0046124B"/>
    <w:rsid w:val="0046298D"/>
    <w:rsid w:val="004646F8"/>
    <w:rsid w:val="00464880"/>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4D51"/>
    <w:rsid w:val="004A59FA"/>
    <w:rsid w:val="004B03BD"/>
    <w:rsid w:val="004B0796"/>
    <w:rsid w:val="004B0BBB"/>
    <w:rsid w:val="004B3C7B"/>
    <w:rsid w:val="004B605E"/>
    <w:rsid w:val="004D1EA6"/>
    <w:rsid w:val="004D3604"/>
    <w:rsid w:val="004D55F1"/>
    <w:rsid w:val="004D7657"/>
    <w:rsid w:val="004E040E"/>
    <w:rsid w:val="004E1304"/>
    <w:rsid w:val="004E4C1D"/>
    <w:rsid w:val="004E5C0A"/>
    <w:rsid w:val="004E6DBB"/>
    <w:rsid w:val="004F0AD1"/>
    <w:rsid w:val="004F18E5"/>
    <w:rsid w:val="004F4ECC"/>
    <w:rsid w:val="004F51F5"/>
    <w:rsid w:val="005014F1"/>
    <w:rsid w:val="005016AA"/>
    <w:rsid w:val="00510B1C"/>
    <w:rsid w:val="00510DEA"/>
    <w:rsid w:val="005112B2"/>
    <w:rsid w:val="00511ADE"/>
    <w:rsid w:val="00512C48"/>
    <w:rsid w:val="00515FF5"/>
    <w:rsid w:val="005160A1"/>
    <w:rsid w:val="0052179B"/>
    <w:rsid w:val="00522640"/>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3AA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62D"/>
    <w:rsid w:val="00695EEC"/>
    <w:rsid w:val="006960DC"/>
    <w:rsid w:val="006A12F1"/>
    <w:rsid w:val="006A430B"/>
    <w:rsid w:val="006A6885"/>
    <w:rsid w:val="006A7938"/>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4CB"/>
    <w:rsid w:val="00715903"/>
    <w:rsid w:val="00721E60"/>
    <w:rsid w:val="00732386"/>
    <w:rsid w:val="00734327"/>
    <w:rsid w:val="007412D0"/>
    <w:rsid w:val="007431A9"/>
    <w:rsid w:val="0074690C"/>
    <w:rsid w:val="00752AD4"/>
    <w:rsid w:val="007531BC"/>
    <w:rsid w:val="00753B16"/>
    <w:rsid w:val="007575ED"/>
    <w:rsid w:val="0076258A"/>
    <w:rsid w:val="00765A99"/>
    <w:rsid w:val="0078049A"/>
    <w:rsid w:val="007811C5"/>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CB5"/>
    <w:rsid w:val="007E00DC"/>
    <w:rsid w:val="007E1381"/>
    <w:rsid w:val="007E47FE"/>
    <w:rsid w:val="007E7429"/>
    <w:rsid w:val="007E7633"/>
    <w:rsid w:val="007F10F7"/>
    <w:rsid w:val="007F7B11"/>
    <w:rsid w:val="00801A2A"/>
    <w:rsid w:val="008034E2"/>
    <w:rsid w:val="008066A4"/>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9EB"/>
    <w:rsid w:val="00957365"/>
    <w:rsid w:val="0095747F"/>
    <w:rsid w:val="00960885"/>
    <w:rsid w:val="00960FF3"/>
    <w:rsid w:val="009658A6"/>
    <w:rsid w:val="00970EE2"/>
    <w:rsid w:val="009716E7"/>
    <w:rsid w:val="00975027"/>
    <w:rsid w:val="00977496"/>
    <w:rsid w:val="00980BF1"/>
    <w:rsid w:val="00981FD8"/>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DE3"/>
    <w:rsid w:val="00A331F1"/>
    <w:rsid w:val="00A4101F"/>
    <w:rsid w:val="00A42E9E"/>
    <w:rsid w:val="00A455E9"/>
    <w:rsid w:val="00A47973"/>
    <w:rsid w:val="00A506B6"/>
    <w:rsid w:val="00A5170D"/>
    <w:rsid w:val="00A52E87"/>
    <w:rsid w:val="00A61D2E"/>
    <w:rsid w:val="00A6371B"/>
    <w:rsid w:val="00A66C32"/>
    <w:rsid w:val="00A679CC"/>
    <w:rsid w:val="00A70376"/>
    <w:rsid w:val="00A72170"/>
    <w:rsid w:val="00A73A86"/>
    <w:rsid w:val="00A80B46"/>
    <w:rsid w:val="00A836B6"/>
    <w:rsid w:val="00A849B9"/>
    <w:rsid w:val="00A86AA8"/>
    <w:rsid w:val="00A87E00"/>
    <w:rsid w:val="00A92AE2"/>
    <w:rsid w:val="00AA0F53"/>
    <w:rsid w:val="00AB0A28"/>
    <w:rsid w:val="00AB3A97"/>
    <w:rsid w:val="00AB5AE0"/>
    <w:rsid w:val="00AB7975"/>
    <w:rsid w:val="00AC4C15"/>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1930"/>
    <w:rsid w:val="00C07790"/>
    <w:rsid w:val="00C104D5"/>
    <w:rsid w:val="00C10EB9"/>
    <w:rsid w:val="00C1436B"/>
    <w:rsid w:val="00C14CE1"/>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6EC3"/>
    <w:rsid w:val="00C84557"/>
    <w:rsid w:val="00C85CBA"/>
    <w:rsid w:val="00C878E9"/>
    <w:rsid w:val="00C87A0A"/>
    <w:rsid w:val="00C91273"/>
    <w:rsid w:val="00C9227F"/>
    <w:rsid w:val="00C93101"/>
    <w:rsid w:val="00C957F2"/>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A646B"/>
    <w:rsid w:val="00DB0156"/>
    <w:rsid w:val="00DB1E8B"/>
    <w:rsid w:val="00DB21BA"/>
    <w:rsid w:val="00DB5095"/>
    <w:rsid w:val="00DB6339"/>
    <w:rsid w:val="00DC052B"/>
    <w:rsid w:val="00DC1012"/>
    <w:rsid w:val="00DC1DD1"/>
    <w:rsid w:val="00DC6C85"/>
    <w:rsid w:val="00DD24A7"/>
    <w:rsid w:val="00DD547B"/>
    <w:rsid w:val="00DD6D91"/>
    <w:rsid w:val="00DE08AD"/>
    <w:rsid w:val="00DE3C3D"/>
    <w:rsid w:val="00DE47A0"/>
    <w:rsid w:val="00DE597E"/>
    <w:rsid w:val="00DF14DA"/>
    <w:rsid w:val="00DF4299"/>
    <w:rsid w:val="00DF4492"/>
    <w:rsid w:val="00DF6A96"/>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6E4"/>
    <w:rsid w:val="00F0328C"/>
    <w:rsid w:val="00F05403"/>
    <w:rsid w:val="00F07CA9"/>
    <w:rsid w:val="00F102DD"/>
    <w:rsid w:val="00F10761"/>
    <w:rsid w:val="00F1332A"/>
    <w:rsid w:val="00F1639A"/>
    <w:rsid w:val="00F16B03"/>
    <w:rsid w:val="00F277E6"/>
    <w:rsid w:val="00F303D4"/>
    <w:rsid w:val="00F33810"/>
    <w:rsid w:val="00F341F9"/>
    <w:rsid w:val="00F34818"/>
    <w:rsid w:val="00F41142"/>
    <w:rsid w:val="00F51123"/>
    <w:rsid w:val="00F601D2"/>
    <w:rsid w:val="00F60EB8"/>
    <w:rsid w:val="00F633B9"/>
    <w:rsid w:val="00F64E1C"/>
    <w:rsid w:val="00F66421"/>
    <w:rsid w:val="00F67FB8"/>
    <w:rsid w:val="00F71F18"/>
    <w:rsid w:val="00F735FF"/>
    <w:rsid w:val="00F738EE"/>
    <w:rsid w:val="00F752B1"/>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C0416"/>
    <w:rsid w:val="00FC206D"/>
    <w:rsid w:val="00FC4193"/>
    <w:rsid w:val="00FC5D75"/>
    <w:rsid w:val="00FD0055"/>
    <w:rsid w:val="00FD24FC"/>
    <w:rsid w:val="00FD7D82"/>
    <w:rsid w:val="00FE09D7"/>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mailt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mailto:***@**.**" TargetMode="External"/><Relationship Id="rId35"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28</Pages>
  <Words>3790</Words>
  <Characters>21604</Characters>
  <Application>Microsoft Office Word</Application>
  <DocSecurity>0</DocSecurity>
  <Lines>180</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25344</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3</cp:revision>
  <cp:lastPrinted>1900-01-01T08:00:00Z</cp:lastPrinted>
  <dcterms:created xsi:type="dcterms:W3CDTF">2023-12-02T17:39:00Z</dcterms:created>
  <dcterms:modified xsi:type="dcterms:W3CDTF">2023-12-05T17:57:00Z</dcterms:modified>
</cp:coreProperties>
</file>