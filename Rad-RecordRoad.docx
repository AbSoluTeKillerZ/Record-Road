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t xml:space="preserve">Versione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3D061DD4" w:rsidR="001765AE" w:rsidRDefault="00C23921" w:rsidP="50897705">
      <w:pPr>
        <w:jc w:val="center"/>
        <w:rPr>
          <w:b/>
          <w:bCs/>
          <w:color w:val="FF0000"/>
          <w:sz w:val="28"/>
          <w:szCs w:val="28"/>
        </w:rPr>
      </w:pPr>
      <w:r>
        <w:rPr>
          <w:noProof/>
        </w:rPr>
        <w:drawing>
          <wp:inline distT="0" distB="0" distL="0" distR="0" wp14:anchorId="33C8F826" wp14:editId="33A78781">
            <wp:extent cx="5204460" cy="4008120"/>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60" cy="4008120"/>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headerReference w:type="default" r:id="rId9"/>
          <w:footerReference w:type="even" r:id="rId10"/>
          <w:footerReference w:type="default" r:id="rId11"/>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r w:rsidR="00094B89">
              <w:rPr>
                <w:sz w:val="20"/>
              </w:rPr>
              <w:t>Wlodarkiewicz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Raffaele Giuseppe Wlodarkiewicz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Raffaele Giuseppe Wlodarkiewicz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headerReference w:type="default" r:id="rId12"/>
          <w:footerReference w:type="default" r:id="rId13"/>
          <w:headerReference w:type="first" r:id="rId14"/>
          <w:footerReference w:type="first" r:id="rId15"/>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1765AE">
          <w:headerReference w:type="even" r:id="rId16"/>
          <w:headerReference w:type="default" r:id="rId17"/>
          <w:footerReference w:type="even" r:id="rId18"/>
          <w:footerReference w:type="default" r:id="rId19"/>
          <w:headerReference w:type="first" r:id="rId20"/>
          <w:footerReference w:type="first" r:id="rId21"/>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C23921" w:rsidP="0090548E">
      <w:pPr>
        <w:pStyle w:val="Intestazioneindice"/>
        <w:numPr>
          <w:ilvl w:val="0"/>
          <w:numId w:val="14"/>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C23921" w:rsidP="0090548E">
      <w:pPr>
        <w:pStyle w:val="Intestazioneindice"/>
        <w:numPr>
          <w:ilvl w:val="0"/>
          <w:numId w:val="14"/>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rsidP="00BD12EE">
      <w:pPr>
        <w:pStyle w:val="Intestazioneindice"/>
        <w:numPr>
          <w:ilvl w:val="0"/>
          <w:numId w:val="14"/>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rsidP="0090548E">
      <w:pPr>
        <w:pStyle w:val="Intestazioneindice"/>
        <w:numPr>
          <w:ilvl w:val="0"/>
          <w:numId w:val="14"/>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rsidP="0090548E">
      <w:pPr>
        <w:pStyle w:val="Intestazioneindice"/>
        <w:numPr>
          <w:ilvl w:val="0"/>
          <w:numId w:val="14"/>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C23921" w:rsidP="00D20F94">
      <w:pPr>
        <w:pStyle w:val="Intestazioneindice"/>
        <w:numPr>
          <w:ilvl w:val="0"/>
          <w:numId w:val="14"/>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C23921" w:rsidP="0090548E">
      <w:pPr>
        <w:pStyle w:val="Intestazioneindice"/>
        <w:numPr>
          <w:ilvl w:val="0"/>
          <w:numId w:val="14"/>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51734">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rsidP="0053271A">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Pr="00B9096C" w:rsidRDefault="007C4B05" w:rsidP="00AD3111">
      <w:pPr>
        <w:rPr>
          <w:color w:val="FF0000"/>
          <w:sz w:val="32"/>
          <w:szCs w:val="32"/>
        </w:rPr>
      </w:pPr>
      <w:r w:rsidRPr="00B9096C">
        <w:rPr>
          <w:color w:val="FF0000"/>
          <w:sz w:val="32"/>
          <w:szCs w:val="32"/>
        </w:rPr>
        <w:t>Requisiti funzionali</w:t>
      </w: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1"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2"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2ED3A1E5" w:rsidR="00CC5869" w:rsidRPr="00BA1483" w:rsidRDefault="00AF5964" w:rsidP="00AF5964">
      <w:pPr>
        <w:numPr>
          <w:ilvl w:val="0"/>
          <w:numId w:val="18"/>
        </w:numPr>
        <w:rPr>
          <w:b/>
          <w:bCs/>
          <w:color w:val="FF0000"/>
        </w:rPr>
      </w:pPr>
      <w:r w:rsidRPr="00BA1483">
        <w:rPr>
          <w:b/>
          <w:bCs/>
          <w:color w:val="FF0000"/>
        </w:rPr>
        <w:t>RF3.1</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3" w:author="GIUSEPPE TOMMASO SPATARO" w:date="2023-11-20T19:43:00Z">
        <w:r w:rsidR="00A47973">
          <w:t xml:space="preserve">, </w:t>
        </w:r>
        <w:r w:rsidR="00A47973" w:rsidRPr="00A47973">
          <w:rPr>
            <w:highlight w:val="yellow"/>
            <w:rPrChange w:id="4"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5" w:author="GIUSEPPE TOMMASO SPATARO" w:date="2023-11-20T19:25:00Z"/>
          <w:u w:val="single"/>
        </w:rPr>
      </w:pPr>
      <w:r w:rsidRPr="00BA1483">
        <w:rPr>
          <w:b/>
          <w:bCs/>
          <w:color w:val="FF0000"/>
        </w:rPr>
        <w:t>Priorità</w:t>
      </w:r>
      <w:r>
        <w:t xml:space="preserve">: </w:t>
      </w:r>
      <w:r w:rsidRPr="00BA1483">
        <w:rPr>
          <w:u w:val="single"/>
        </w:rPr>
        <w:t>ALTA</w:t>
      </w:r>
    </w:p>
    <w:p w14:paraId="25A23E40" w14:textId="5A3B0493" w:rsidR="007D3CB5" w:rsidRPr="00BA1483" w:rsidRDefault="007D3CB5" w:rsidP="007D3CB5">
      <w:pPr>
        <w:numPr>
          <w:ilvl w:val="0"/>
          <w:numId w:val="18"/>
        </w:numPr>
        <w:rPr>
          <w:ins w:id="6" w:author="GIUSEPPE TOMMASO SPATARO" w:date="2023-11-20T19:25:00Z"/>
          <w:b/>
          <w:bCs/>
          <w:color w:val="FF0000"/>
        </w:rPr>
      </w:pPr>
      <w:ins w:id="7" w:author="GIUSEPPE TOMMASO SPATARO" w:date="2023-11-20T19:25:00Z">
        <w:r w:rsidRPr="00BA1483">
          <w:rPr>
            <w:b/>
            <w:bCs/>
            <w:color w:val="FF0000"/>
          </w:rPr>
          <w:t>RF3.1.</w:t>
        </w:r>
        <w:r>
          <w:rPr>
            <w:b/>
            <w:bCs/>
            <w:color w:val="FF0000"/>
          </w:rPr>
          <w:t>2 Autenticazione</w:t>
        </w:r>
      </w:ins>
    </w:p>
    <w:p w14:paraId="5C3AE362" w14:textId="1D528C69" w:rsidR="007D3CB5" w:rsidRDefault="007D3CB5" w:rsidP="007D3CB5">
      <w:pPr>
        <w:ind w:left="720"/>
        <w:rPr>
          <w:ins w:id="8" w:author="GIUSEPPE TOMMASO SPATARO" w:date="2023-11-20T19:25:00Z"/>
        </w:rPr>
      </w:pPr>
      <w:ins w:id="9" w:author="GIUSEPPE TOMMASO SPATARO" w:date="2023-11-20T19:25:00Z">
        <w:r>
          <w:t>Il sistema consentirà di effettuare il login al sito sfruttando come chiavi di accesso l’e</w:t>
        </w:r>
      </w:ins>
      <w:ins w:id="10" w:author="GIUSEPPE TOMMASO SPATARO" w:date="2023-11-20T19:27:00Z">
        <w:r w:rsidR="00510DEA">
          <w:t>-</w:t>
        </w:r>
      </w:ins>
      <w:ins w:id="11" w:author="GIUSEPPE TOMMASO SPATARO" w:date="2023-11-20T19:25:00Z">
        <w:r>
          <w:t xml:space="preserve">mail e la </w:t>
        </w:r>
      </w:ins>
      <w:ins w:id="12" w:author="GIUSEPPE TOMMASO SPATARO" w:date="2023-11-20T19:26:00Z">
        <w:r>
          <w:t>password</w:t>
        </w:r>
      </w:ins>
      <w:ins w:id="13" w:author="GIUSEPPE TOMMASO SPATARO" w:date="2023-11-20T19:27:00Z">
        <w:r w:rsidR="007575ED">
          <w:t xml:space="preserve">, </w:t>
        </w:r>
        <w:r w:rsidR="007575ED" w:rsidRPr="00510DEA">
          <w:rPr>
            <w:highlight w:val="yellow"/>
            <w:rPrChange w:id="14" w:author="GIUSEPPE TOMMASO SPATARO" w:date="2023-11-20T19:27:00Z">
              <w:rPr/>
            </w:rPrChange>
          </w:rPr>
          <w:t xml:space="preserve">oppure autenticandosi </w:t>
        </w:r>
        <w:r w:rsidR="00510DEA" w:rsidRPr="00510DEA">
          <w:rPr>
            <w:highlight w:val="yellow"/>
            <w:rPrChange w:id="15" w:author="GIUSEPPE TOMMASO SPATARO" w:date="2023-11-20T19:27:00Z">
              <w:rPr/>
            </w:rPrChange>
          </w:rPr>
          <w:t>tramite Google</w:t>
        </w:r>
      </w:ins>
      <w:ins w:id="16" w:author="GIUSEPPE TOMMASO SPATARO" w:date="2023-11-20T19:25:00Z">
        <w:r>
          <w:t>.</w:t>
        </w:r>
      </w:ins>
    </w:p>
    <w:p w14:paraId="039C29C4" w14:textId="2C2D90C4" w:rsidR="00D90047" w:rsidRDefault="007D3CB5" w:rsidP="007D3CB5">
      <w:pPr>
        <w:ind w:left="720"/>
        <w:rPr>
          <w:u w:val="single"/>
        </w:rPr>
      </w:pPr>
      <w:ins w:id="17" w:author="GIUSEPPE TOMMASO SPATARO" w:date="2023-11-20T19:25:00Z">
        <w:r w:rsidRPr="00BA1483">
          <w:rPr>
            <w:b/>
            <w:bCs/>
            <w:color w:val="FF0000"/>
          </w:rPr>
          <w:t>Priorità</w:t>
        </w:r>
        <w:r>
          <w:t xml:space="preserve">: </w:t>
        </w:r>
        <w:r w:rsidRPr="00BA1483">
          <w:rPr>
            <w:u w:val="single"/>
          </w:rPr>
          <w:t>ALTA</w:t>
        </w:r>
      </w:ins>
    </w:p>
    <w:p w14:paraId="59AF47DF" w14:textId="77777777" w:rsidR="00A27DE3" w:rsidRDefault="00A27DE3" w:rsidP="00BA1483">
      <w:pPr>
        <w:ind w:left="720"/>
        <w:rPr>
          <w:u w:val="single"/>
        </w:rPr>
      </w:pPr>
    </w:p>
    <w:p w14:paraId="4227311A" w14:textId="47E2AE8D" w:rsidR="00BA1483" w:rsidRPr="00A92AE2" w:rsidRDefault="0017638D" w:rsidP="00BA1483">
      <w:pPr>
        <w:rPr>
          <w:u w:val="single"/>
        </w:rPr>
      </w:pPr>
      <w:r w:rsidRPr="00A92AE2">
        <w:rPr>
          <w:u w:val="single"/>
        </w:rPr>
        <w:t>Un utente</w:t>
      </w:r>
      <w:r w:rsidR="0042132E">
        <w:rPr>
          <w:u w:val="single"/>
        </w:rPr>
        <w:t xml:space="preserve"> generico (quindi sia</w:t>
      </w:r>
      <w:r w:rsidR="009B0AEB" w:rsidRPr="00A92AE2">
        <w:rPr>
          <w:u w:val="single"/>
        </w:rPr>
        <w:t xml:space="preserve"> </w:t>
      </w:r>
      <w:r w:rsidR="0042132E">
        <w:rPr>
          <w:u w:val="single"/>
        </w:rPr>
        <w:t xml:space="preserve">l’utente </w:t>
      </w:r>
      <w:r w:rsidR="009B0AEB" w:rsidRPr="00A92AE2">
        <w:rPr>
          <w:u w:val="single"/>
        </w:rPr>
        <w:t xml:space="preserve">non </w:t>
      </w:r>
      <w:del w:id="18" w:author="GIUSEPPE TOMMASO SPATARO" w:date="2023-11-20T19:30:00Z">
        <w:r w:rsidR="009B0AEB" w:rsidRPr="00A92AE2" w:rsidDel="004A59FA">
          <w:rPr>
            <w:u w:val="single"/>
          </w:rPr>
          <w:delText xml:space="preserve">registrato </w:delText>
        </w:r>
      </w:del>
      <w:ins w:id="19" w:author="GIUSEPPE TOMMASO SPATARO" w:date="2023-11-20T19:30:00Z">
        <w:r w:rsidR="004A59FA">
          <w:rPr>
            <w:u w:val="single"/>
          </w:rPr>
          <w:t>autentic</w:t>
        </w:r>
        <w:r w:rsidR="004A59FA" w:rsidRPr="00A92AE2">
          <w:rPr>
            <w:u w:val="single"/>
          </w:rPr>
          <w:t xml:space="preserve">ato </w:t>
        </w:r>
      </w:ins>
      <w:r w:rsidR="0042132E">
        <w:rPr>
          <w:u w:val="single"/>
        </w:rPr>
        <w:t>che quello</w:t>
      </w:r>
      <w:r w:rsidR="009B0AEB" w:rsidRPr="00A92AE2">
        <w:rPr>
          <w:u w:val="single"/>
        </w:rPr>
        <w:t xml:space="preserve"> </w:t>
      </w:r>
      <w:del w:id="20" w:author="GIUSEPPE TOMMASO SPATARO" w:date="2023-11-20T19:30:00Z">
        <w:r w:rsidR="009B0AEB" w:rsidRPr="00A92AE2" w:rsidDel="004A59FA">
          <w:rPr>
            <w:u w:val="single"/>
          </w:rPr>
          <w:delText xml:space="preserve">registrato </w:delText>
        </w:r>
      </w:del>
      <w:ins w:id="21" w:author="GIUSEPPE TOMMASO SPATARO" w:date="2023-11-20T19:30:00Z">
        <w:r w:rsidR="004A59FA">
          <w:rPr>
            <w:u w:val="single"/>
          </w:rPr>
          <w:t>autentic</w:t>
        </w:r>
        <w:r w:rsidR="004A59FA" w:rsidRPr="00A92AE2">
          <w:rPr>
            <w:u w:val="single"/>
          </w:rPr>
          <w:t>ato</w:t>
        </w:r>
      </w:ins>
      <w:r w:rsidR="0042132E">
        <w:rPr>
          <w:u w:val="single"/>
        </w:rPr>
        <w:t>)</w:t>
      </w:r>
      <w:ins w:id="22" w:author="GIUSEPPE TOMMASO SPATARO" w:date="2023-11-20T19:30:00Z">
        <w:r w:rsidR="004A59FA" w:rsidRPr="00A92AE2">
          <w:rPr>
            <w:u w:val="single"/>
          </w:rPr>
          <w:t xml:space="preserve"> </w:t>
        </w:r>
      </w:ins>
      <w:r w:rsidR="009B0AEB" w:rsidRPr="00A92AE2">
        <w:rPr>
          <w:u w:val="single"/>
        </w:rPr>
        <w:t>potranno eseguire le seguenti funzionalità:</w:t>
      </w:r>
    </w:p>
    <w:p w14:paraId="09778C3B" w14:textId="147C4032" w:rsidR="009B0AEB" w:rsidRPr="00BA1483" w:rsidRDefault="009B0AEB" w:rsidP="009B0AEB">
      <w:pPr>
        <w:numPr>
          <w:ilvl w:val="0"/>
          <w:numId w:val="18"/>
        </w:numPr>
        <w:rPr>
          <w:b/>
          <w:bCs/>
          <w:color w:val="FF0000"/>
        </w:rPr>
      </w:pPr>
      <w:r w:rsidRPr="00BA1483">
        <w:rPr>
          <w:b/>
          <w:bCs/>
          <w:color w:val="FF0000"/>
        </w:rPr>
        <w:t>RF3.</w:t>
      </w:r>
      <w:r>
        <w:rPr>
          <w:b/>
          <w:bCs/>
          <w:color w:val="FF0000"/>
        </w:rPr>
        <w:t>2</w:t>
      </w:r>
      <w:r w:rsidRPr="00BA1483">
        <w:rPr>
          <w:b/>
          <w:bCs/>
          <w:color w:val="FF0000"/>
        </w:rPr>
        <w:t>.1</w:t>
      </w:r>
      <w:r w:rsidR="00937F41">
        <w:rPr>
          <w:b/>
          <w:bCs/>
          <w:color w:val="FF0000"/>
        </w:rPr>
        <w:t xml:space="preserve"> Visualizzare </w:t>
      </w:r>
      <w:r w:rsidR="00310DF6">
        <w:rPr>
          <w:b/>
          <w:bCs/>
          <w:color w:val="FF0000"/>
        </w:rPr>
        <w:t>catalogo</w:t>
      </w:r>
    </w:p>
    <w:p w14:paraId="4A4B699B" w14:textId="02499A6C" w:rsidR="009B0AEB" w:rsidRDefault="009B0AEB" w:rsidP="009B0AEB">
      <w:pPr>
        <w:ind w:left="720"/>
      </w:pPr>
      <w:r>
        <w:t>Il sistema consentirà di</w:t>
      </w:r>
      <w:r w:rsidR="00A66C32">
        <w:t xml:space="preserve"> visualizzare i prodotti all’interno del catalo</w:t>
      </w:r>
      <w:r w:rsidR="00937F41">
        <w:t>go</w:t>
      </w:r>
      <w:r>
        <w:t>.</w:t>
      </w:r>
    </w:p>
    <w:p w14:paraId="4A1F45A9" w14:textId="77777777" w:rsidR="009B0AEB" w:rsidRDefault="009B0AEB" w:rsidP="009B0AEB">
      <w:pPr>
        <w:ind w:left="720"/>
        <w:rPr>
          <w:u w:val="single"/>
        </w:rPr>
      </w:pPr>
      <w:r w:rsidRPr="00BA1483">
        <w:rPr>
          <w:b/>
          <w:bCs/>
          <w:color w:val="FF0000"/>
        </w:rPr>
        <w:t>Priorità</w:t>
      </w:r>
      <w:r>
        <w:t xml:space="preserve">: </w:t>
      </w:r>
      <w:r w:rsidRPr="00BA1483">
        <w:rPr>
          <w:u w:val="single"/>
        </w:rPr>
        <w:t>ALTA</w:t>
      </w:r>
    </w:p>
    <w:p w14:paraId="7CDABB72" w14:textId="2E09C309" w:rsidR="00937F41" w:rsidRPr="00BA1483" w:rsidRDefault="00937F41" w:rsidP="00937F41">
      <w:pPr>
        <w:numPr>
          <w:ilvl w:val="0"/>
          <w:numId w:val="18"/>
        </w:numPr>
        <w:rPr>
          <w:b/>
          <w:bCs/>
          <w:color w:val="FF0000"/>
        </w:rPr>
      </w:pPr>
      <w:r w:rsidRPr="00BA1483">
        <w:rPr>
          <w:b/>
          <w:bCs/>
          <w:color w:val="FF0000"/>
        </w:rPr>
        <w:t>RF3.</w:t>
      </w:r>
      <w:r w:rsidR="00121C4E">
        <w:rPr>
          <w:b/>
          <w:bCs/>
          <w:color w:val="FF0000"/>
        </w:rPr>
        <w:t>2.2</w:t>
      </w:r>
      <w:r>
        <w:rPr>
          <w:b/>
          <w:bCs/>
          <w:color w:val="FF0000"/>
        </w:rPr>
        <w:t xml:space="preserve"> </w:t>
      </w:r>
      <w:r w:rsidR="00310DF6">
        <w:rPr>
          <w:b/>
          <w:bCs/>
          <w:color w:val="FF0000"/>
        </w:rPr>
        <w:t>Visualizzare prodotto</w:t>
      </w:r>
    </w:p>
    <w:p w14:paraId="6E560909" w14:textId="71522BF0" w:rsidR="00937F41" w:rsidRDefault="00937F41" w:rsidP="00937F41">
      <w:pPr>
        <w:ind w:left="720"/>
      </w:pPr>
      <w:r>
        <w:t>Il sistema consentirà di</w:t>
      </w:r>
      <w:r w:rsidR="00310DF6">
        <w:t xml:space="preserve"> visualizzare i</w:t>
      </w:r>
      <w:r w:rsidR="00121C4E">
        <w:t>n dettaglio ogni singolo prodotto del catalogo</w:t>
      </w:r>
      <w:ins w:id="23" w:author="GIUSEPPE TOMMASO SPATARO" w:date="2023-11-20T19:32:00Z">
        <w:r w:rsidR="00AF258D">
          <w:t xml:space="preserve"> (si potranno controllare il nome dell’album</w:t>
        </w:r>
      </w:ins>
      <w:ins w:id="24" w:author="GIUSEPPE TOMMASO SPATARO" w:date="2023-11-20T19:33:00Z">
        <w:r w:rsidR="00AF258D">
          <w:t xml:space="preserve">, </w:t>
        </w:r>
      </w:ins>
      <w:r w:rsidR="00333E41">
        <w:t xml:space="preserve">il nome </w:t>
      </w:r>
      <w:ins w:id="25" w:author="GIUSEPPE TOMMASO SPATARO" w:date="2023-11-20T19:33:00Z">
        <w:r w:rsidR="00AF258D">
          <w:t>dell’artista, i generi di appartenenza, l’anno di uscita, il prezzo, e l’ISBN</w:t>
        </w:r>
      </w:ins>
      <w:ins w:id="26" w:author="GIUSEPPE TOMMASO SPATARO" w:date="2023-11-20T19:32:00Z">
        <w:r w:rsidR="00AF258D">
          <w:t>)</w:t>
        </w:r>
      </w:ins>
      <w:r>
        <w:t>.</w:t>
      </w:r>
    </w:p>
    <w:p w14:paraId="75A58B96" w14:textId="77777777" w:rsidR="00937F41" w:rsidRDefault="00937F41" w:rsidP="00937F41">
      <w:pPr>
        <w:ind w:left="720"/>
        <w:rPr>
          <w:u w:val="single"/>
        </w:rPr>
      </w:pPr>
      <w:r w:rsidRPr="00BA1483">
        <w:rPr>
          <w:b/>
          <w:bCs/>
          <w:color w:val="FF0000"/>
        </w:rPr>
        <w:t>Priorità</w:t>
      </w:r>
      <w:r>
        <w:t xml:space="preserve">: </w:t>
      </w:r>
      <w:r w:rsidRPr="00BA1483">
        <w:rPr>
          <w:u w:val="single"/>
        </w:rPr>
        <w:t>ALTA</w:t>
      </w:r>
    </w:p>
    <w:p w14:paraId="69BF667F" w14:textId="3CBD773B" w:rsidR="00121C4E" w:rsidRPr="00BA1483" w:rsidRDefault="00121C4E" w:rsidP="00121C4E">
      <w:pPr>
        <w:numPr>
          <w:ilvl w:val="0"/>
          <w:numId w:val="18"/>
        </w:numPr>
        <w:rPr>
          <w:b/>
          <w:bCs/>
          <w:color w:val="FF0000"/>
        </w:rPr>
      </w:pPr>
      <w:r w:rsidRPr="00BA1483">
        <w:rPr>
          <w:b/>
          <w:bCs/>
          <w:color w:val="FF0000"/>
        </w:rPr>
        <w:t>RF3.</w:t>
      </w:r>
      <w:r>
        <w:rPr>
          <w:b/>
          <w:bCs/>
          <w:color w:val="FF0000"/>
        </w:rPr>
        <w:t>2.3</w:t>
      </w:r>
      <w:r w:rsidR="00904C89">
        <w:rPr>
          <w:b/>
          <w:bCs/>
          <w:color w:val="FF0000"/>
        </w:rPr>
        <w:t xml:space="preserve"> Ricercare prodotto</w:t>
      </w:r>
    </w:p>
    <w:p w14:paraId="6ECC06AD" w14:textId="638A22AE" w:rsidR="00121C4E" w:rsidRDefault="00121C4E" w:rsidP="00121C4E">
      <w:pPr>
        <w:ind w:left="720"/>
      </w:pPr>
      <w:r>
        <w:t>Il sistema consentirà di effettuare la</w:t>
      </w:r>
      <w:r w:rsidR="005A7CE8">
        <w:t xml:space="preserve"> ricerca di un prodotto del catalogo </w:t>
      </w:r>
      <w:del w:id="27" w:author="GIUSEPPE TOMMASO SPATARO" w:date="2023-11-20T19:29:00Z">
        <w:r w:rsidR="005A7CE8" w:rsidDel="00045D37">
          <w:delText>in base al nome</w:delText>
        </w:r>
        <w:r w:rsidR="00BA1C19" w:rsidDel="00045D37">
          <w:delText xml:space="preserve"> dell’album</w:delText>
        </w:r>
      </w:del>
      <w:ins w:id="28" w:author="GIUSEPPE TOMMASO SPATARO" w:date="2023-11-20T19:29:00Z">
        <w:r w:rsidR="00045D37">
          <w:t xml:space="preserve">per </w:t>
        </w:r>
        <w:r w:rsidR="00B06A33">
          <w:t>album e/o per nome dell’artista</w:t>
        </w:r>
      </w:ins>
      <w:r w:rsidR="00AA0F53">
        <w:t xml:space="preserve">, </w:t>
      </w:r>
      <w:r w:rsidR="00AA0F53" w:rsidRPr="006355EB">
        <w:rPr>
          <w:highlight w:val="yellow"/>
        </w:rPr>
        <w:t xml:space="preserve">oppure effettuare una ricerca avanzata utilizzando dei filtri (ad esempio </w:t>
      </w:r>
      <w:r w:rsidR="006355EB" w:rsidRPr="006355EB">
        <w:rPr>
          <w:highlight w:val="yellow"/>
        </w:rPr>
        <w:t xml:space="preserve">il </w:t>
      </w:r>
      <w:r w:rsidR="00AA0F53" w:rsidRPr="006355EB">
        <w:rPr>
          <w:highlight w:val="yellow"/>
        </w:rPr>
        <w:t xml:space="preserve">genere musicale, </w:t>
      </w:r>
      <w:r w:rsidR="006355EB" w:rsidRPr="006355EB">
        <w:rPr>
          <w:highlight w:val="yellow"/>
        </w:rPr>
        <w:t>o la fascia di prezzo)</w:t>
      </w:r>
      <w:r>
        <w:t>.</w:t>
      </w:r>
    </w:p>
    <w:p w14:paraId="2429144F" w14:textId="77777777" w:rsidR="00121C4E" w:rsidRDefault="00121C4E" w:rsidP="00121C4E">
      <w:pPr>
        <w:ind w:left="720"/>
        <w:rPr>
          <w:u w:val="single"/>
        </w:rPr>
      </w:pPr>
      <w:r w:rsidRPr="00BA1483">
        <w:rPr>
          <w:b/>
          <w:bCs/>
          <w:color w:val="FF0000"/>
        </w:rPr>
        <w:t>Priorità</w:t>
      </w:r>
      <w:r>
        <w:t xml:space="preserve">: </w:t>
      </w:r>
      <w:r w:rsidRPr="00BA1483">
        <w:rPr>
          <w:u w:val="single"/>
        </w:rPr>
        <w:t>ALTA</w:t>
      </w:r>
    </w:p>
    <w:p w14:paraId="26DE302F" w14:textId="77777777" w:rsidR="00A27DE3" w:rsidRDefault="00A27DE3" w:rsidP="00121C4E">
      <w:pPr>
        <w:ind w:left="720"/>
        <w:rPr>
          <w:u w:val="single"/>
        </w:rPr>
      </w:pPr>
    </w:p>
    <w:p w14:paraId="23756564" w14:textId="7F7C05B8" w:rsidR="00121C4E" w:rsidRPr="00A92AE2" w:rsidRDefault="004D3604" w:rsidP="00671F7E">
      <w:pPr>
        <w:rPr>
          <w:u w:val="single"/>
        </w:rPr>
      </w:pPr>
      <w:r w:rsidRPr="00A92AE2">
        <w:rPr>
          <w:u w:val="single"/>
        </w:rPr>
        <w:t xml:space="preserve">Un utente </w:t>
      </w:r>
      <w:del w:id="29" w:author="GIUSEPPE TOMMASO SPATARO" w:date="2023-11-20T19:31:00Z">
        <w:r w:rsidRPr="00A92AE2" w:rsidDel="00D84C85">
          <w:rPr>
            <w:u w:val="single"/>
          </w:rPr>
          <w:delText>registrato</w:delText>
        </w:r>
      </w:del>
      <w:ins w:id="30" w:author="GIUSEPPE TOMMASO SPATARO" w:date="2023-11-20T19:31:00Z">
        <w:r w:rsidR="00D84C85">
          <w:rPr>
            <w:u w:val="single"/>
          </w:rPr>
          <w:t>autentic</w:t>
        </w:r>
        <w:r w:rsidR="00D84C85" w:rsidRPr="00A92AE2">
          <w:rPr>
            <w:u w:val="single"/>
          </w:rPr>
          <w:t>ato</w:t>
        </w:r>
      </w:ins>
      <w:r w:rsidRPr="00A92AE2">
        <w:rPr>
          <w:u w:val="single"/>
        </w:rPr>
        <w:t xml:space="preserve">, un gestore ordini e un gestore del catalogo </w:t>
      </w:r>
      <w:r w:rsidR="00544D3F" w:rsidRPr="00A92AE2">
        <w:rPr>
          <w:u w:val="single"/>
        </w:rPr>
        <w:t>potranno eseguire le seguenti</w:t>
      </w:r>
      <w:r w:rsidR="00544D3F" w:rsidRPr="00D03328">
        <w:t xml:space="preserve"> </w:t>
      </w:r>
      <w:r w:rsidR="00544D3F" w:rsidRPr="00A92AE2">
        <w:rPr>
          <w:u w:val="single"/>
        </w:rPr>
        <w:t>funzioni:</w:t>
      </w:r>
    </w:p>
    <w:p w14:paraId="734C04E2" w14:textId="6BE12A1B" w:rsidR="00544D3F" w:rsidRPr="00BA1483" w:rsidDel="00844C0F" w:rsidRDefault="00544D3F" w:rsidP="00544D3F">
      <w:pPr>
        <w:numPr>
          <w:ilvl w:val="0"/>
          <w:numId w:val="18"/>
        </w:numPr>
        <w:rPr>
          <w:del w:id="31" w:author="GIUSEPPE TOMMASO SPATARO" w:date="2023-11-20T19:33:00Z"/>
          <w:b/>
          <w:bCs/>
          <w:color w:val="FF0000"/>
        </w:rPr>
      </w:pPr>
      <w:del w:id="32"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3" w:author="GIUSEPPE TOMMASO SPATARO" w:date="2023-11-20T19:33:00Z"/>
        </w:rPr>
      </w:pPr>
      <w:del w:id="34"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5" w:author="GIUSEPPE TOMMASO SPATARO" w:date="2023-11-20T19:33:00Z"/>
          <w:u w:val="single"/>
        </w:rPr>
      </w:pPr>
      <w:del w:id="36"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69D9F926" w:rsidR="00444EEC" w:rsidRPr="00BA1483" w:rsidRDefault="00444EEC" w:rsidP="00444EEC">
      <w:pPr>
        <w:numPr>
          <w:ilvl w:val="0"/>
          <w:numId w:val="18"/>
        </w:numPr>
        <w:rPr>
          <w:b/>
          <w:bCs/>
          <w:color w:val="FF0000"/>
        </w:rPr>
      </w:pPr>
      <w:r w:rsidRPr="00BA1483">
        <w:rPr>
          <w:b/>
          <w:bCs/>
          <w:color w:val="FF0000"/>
        </w:rPr>
        <w:lastRenderedPageBreak/>
        <w:t>RF3.</w:t>
      </w:r>
      <w:r w:rsidR="00B361A4">
        <w:rPr>
          <w:b/>
          <w:bCs/>
          <w:color w:val="FF0000"/>
        </w:rPr>
        <w:t>3</w:t>
      </w:r>
      <w:r w:rsidRPr="00BA1483">
        <w:rPr>
          <w:b/>
          <w:bCs/>
          <w:color w:val="FF0000"/>
        </w:rPr>
        <w:t>.</w:t>
      </w:r>
      <w:r w:rsidR="00B361A4">
        <w:rPr>
          <w:b/>
          <w:bCs/>
          <w:color w:val="FF0000"/>
        </w:rPr>
        <w:t>2</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7" w:author="GIUSEPPE TOMMASO SPATARO" w:date="2023-11-20T19:34:00Z"/>
          <w:u w:val="single"/>
        </w:rPr>
      </w:pPr>
      <w:r w:rsidRPr="00BA1483">
        <w:rPr>
          <w:b/>
          <w:bCs/>
          <w:color w:val="FF0000"/>
        </w:rPr>
        <w:t>Priorità</w:t>
      </w:r>
      <w:r>
        <w:t xml:space="preserve">: </w:t>
      </w:r>
      <w:r w:rsidRPr="00BA1483">
        <w:rPr>
          <w:u w:val="single"/>
        </w:rPr>
        <w:t>ALTA</w:t>
      </w:r>
    </w:p>
    <w:p w14:paraId="4DE1D73D" w14:textId="77777777" w:rsidR="00A26D65" w:rsidRDefault="00A26D65" w:rsidP="00444EEC">
      <w:pPr>
        <w:ind w:left="720"/>
        <w:rPr>
          <w:ins w:id="38" w:author="GIUSEPPE TOMMASO SPATARO" w:date="2023-11-20T19:34:00Z"/>
          <w:u w:val="single"/>
        </w:rPr>
      </w:pPr>
    </w:p>
    <w:p w14:paraId="59C229F1" w14:textId="77777777" w:rsidR="00A26D65" w:rsidRDefault="00A26D65" w:rsidP="00444EEC">
      <w:pPr>
        <w:ind w:left="720"/>
        <w:rPr>
          <w:ins w:id="39" w:author="GIUSEPPE TOMMASO SPATARO" w:date="2023-11-20T19:34:00Z"/>
          <w:u w:val="single"/>
        </w:rPr>
      </w:pPr>
    </w:p>
    <w:p w14:paraId="5110E9D7" w14:textId="77777777" w:rsidR="00A26D65" w:rsidRDefault="00A26D65" w:rsidP="00444EEC">
      <w:pPr>
        <w:ind w:left="720"/>
        <w:rPr>
          <w:ins w:id="40" w:author="GIUSEPPE TOMMASO SPATARO" w:date="2023-11-20T19:31:00Z"/>
          <w:u w:val="single"/>
        </w:rPr>
      </w:pPr>
    </w:p>
    <w:p w14:paraId="5276B91D" w14:textId="77777777" w:rsidR="00D84C85" w:rsidRDefault="00D84C85" w:rsidP="00444EEC">
      <w:pPr>
        <w:ind w:left="720"/>
        <w:rPr>
          <w:u w:val="single"/>
        </w:rPr>
      </w:pPr>
    </w:p>
    <w:p w14:paraId="0099C1E8" w14:textId="77777777" w:rsidR="00A27DE3" w:rsidRDefault="00A27DE3" w:rsidP="00A27DE3">
      <w:pPr>
        <w:rPr>
          <w:u w:val="single"/>
        </w:rPr>
      </w:pPr>
    </w:p>
    <w:p w14:paraId="33D26EC0" w14:textId="39B26241" w:rsidR="00A27DE3" w:rsidRPr="00A92AE2" w:rsidRDefault="00A27DE3" w:rsidP="00A27DE3">
      <w:pPr>
        <w:rPr>
          <w:u w:val="single"/>
        </w:rPr>
      </w:pPr>
      <w:r w:rsidRPr="00A92AE2">
        <w:rPr>
          <w:u w:val="single"/>
        </w:rPr>
        <w:t xml:space="preserve">Un </w:t>
      </w:r>
      <w:r w:rsidR="00FC0416" w:rsidRPr="00A92AE2">
        <w:rPr>
          <w:u w:val="single"/>
        </w:rPr>
        <w:t xml:space="preserve">utente </w:t>
      </w:r>
      <w:ins w:id="41" w:author="GIUSEPPE TOMMASO SPATARO" w:date="2023-11-20T19:31:00Z">
        <w:r w:rsidR="00D84C85">
          <w:rPr>
            <w:u w:val="single"/>
          </w:rPr>
          <w:t>autentic</w:t>
        </w:r>
      </w:ins>
      <w:del w:id="42" w:author="GIUSEPPE TOMMASO SPATARO" w:date="2023-11-20T19:31:00Z">
        <w:r w:rsidR="00FC0416" w:rsidRPr="00A92AE2" w:rsidDel="00D84C85">
          <w:rPr>
            <w:u w:val="single"/>
          </w:rPr>
          <w:delText>registr</w:delText>
        </w:r>
      </w:del>
      <w:r w:rsidR="00FC0416" w:rsidRPr="00A92AE2">
        <w:rPr>
          <w:u w:val="single"/>
        </w:rPr>
        <w:t xml:space="preserve">ato </w:t>
      </w:r>
      <w:r w:rsidR="00E849CB" w:rsidRPr="00A92AE2">
        <w:rPr>
          <w:u w:val="single"/>
        </w:rPr>
        <w:t>potrà eseguire le seguenti funzioni:</w:t>
      </w:r>
    </w:p>
    <w:p w14:paraId="6D7406D0" w14:textId="06B34F9C"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.1 Visualizzare il profilo</w:t>
      </w:r>
    </w:p>
    <w:p w14:paraId="17364C5B" w14:textId="6A9ED0D0" w:rsidR="00D51EAC" w:rsidRDefault="00D51EAC" w:rsidP="00D51EAC">
      <w:pPr>
        <w:ind w:left="720"/>
      </w:pPr>
      <w:r>
        <w:t>Il sistema consentirà visualizzare le informazioni del proprio profilo</w:t>
      </w:r>
      <w:ins w:id="43" w:author="GIUSEPPE TOMMASO SPATARO" w:date="2023-11-20T19:34:00Z">
        <w:r w:rsidR="00C14CE1">
          <w:t xml:space="preserve"> (inserite in fase di registrazione)</w:t>
        </w:r>
      </w:ins>
      <w:r>
        <w:t>.</w:t>
      </w:r>
    </w:p>
    <w:p w14:paraId="191BFD07" w14:textId="77777777" w:rsidR="00D51EAC" w:rsidRDefault="00D51EAC" w:rsidP="00D51EAC">
      <w:pPr>
        <w:ind w:left="720"/>
        <w:rPr>
          <w:u w:val="single"/>
        </w:rPr>
      </w:pPr>
      <w:r>
        <w:rPr>
          <w:b/>
          <w:bCs/>
          <w:color w:val="FF0000"/>
        </w:rPr>
        <w:t>Priorità</w:t>
      </w:r>
      <w:r>
        <w:t xml:space="preserve">: </w:t>
      </w:r>
      <w:r>
        <w:rPr>
          <w:u w:val="single"/>
        </w:rPr>
        <w:t>ALTA</w:t>
      </w:r>
    </w:p>
    <w:p w14:paraId="02A64642" w14:textId="77777777" w:rsidR="00D3534F" w:rsidRDefault="00D3534F" w:rsidP="00D51EAC">
      <w:pPr>
        <w:ind w:left="720"/>
        <w:rPr>
          <w:u w:val="single"/>
        </w:rPr>
      </w:pPr>
    </w:p>
    <w:p w14:paraId="61C6B156" w14:textId="622CFE58"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.2 Modificare il profilo</w:t>
      </w:r>
    </w:p>
    <w:p w14:paraId="1E8E0823" w14:textId="681684E7" w:rsidR="00D51EAC" w:rsidRDefault="00D51EAC" w:rsidP="00D51EAC">
      <w:pPr>
        <w:ind w:left="720"/>
      </w:pPr>
      <w:r>
        <w:t>Il sist</w:t>
      </w:r>
      <w:r w:rsidR="00B361A4">
        <w:t>e</w:t>
      </w:r>
      <w:r>
        <w:t>ma consentirà di modificare le informazioni del proprio profilo.</w:t>
      </w:r>
    </w:p>
    <w:p w14:paraId="66D3FBE9" w14:textId="2EA90646" w:rsidR="00D51EAC" w:rsidRDefault="00D51EAC" w:rsidP="00D51EAC">
      <w:pPr>
        <w:ind w:left="720"/>
        <w:rPr>
          <w:ins w:id="44" w:author="GIUSEPPE TOMMASO SPATARO" w:date="2023-11-20T19:32:00Z"/>
          <w:u w:val="single"/>
        </w:rPr>
      </w:pPr>
      <w:r>
        <w:rPr>
          <w:b/>
          <w:bCs/>
          <w:color w:val="FF0000"/>
        </w:rPr>
        <w:t>Priorità</w:t>
      </w:r>
      <w:r>
        <w:t xml:space="preserve">: </w:t>
      </w:r>
      <w:r>
        <w:rPr>
          <w:u w:val="single"/>
        </w:rPr>
        <w:t>ALTA</w:t>
      </w:r>
    </w:p>
    <w:p w14:paraId="7E3D3217" w14:textId="77777777" w:rsidR="00E43D61" w:rsidRPr="00D51EAC" w:rsidRDefault="00E43D61" w:rsidP="00D51EAC">
      <w:pPr>
        <w:ind w:left="720"/>
        <w:rPr>
          <w:u w:val="single"/>
        </w:rPr>
      </w:pPr>
    </w:p>
    <w:p w14:paraId="07AB119E" w14:textId="5E7B3B9B" w:rsidR="00E849CB" w:rsidRDefault="00E849CB" w:rsidP="00E849CB">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3</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5D3D9F26" w14:textId="77777777" w:rsidR="00E849CB" w:rsidRDefault="00E849CB" w:rsidP="00E849CB">
      <w:pPr>
        <w:ind w:left="720"/>
        <w:rPr>
          <w:u w:val="single"/>
        </w:rPr>
      </w:pPr>
      <w:r>
        <w:rPr>
          <w:b/>
          <w:bCs/>
          <w:color w:val="FF0000"/>
        </w:rPr>
        <w:t>Priorità</w:t>
      </w:r>
      <w:r>
        <w:t xml:space="preserve">: </w:t>
      </w:r>
      <w:r>
        <w:rPr>
          <w:u w:val="single"/>
        </w:rPr>
        <w:t>ALTA</w:t>
      </w:r>
    </w:p>
    <w:p w14:paraId="4273D903" w14:textId="77777777" w:rsidR="008066A4" w:rsidRDefault="008066A4" w:rsidP="00E849CB">
      <w:pPr>
        <w:ind w:left="720"/>
        <w:rPr>
          <w:u w:val="single"/>
        </w:rPr>
      </w:pPr>
    </w:p>
    <w:p w14:paraId="414BEC1A" w14:textId="38AA9D39" w:rsidR="00DC6C85" w:rsidRDefault="00DC6C85" w:rsidP="00DC6C85">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4</w:t>
      </w:r>
      <w:r>
        <w:rPr>
          <w:b/>
          <w:bCs/>
          <w:color w:val="FF0000"/>
        </w:rPr>
        <w:t xml:space="preserve"> Aggiungere/Rimuovere prodott</w:t>
      </w:r>
      <w:r w:rsidR="006D62B3">
        <w:rPr>
          <w:b/>
          <w:bCs/>
          <w:color w:val="FF0000"/>
        </w:rPr>
        <w:t>i 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519BF9FC" w14:textId="77777777" w:rsidR="00DC6C85" w:rsidRDefault="00DC6C85" w:rsidP="00DC6C85">
      <w:pPr>
        <w:ind w:left="720"/>
        <w:rPr>
          <w:u w:val="single"/>
        </w:rPr>
      </w:pPr>
      <w:r>
        <w:rPr>
          <w:b/>
          <w:bCs/>
          <w:color w:val="FF0000"/>
        </w:rPr>
        <w:t>Priorità</w:t>
      </w:r>
      <w:r>
        <w:t xml:space="preserve">: </w:t>
      </w:r>
      <w:r>
        <w:rPr>
          <w:u w:val="single"/>
        </w:rPr>
        <w:t>ALTA</w:t>
      </w:r>
    </w:p>
    <w:p w14:paraId="03F033B5" w14:textId="77777777" w:rsidR="008066A4" w:rsidRDefault="008066A4" w:rsidP="00DC6C85">
      <w:pPr>
        <w:ind w:left="720"/>
        <w:rPr>
          <w:u w:val="single"/>
        </w:rPr>
      </w:pPr>
    </w:p>
    <w:p w14:paraId="2F3349C7" w14:textId="03E63D6A" w:rsidR="006D62B3" w:rsidRDefault="006D62B3" w:rsidP="006D62B3">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5</w:t>
      </w:r>
      <w:r>
        <w:rPr>
          <w:b/>
          <w:bCs/>
          <w:color w:val="FF0000"/>
        </w:rPr>
        <w:t xml:space="preserve"> </w:t>
      </w:r>
      <w:r w:rsidR="00870916">
        <w:rPr>
          <w:b/>
          <w:bCs/>
          <w:color w:val="FF0000"/>
        </w:rPr>
        <w:t>Effettuare un ordine</w:t>
      </w:r>
    </w:p>
    <w:p w14:paraId="5DA21735" w14:textId="6ADCA70D"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 xml:space="preserve">, </w:t>
      </w:r>
      <w:r w:rsidR="00250D4A" w:rsidRPr="00FA41AC">
        <w:rPr>
          <w:highlight w:val="yellow"/>
        </w:rPr>
        <w:t xml:space="preserve">e </w:t>
      </w:r>
      <w:r w:rsidR="00FA41AC" w:rsidRPr="00FA41AC">
        <w:rPr>
          <w:highlight w:val="yellow"/>
        </w:rPr>
        <w:t>sarà possibile pagare tramite o carta o PayPal</w:t>
      </w:r>
      <w:r>
        <w:t>.</w:t>
      </w:r>
    </w:p>
    <w:p w14:paraId="2E6123C6" w14:textId="77777777" w:rsidR="006D62B3" w:rsidRDefault="006D62B3" w:rsidP="006D62B3">
      <w:pPr>
        <w:ind w:left="720"/>
        <w:rPr>
          <w:u w:val="single"/>
        </w:rPr>
      </w:pPr>
      <w:r>
        <w:rPr>
          <w:b/>
          <w:bCs/>
          <w:color w:val="FF0000"/>
        </w:rPr>
        <w:t>Priorità</w:t>
      </w:r>
      <w:r>
        <w:t xml:space="preserve">: </w:t>
      </w:r>
      <w:r>
        <w:rPr>
          <w:u w:val="single"/>
        </w:rPr>
        <w:t>ALTA</w:t>
      </w:r>
    </w:p>
    <w:p w14:paraId="591BFDC3" w14:textId="77777777" w:rsidR="008066A4" w:rsidRDefault="008066A4" w:rsidP="006D62B3">
      <w:pPr>
        <w:ind w:left="720"/>
        <w:rPr>
          <w:u w:val="single"/>
        </w:rPr>
      </w:pPr>
    </w:p>
    <w:p w14:paraId="7C273B0C" w14:textId="418A0F52" w:rsidR="00196AEE" w:rsidRDefault="00196AEE" w:rsidP="00196AEE">
      <w:pPr>
        <w:numPr>
          <w:ilvl w:val="0"/>
          <w:numId w:val="18"/>
        </w:numPr>
        <w:rPr>
          <w:b/>
          <w:bCs/>
          <w:color w:val="FF0000"/>
          <w:kern w:val="2"/>
        </w:rPr>
      </w:pPr>
      <w:r>
        <w:rPr>
          <w:b/>
          <w:bCs/>
          <w:color w:val="FF0000"/>
        </w:rPr>
        <w:t>RF3.</w:t>
      </w:r>
      <w:r w:rsidR="00B361A4">
        <w:rPr>
          <w:b/>
          <w:bCs/>
          <w:color w:val="FF0000"/>
        </w:rPr>
        <w:t>4</w:t>
      </w:r>
      <w:r>
        <w:rPr>
          <w:b/>
          <w:bCs/>
          <w:color w:val="FF0000"/>
        </w:rPr>
        <w:t>.6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18"/>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rsidP="008A007D">
      <w:pPr>
        <w:numPr>
          <w:ilvl w:val="0"/>
          <w:numId w:val="18"/>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rsidP="00A92AE2">
      <w:pPr>
        <w:numPr>
          <w:ilvl w:val="0"/>
          <w:numId w:val="18"/>
        </w:numPr>
      </w:pPr>
      <w:r w:rsidRPr="00B361A4">
        <w:rPr>
          <w:b/>
          <w:bCs/>
          <w:color w:val="FF0000"/>
        </w:rPr>
        <w:lastRenderedPageBreak/>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04259738"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t>.</w:t>
      </w:r>
    </w:p>
    <w:p w14:paraId="2C61F985" w14:textId="0EBBB9DD" w:rsidR="00C878E9" w:rsidRDefault="00A92AE2" w:rsidP="00BE01FD">
      <w:pPr>
        <w:ind w:left="720"/>
        <w:rPr>
          <w:u w:val="single"/>
        </w:rPr>
      </w:pPr>
      <w:r>
        <w:rPr>
          <w:b/>
          <w:bCs/>
          <w:color w:val="FF0000"/>
        </w:rPr>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rsidP="00470495">
      <w:pPr>
        <w:numPr>
          <w:ilvl w:val="0"/>
          <w:numId w:val="6"/>
        </w:numPr>
        <w:rPr>
          <w:color w:val="FF0000"/>
          <w:sz w:val="32"/>
          <w:szCs w:val="32"/>
        </w:rPr>
      </w:pPr>
      <w:bookmarkStart w:id="45"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rsidP="00E44CBC">
      <w:pPr>
        <w:numPr>
          <w:ilvl w:val="0"/>
          <w:numId w:val="18"/>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45"/>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rsidP="00470495">
      <w:pPr>
        <w:numPr>
          <w:ilvl w:val="0"/>
          <w:numId w:val="18"/>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ei possibili errori durante la compilazione dei form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rsidP="00FB184D">
      <w:pPr>
        <w:numPr>
          <w:ilvl w:val="0"/>
          <w:numId w:val="18"/>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rsidP="003D406A">
      <w:pPr>
        <w:numPr>
          <w:ilvl w:val="0"/>
          <w:numId w:val="18"/>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form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r w:rsidR="00211EA3">
        <w:rPr>
          <w:u w:val="single"/>
        </w:rPr>
        <w:t>supportabilità</w:t>
      </w:r>
    </w:p>
    <w:p w14:paraId="6033C620" w14:textId="3EA50D15" w:rsidR="00AB5AE0" w:rsidRDefault="00AB5AE0" w:rsidP="00AB5AE0">
      <w:pPr>
        <w:numPr>
          <w:ilvl w:val="0"/>
          <w:numId w:val="18"/>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r w:rsidR="00EA2FD0">
        <w:t>di?</w:t>
      </w:r>
      <w:r w:rsidR="00210C56">
        <w:t>?????????????????????????</w:t>
      </w:r>
      <w:r>
        <w:t>.</w:t>
      </w:r>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rsidP="000115B7">
      <w:pPr>
        <w:numPr>
          <w:ilvl w:val="0"/>
          <w:numId w:val="18"/>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rsidP="00491FB3">
      <w:pPr>
        <w:numPr>
          <w:ilvl w:val="0"/>
          <w:numId w:val="6"/>
        </w:numPr>
      </w:pPr>
      <w:bookmarkStart w:id="46" w:name="Scenari"/>
      <w:r w:rsidRPr="00491FB3">
        <w:rPr>
          <w:color w:val="FF0000"/>
          <w:sz w:val="32"/>
          <w:szCs w:val="32"/>
        </w:rPr>
        <w:t>System Model</w:t>
      </w:r>
      <w:bookmarkEnd w:id="46"/>
    </w:p>
    <w:p w14:paraId="3A93DF9D" w14:textId="52C622A1" w:rsidR="000C3D31" w:rsidRDefault="000C3D31" w:rsidP="00223E58">
      <w:pPr>
        <w:ind w:left="360"/>
      </w:pPr>
      <w:r>
        <w:t>3.1Scenari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4581F97F" w:rsidR="00B74EDB" w:rsidRDefault="00C23921" w:rsidP="000C3D31">
      <w:pPr>
        <w:ind w:left="360"/>
      </w:pPr>
      <w:ins w:id="47" w:author="ANGELO SPATARO" w:date="2023-11-21T08:50:00Z">
        <w:r>
          <w:rPr>
            <w:noProof/>
          </w:rPr>
          <w:drawing>
            <wp:anchor distT="0" distB="0" distL="114300" distR="114300" simplePos="0" relativeHeight="251654656" behindDoc="1" locked="0" layoutInCell="1" allowOverlap="1" wp14:anchorId="2FFD2D1E" wp14:editId="6870ABF6">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r w:rsidR="006F3F90">
        <w:t>RecordRoad</w:t>
      </w:r>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randomicamente.</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8" w:author="ANGELO SPATARO" w:date="2023-11-21T17:13:00Z">
            <w:rPr>
              <w:color w:val="70AD47"/>
            </w:rPr>
          </w:rPrChange>
        </w:rPr>
      </w:pPr>
    </w:p>
    <w:p w14:paraId="2A26B15A" w14:textId="77777777" w:rsidR="00DD6D91" w:rsidRPr="00423ED7" w:rsidRDefault="00DD6D91" w:rsidP="000C3D31">
      <w:pPr>
        <w:ind w:left="360"/>
        <w:rPr>
          <w:ins w:id="49" w:author="ANGELO SPATARO" w:date="2023-11-21T08:50:00Z"/>
          <w:rPrChange w:id="50" w:author="ANGELO SPATARO" w:date="2023-11-21T08:55:00Z">
            <w:rPr>
              <w:ins w:id="51"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52" w:author="ANGELO SPATARO" w:date="2023-11-21T08:50:00Z"/>
          <w:rPrChange w:id="53" w:author="ANGELO SPATARO" w:date="2023-11-21T08:55:00Z">
            <w:rPr>
              <w:ins w:id="54" w:author="ANGELO SPATARO" w:date="2023-11-21T08:50:00Z"/>
              <w:color w:val="FF0000"/>
            </w:rPr>
          </w:rPrChange>
        </w:rPr>
      </w:pPr>
    </w:p>
    <w:p w14:paraId="494A68FF" w14:textId="77777777" w:rsidR="00423ED7" w:rsidRPr="00423ED7" w:rsidRDefault="00423ED7" w:rsidP="00423ED7">
      <w:pPr>
        <w:ind w:left="360"/>
        <w:rPr>
          <w:ins w:id="55" w:author="ANGELO SPATARO" w:date="2023-11-21T08:54:00Z"/>
        </w:rPr>
      </w:pPr>
      <w:ins w:id="56" w:author="ANGELO SPATARO" w:date="2023-11-21T08:54:00Z">
        <w:r w:rsidRPr="00423ED7">
          <w:t>Arrivato sul sito, Luigi Verdi apre la home page dove gli viene mostrato una lista di alcuni articoli presenti nel sistema scelti randomicamente.</w:t>
        </w:r>
      </w:ins>
    </w:p>
    <w:p w14:paraId="46AADEFF" w14:textId="77777777" w:rsidR="00423ED7" w:rsidRDefault="00423ED7" w:rsidP="00423ED7">
      <w:pPr>
        <w:ind w:left="360"/>
        <w:rPr>
          <w:ins w:id="57" w:author="ANGELO SPATARO" w:date="2023-11-21T08:54:00Z"/>
          <w:color w:val="70AD47"/>
        </w:rPr>
      </w:pPr>
      <w:ins w:id="58" w:author="ANGELO SPATARO" w:date="2023-11-21T08:54:00Z">
        <w:r>
          <w:rPr>
            <w:color w:val="70AD47"/>
          </w:rPr>
          <w:t>FOTO 2</w:t>
        </w:r>
      </w:ins>
    </w:p>
    <w:p w14:paraId="490F4F4E" w14:textId="0B12B0EA" w:rsidR="00423ED7" w:rsidRPr="00A80B46" w:rsidRDefault="00423ED7">
      <w:pPr>
        <w:rPr>
          <w:ins w:id="59" w:author="ANGELO SPATARO" w:date="2023-11-21T08:53:00Z"/>
          <w:color w:val="FF0000"/>
        </w:rPr>
        <w:pPrChange w:id="60"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D172BF8" w:rsidR="0005642F" w:rsidRDefault="00C23921" w:rsidP="000C3D31">
      <w:pPr>
        <w:ind w:left="360"/>
      </w:pPr>
      <w:r>
        <w:rPr>
          <w:noProof/>
        </w:rPr>
        <w:lastRenderedPageBreak/>
        <w:drawing>
          <wp:anchor distT="0" distB="0" distL="114300" distR="114300" simplePos="0" relativeHeight="251660800" behindDoc="1" locked="0" layoutInCell="1" allowOverlap="1" wp14:anchorId="3CEA7A57" wp14:editId="03D8BEAA">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SignUp.</w:t>
      </w:r>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05D4D60B" w:rsidR="00A73A86" w:rsidRDefault="00C23921" w:rsidP="000C3D31">
      <w:pPr>
        <w:ind w:left="360"/>
      </w:pPr>
      <w:r>
        <w:rPr>
          <w:noProof/>
        </w:rPr>
        <w:drawing>
          <wp:anchor distT="0" distB="0" distL="114300" distR="114300" simplePos="0" relativeHeight="251659776" behindDoc="1" locked="0" layoutInCell="1" allowOverlap="1" wp14:anchorId="28C8AE33" wp14:editId="3352AD73">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5F227592" w:rsidR="00F0147D" w:rsidRPr="00882016" w:rsidRDefault="00C23921" w:rsidP="000C3D31">
      <w:pPr>
        <w:ind w:left="360"/>
      </w:pPr>
      <w:r>
        <w:rPr>
          <w:noProof/>
        </w:rPr>
        <w:drawing>
          <wp:anchor distT="0" distB="0" distL="114300" distR="114300" simplePos="0" relativeHeight="251655680" behindDoc="1" locked="0" layoutInCell="1" allowOverlap="1" wp14:anchorId="6743317E" wp14:editId="74A0FD4D">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05AB5E95" w:rsidR="00D611CA" w:rsidRDefault="00C23921" w:rsidP="000C3D31">
      <w:pPr>
        <w:ind w:left="360"/>
      </w:pPr>
      <w:r>
        <w:rPr>
          <w:noProof/>
        </w:rPr>
        <w:lastRenderedPageBreak/>
        <w:drawing>
          <wp:anchor distT="0" distB="0" distL="114300" distR="114300" simplePos="0" relativeHeight="251656704" behindDoc="1" locked="0" layoutInCell="1" allowOverlap="1" wp14:anchorId="524B2DAC" wp14:editId="24DB21C6">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rsidP="00543713">
      <w:pPr>
        <w:numPr>
          <w:ilvl w:val="2"/>
          <w:numId w:val="6"/>
        </w:numPr>
        <w:rPr>
          <w:u w:val="single"/>
        </w:rPr>
      </w:pPr>
      <w:r w:rsidRPr="00A506B6">
        <w:rPr>
          <w:u w:val="single"/>
        </w:rPr>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45397B61" w:rsidR="00543713" w:rsidRDefault="00C23921" w:rsidP="00543713">
      <w:pPr>
        <w:ind w:left="360"/>
      </w:pPr>
      <w:r>
        <w:rPr>
          <w:noProof/>
        </w:rPr>
        <w:drawing>
          <wp:anchor distT="0" distB="0" distL="114300" distR="114300" simplePos="0" relativeHeight="251657728" behindDoc="1" locked="0" layoutInCell="1" allowOverlap="1" wp14:anchorId="2AD73DFF" wp14:editId="66C240B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form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263E5774" w:rsidR="004F0AD1" w:rsidRDefault="00C23921" w:rsidP="009A5A3B">
      <w:pPr>
        <w:ind w:left="360"/>
      </w:pPr>
      <w:r>
        <w:rPr>
          <w:noProof/>
        </w:rPr>
        <w:lastRenderedPageBreak/>
        <w:drawing>
          <wp:anchor distT="0" distB="0" distL="114300" distR="114300" simplePos="0" relativeHeight="251658752" behindDoc="1" locked="0" layoutInCell="1" allowOverlap="1" wp14:anchorId="38942C19" wp14:editId="4267E162">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rsidP="008E1532">
      <w:pPr>
        <w:numPr>
          <w:ilvl w:val="1"/>
          <w:numId w:val="6"/>
        </w:numPr>
      </w:pPr>
      <w:r>
        <w:t>– Use case Model</w:t>
      </w:r>
    </w:p>
    <w:p w14:paraId="506E6D6B" w14:textId="19E32A6E" w:rsidR="008E1532" w:rsidRDefault="00CA096B" w:rsidP="00CA096B">
      <w:pPr>
        <w:ind w:left="360"/>
      </w:pPr>
      <w:r>
        <w:t xml:space="preserve">3.2.1 </w:t>
      </w:r>
    </w:p>
    <w:p w14:paraId="176F18B9" w14:textId="5F64A799" w:rsidR="006B4B2C" w:rsidRDefault="006B4B2C" w:rsidP="00CA096B">
      <w:pPr>
        <w:ind w:left="360"/>
      </w:pPr>
      <w:r>
        <w:t xml:space="preserve">Use </w:t>
      </w:r>
      <w:r w:rsidR="00F05403">
        <w:t>Cases Cliente</w:t>
      </w:r>
    </w:p>
    <w:p w14:paraId="1600DF03" w14:textId="3E725747" w:rsidR="00F05403" w:rsidRDefault="00C23921" w:rsidP="00B87011">
      <w:r>
        <w:rPr>
          <w:noProof/>
        </w:rPr>
        <w:lastRenderedPageBreak/>
        <w:drawing>
          <wp:inline distT="0" distB="0" distL="0" distR="0" wp14:anchorId="3FE86907" wp14:editId="2A98AEB0">
            <wp:extent cx="6111240" cy="456438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240" cy="4564380"/>
                    </a:xfrm>
                    <a:prstGeom prst="rect">
                      <a:avLst/>
                    </a:prstGeom>
                    <a:noFill/>
                    <a:ln>
                      <a:noFill/>
                    </a:ln>
                  </pic:spPr>
                </pic:pic>
              </a:graphicData>
            </a:graphic>
          </wp:inline>
        </w:drawing>
      </w:r>
    </w:p>
    <w:p w14:paraId="242EF703" w14:textId="71171F74" w:rsidR="0083160D" w:rsidRPr="0083160D" w:rsidRDefault="0083160D" w:rsidP="0083160D">
      <w:pPr>
        <w:rPr>
          <w:rFonts w:ascii="Calibri" w:hAnsi="Calibri" w:cs="Calibri"/>
        </w:rPr>
      </w:pPr>
      <w:r w:rsidRPr="0083160D">
        <w:rPr>
          <w:rFonts w:ascii="Calibri" w:hAnsi="Calibri" w:cs="Calibri"/>
        </w:rPr>
        <w:t xml:space="preserve">Caso d’Uso 1: Visualizza </w:t>
      </w:r>
      <w:r w:rsidR="00E94CD0">
        <w:rPr>
          <w:rFonts w:ascii="Calibri" w:hAnsi="Calibri" w:cs="Calibri"/>
        </w:rPr>
        <w:t>Home</w:t>
      </w: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1F1EA439" w:rsidR="0083160D" w:rsidRPr="0083160D" w:rsidRDefault="0083160D">
            <w:pPr>
              <w:spacing w:line="256" w:lineRule="auto"/>
              <w:rPr>
                <w:rFonts w:ascii="Calibri" w:hAnsi="Calibri" w:cs="Calibri"/>
              </w:rPr>
            </w:pPr>
            <w:r w:rsidRPr="0083160D">
              <w:rPr>
                <w:rFonts w:ascii="Calibri" w:hAnsi="Calibri" w:cs="Calibri"/>
              </w:rPr>
              <w:t xml:space="preserve">UC 1 – </w:t>
            </w:r>
            <w:r w:rsidR="00E94CD0">
              <w:rPr>
                <w:rFonts w:ascii="Calibri" w:hAnsi="Calibri" w:cs="Calibri"/>
              </w:rPr>
              <w:t>Visualizza home</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77777777" w:rsidR="0083160D" w:rsidRPr="0083160D" w:rsidRDefault="0083160D">
            <w:pPr>
              <w:spacing w:line="256" w:lineRule="auto"/>
              <w:rPr>
                <w:rFonts w:ascii="Calibri" w:hAnsi="Calibri" w:cs="Calibri"/>
              </w:rPr>
            </w:pPr>
            <w:r w:rsidRPr="0083160D">
              <w:rPr>
                <w:rFonts w:ascii="Calibri" w:hAnsi="Calibri" w:cs="Calibri"/>
              </w:rPr>
              <w:t>Utente</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1AB502DB" w:rsidR="0083160D" w:rsidRPr="0083160D" w:rsidRDefault="00021078">
            <w:pPr>
              <w:spacing w:line="256" w:lineRule="auto"/>
              <w:rPr>
                <w:rFonts w:ascii="Calibri" w:hAnsi="Calibri" w:cs="Calibri"/>
              </w:rPr>
            </w:pPr>
            <w:r>
              <w:rPr>
                <w:rFonts w:ascii="Calibri" w:hAnsi="Calibri" w:cs="Calibri"/>
              </w:rPr>
              <w:t xml:space="preserve">L’utente </w:t>
            </w:r>
            <w:r w:rsidR="00A52E87">
              <w:rPr>
                <w:rFonts w:ascii="Calibri" w:hAnsi="Calibri" w:cs="Calibri"/>
              </w:rPr>
              <w:t>accede al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7777777" w:rsidR="0083160D" w:rsidRPr="0083160D" w:rsidRDefault="0083160D">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F86FA5D" w14:textId="305A6664" w:rsidR="0083160D" w:rsidRPr="0083160D" w:rsidRDefault="00E235E0" w:rsidP="00355240">
            <w:pPr>
              <w:numPr>
                <w:ilvl w:val="0"/>
                <w:numId w:val="21"/>
              </w:numPr>
              <w:spacing w:line="256" w:lineRule="auto"/>
              <w:rPr>
                <w:rFonts w:ascii="Calibri" w:hAnsi="Calibri" w:cs="Calibri"/>
              </w:rPr>
            </w:pPr>
            <w:r>
              <w:rPr>
                <w:rFonts w:ascii="Calibri" w:hAnsi="Calibri" w:cs="Calibri"/>
              </w:rPr>
              <w:t>L’utente visualizza una lista di prodotti randomici</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2864FB65" w:rsidR="00355240" w:rsidRDefault="00B73B24" w:rsidP="00355240">
            <w:pPr>
              <w:spacing w:line="256" w:lineRule="auto"/>
              <w:ind w:left="360"/>
              <w:rPr>
                <w:rFonts w:ascii="Calibri" w:hAnsi="Calibri" w:cs="Calibri"/>
              </w:rPr>
            </w:pPr>
            <w:r>
              <w:rPr>
                <w:rFonts w:ascii="Calibri" w:hAnsi="Calibri" w:cs="Calibri"/>
              </w:rPr>
              <w:t>2.</w:t>
            </w:r>
            <w:r w:rsidR="00355240">
              <w:rPr>
                <w:rFonts w:ascii="Calibri" w:hAnsi="Calibri" w:cs="Calibri"/>
              </w:rPr>
              <w:t xml:space="preserve"> Il sistema elabora la lista randomica di vinili</w:t>
            </w:r>
          </w:p>
          <w:p w14:paraId="119F8AE6" w14:textId="1D766ACD" w:rsidR="0083160D" w:rsidRPr="0083160D" w:rsidRDefault="00355240" w:rsidP="00355240">
            <w:pPr>
              <w:spacing w:line="256" w:lineRule="auto"/>
              <w:ind w:left="360"/>
              <w:rPr>
                <w:rFonts w:ascii="Calibri" w:hAnsi="Calibri" w:cs="Calibri"/>
              </w:rPr>
            </w:pPr>
            <w:r>
              <w:rPr>
                <w:rFonts w:ascii="Calibri" w:hAnsi="Calibri" w:cs="Calibri"/>
              </w:rPr>
              <w:t>3. Il sistema aggiorna la pagina in base alla lista elaborata</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77777777" w:rsidR="0083160D" w:rsidRPr="0083160D" w:rsidRDefault="0083160D">
            <w:pPr>
              <w:spacing w:line="256" w:lineRule="auto"/>
              <w:rPr>
                <w:rFonts w:ascii="Calibri" w:hAnsi="Calibri" w:cs="Calibri"/>
              </w:rPr>
            </w:pP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41272708" w:rsidR="0083160D" w:rsidRPr="0083160D" w:rsidRDefault="002953D5">
            <w:pPr>
              <w:spacing w:line="256" w:lineRule="auto"/>
              <w:rPr>
                <w:rFonts w:ascii="Calibri" w:hAnsi="Calibri" w:cs="Calibri"/>
              </w:rPr>
            </w:pPr>
            <w:r>
              <w:rPr>
                <w:rFonts w:ascii="Calibri" w:hAnsi="Calibri" w:cs="Calibri"/>
              </w:rPr>
              <w:t xml:space="preserve">L’utente </w:t>
            </w:r>
            <w:r w:rsidR="00065121">
              <w:rPr>
                <w:rFonts w:ascii="Calibri" w:hAnsi="Calibri" w:cs="Calibri"/>
              </w:rPr>
              <w:t>si trova nella pagina</w:t>
            </w:r>
            <w:r w:rsidR="006F1DF7">
              <w:rPr>
                <w:rFonts w:ascii="Calibri" w:hAnsi="Calibri" w:cs="Calibri"/>
              </w:rPr>
              <w:t xml:space="preserve"> home</w:t>
            </w:r>
          </w:p>
        </w:tc>
      </w:tr>
    </w:tbl>
    <w:p w14:paraId="34476A46" w14:textId="77777777" w:rsidR="007D0AF9" w:rsidRDefault="007D0AF9" w:rsidP="00CA096B">
      <w:pPr>
        <w:ind w:left="360"/>
      </w:pPr>
    </w:p>
    <w:p w14:paraId="14FE1C36" w14:textId="77777777" w:rsidR="00D847DC" w:rsidRDefault="00D847DC" w:rsidP="00810083">
      <w:pPr>
        <w:rPr>
          <w:rFonts w:ascii="Calibri" w:hAnsi="Calibri" w:cs="Calibri"/>
        </w:rPr>
      </w:pPr>
    </w:p>
    <w:p w14:paraId="02DBDACA" w14:textId="77777777" w:rsidR="00D847DC" w:rsidRDefault="00D847DC" w:rsidP="00810083">
      <w:pPr>
        <w:rPr>
          <w:rFonts w:ascii="Calibri" w:hAnsi="Calibri" w:cs="Calibri"/>
        </w:rPr>
      </w:pPr>
    </w:p>
    <w:p w14:paraId="48235D00" w14:textId="738CFD3C" w:rsidR="00810083" w:rsidRPr="0083160D" w:rsidRDefault="00810083" w:rsidP="00810083">
      <w:pPr>
        <w:rPr>
          <w:rFonts w:ascii="Calibri" w:hAnsi="Calibri" w:cs="Calibri"/>
        </w:rPr>
      </w:pPr>
      <w:r w:rsidRPr="0083160D">
        <w:rPr>
          <w:rFonts w:ascii="Calibri" w:hAnsi="Calibri" w:cs="Calibri"/>
        </w:rPr>
        <w:t xml:space="preserve">Caso d’Uso </w:t>
      </w:r>
      <w:r>
        <w:rPr>
          <w:rFonts w:ascii="Calibri" w:hAnsi="Calibri" w:cs="Calibri"/>
        </w:rPr>
        <w:t>2</w:t>
      </w:r>
      <w:r w:rsidRPr="0083160D">
        <w:rPr>
          <w:rFonts w:ascii="Calibri" w:hAnsi="Calibri" w:cs="Calibri"/>
        </w:rPr>
        <w:t xml:space="preserve">: </w:t>
      </w:r>
      <w:r>
        <w:rPr>
          <w:rFonts w:ascii="Calibri" w:hAnsi="Calibri" w:cs="Calibri"/>
        </w:rPr>
        <w:t>Aggiungi al Carrello</w:t>
      </w:r>
    </w:p>
    <w:tbl>
      <w:tblPr>
        <w:tblW w:w="0" w:type="auto"/>
        <w:tblLook w:val="04A0" w:firstRow="1" w:lastRow="0" w:firstColumn="1" w:lastColumn="0" w:noHBand="0" w:noVBand="1"/>
      </w:tblPr>
      <w:tblGrid>
        <w:gridCol w:w="2971"/>
        <w:gridCol w:w="3328"/>
        <w:gridCol w:w="3328"/>
      </w:tblGrid>
      <w:tr w:rsidR="00810083" w:rsidRPr="00BC6E10" w14:paraId="39ACCDC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FB39CA0" w14:textId="77777777" w:rsidR="00810083" w:rsidRPr="0083160D" w:rsidRDefault="0081008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88C4E82" w14:textId="2C14A69E" w:rsidR="00810083" w:rsidRPr="0083160D" w:rsidRDefault="00810083">
            <w:pPr>
              <w:spacing w:line="256" w:lineRule="auto"/>
              <w:rPr>
                <w:rFonts w:ascii="Calibri" w:hAnsi="Calibri" w:cs="Calibri"/>
              </w:rPr>
            </w:pPr>
            <w:r w:rsidRPr="0083160D">
              <w:rPr>
                <w:rFonts w:ascii="Calibri" w:hAnsi="Calibri" w:cs="Calibri"/>
              </w:rPr>
              <w:t xml:space="preserve">UC </w:t>
            </w:r>
            <w:r>
              <w:rPr>
                <w:rFonts w:ascii="Calibri" w:hAnsi="Calibri" w:cs="Calibri"/>
              </w:rPr>
              <w:t>2</w:t>
            </w:r>
            <w:r w:rsidRPr="0083160D">
              <w:rPr>
                <w:rFonts w:ascii="Calibri" w:hAnsi="Calibri" w:cs="Calibri"/>
              </w:rPr>
              <w:t xml:space="preserve"> – </w:t>
            </w:r>
            <w:r>
              <w:rPr>
                <w:rFonts w:ascii="Calibri" w:hAnsi="Calibri" w:cs="Calibri"/>
              </w:rPr>
              <w:t>Aggiungi al Carrello</w:t>
            </w:r>
          </w:p>
        </w:tc>
      </w:tr>
      <w:tr w:rsidR="00810083" w:rsidRPr="00BC6E10" w14:paraId="7AC6B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5E611F" w14:textId="77777777" w:rsidR="00810083" w:rsidRPr="0083160D" w:rsidRDefault="0081008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0C0AD58" w14:textId="77777777" w:rsidR="00810083" w:rsidRPr="0083160D" w:rsidRDefault="00810083">
            <w:pPr>
              <w:spacing w:line="256" w:lineRule="auto"/>
              <w:rPr>
                <w:rFonts w:ascii="Calibri" w:hAnsi="Calibri" w:cs="Calibri"/>
              </w:rPr>
            </w:pPr>
            <w:r w:rsidRPr="0083160D">
              <w:rPr>
                <w:rFonts w:ascii="Calibri" w:hAnsi="Calibri" w:cs="Calibri"/>
              </w:rPr>
              <w:t>Utente</w:t>
            </w:r>
          </w:p>
        </w:tc>
      </w:tr>
      <w:tr w:rsidR="00810083" w:rsidRPr="00BC6E10" w14:paraId="3191465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3DF2D4" w14:textId="77777777" w:rsidR="00810083" w:rsidRPr="0083160D" w:rsidRDefault="0081008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998BB4" w14:textId="79AFAE4D" w:rsidR="00810083" w:rsidRPr="0083160D" w:rsidRDefault="00810083">
            <w:pPr>
              <w:spacing w:line="256" w:lineRule="auto"/>
              <w:rPr>
                <w:rFonts w:ascii="Calibri" w:hAnsi="Calibri" w:cs="Calibri"/>
              </w:rPr>
            </w:pPr>
            <w:r>
              <w:rPr>
                <w:rFonts w:ascii="Calibri" w:hAnsi="Calibri" w:cs="Calibri"/>
              </w:rPr>
              <w:t>L’utente si trova nella pagina del prodotto</w:t>
            </w:r>
            <w:r w:rsidR="00CD067B">
              <w:rPr>
                <w:rFonts w:ascii="Calibri" w:hAnsi="Calibri" w:cs="Calibri"/>
              </w:rPr>
              <w:t xml:space="preserve"> e vi è almeno una copia del prodotto disponibile</w:t>
            </w:r>
          </w:p>
        </w:tc>
      </w:tr>
      <w:tr w:rsidR="00810083" w:rsidRPr="00BC6E10" w14:paraId="5F086A3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D4367AB" w14:textId="77777777" w:rsidR="00810083" w:rsidRPr="0083160D" w:rsidRDefault="0081008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DECE796" w14:textId="77777777" w:rsidR="00810083" w:rsidRPr="0083160D" w:rsidRDefault="0081008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47D1E83" w14:textId="77777777" w:rsidR="00810083" w:rsidRPr="0083160D" w:rsidRDefault="00810083">
            <w:pPr>
              <w:spacing w:line="256" w:lineRule="auto"/>
              <w:jc w:val="center"/>
              <w:rPr>
                <w:rFonts w:ascii="Calibri" w:hAnsi="Calibri" w:cs="Calibri"/>
              </w:rPr>
            </w:pPr>
            <w:r w:rsidRPr="0083160D">
              <w:rPr>
                <w:rFonts w:ascii="Calibri" w:hAnsi="Calibri" w:cs="Calibri"/>
              </w:rPr>
              <w:t>Sistema</w:t>
            </w:r>
          </w:p>
        </w:tc>
      </w:tr>
      <w:tr w:rsidR="00810083" w:rsidRPr="00BC6E10" w14:paraId="51A189A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0DEDB80"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097A772" w14:textId="6298685A" w:rsidR="00810083" w:rsidRPr="0083160D" w:rsidRDefault="00810083">
            <w:pPr>
              <w:numPr>
                <w:ilvl w:val="0"/>
                <w:numId w:val="22"/>
              </w:numPr>
              <w:spacing w:line="256" w:lineRule="auto"/>
              <w:rPr>
                <w:rFonts w:ascii="Calibri" w:hAnsi="Calibri" w:cs="Calibri"/>
              </w:rPr>
            </w:pPr>
            <w:r>
              <w:rPr>
                <w:rFonts w:ascii="Calibri" w:hAnsi="Calibri" w:cs="Calibri"/>
              </w:rPr>
              <w:t>L’utente clicca il bottone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34FFBA79" w14:textId="77777777" w:rsidR="00810083" w:rsidRPr="0083160D" w:rsidRDefault="00810083">
            <w:pPr>
              <w:spacing w:line="256" w:lineRule="auto"/>
              <w:rPr>
                <w:rFonts w:ascii="Calibri" w:hAnsi="Calibri" w:cs="Calibri"/>
              </w:rPr>
            </w:pPr>
          </w:p>
        </w:tc>
      </w:tr>
      <w:tr w:rsidR="00810083" w:rsidRPr="00BC6E10" w14:paraId="32BDAB0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D2B83E5"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6FBE0F"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837E0F4" w14:textId="0C75ACBD" w:rsidR="00810083" w:rsidRPr="0083160D" w:rsidRDefault="00810083">
            <w:pPr>
              <w:numPr>
                <w:ilvl w:val="0"/>
                <w:numId w:val="22"/>
              </w:numPr>
              <w:spacing w:line="256" w:lineRule="auto"/>
              <w:rPr>
                <w:rFonts w:ascii="Calibri" w:hAnsi="Calibri" w:cs="Calibri"/>
              </w:rPr>
            </w:pPr>
            <w:r>
              <w:rPr>
                <w:rFonts w:ascii="Calibri" w:hAnsi="Calibri" w:cs="Calibri"/>
              </w:rPr>
              <w:t>Il sistema aggiunge il prodotto al carrello</w:t>
            </w:r>
          </w:p>
        </w:tc>
      </w:tr>
      <w:tr w:rsidR="00810083" w:rsidRPr="00BC6E10" w14:paraId="583FB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5658AC" w14:textId="77777777" w:rsidR="00810083" w:rsidRPr="0083160D" w:rsidRDefault="0081008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8949C5E" w14:textId="2A08B9D2" w:rsidR="00810083" w:rsidRPr="0083160D" w:rsidRDefault="00810083">
            <w:pPr>
              <w:spacing w:line="256" w:lineRule="auto"/>
              <w:rPr>
                <w:rFonts w:ascii="Calibri" w:hAnsi="Calibri" w:cs="Calibri"/>
              </w:rPr>
            </w:pPr>
          </w:p>
        </w:tc>
      </w:tr>
      <w:tr w:rsidR="00810083" w:rsidRPr="00BC6E10" w14:paraId="1CBB7D6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EBCC324" w14:textId="77777777" w:rsidR="00810083" w:rsidRPr="0083160D" w:rsidRDefault="0081008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96F82C" w14:textId="6268E168" w:rsidR="00810083" w:rsidRPr="0083160D" w:rsidRDefault="0043703D">
            <w:pPr>
              <w:spacing w:line="256" w:lineRule="auto"/>
              <w:rPr>
                <w:rFonts w:ascii="Calibri" w:hAnsi="Calibri" w:cs="Calibri"/>
              </w:rPr>
            </w:pPr>
            <w:r>
              <w:rPr>
                <w:rFonts w:ascii="Calibri" w:hAnsi="Calibri" w:cs="Calibri"/>
              </w:rPr>
              <w:t>L’utente si trova nella pagina carrello</w:t>
            </w:r>
          </w:p>
        </w:tc>
      </w:tr>
    </w:tbl>
    <w:p w14:paraId="3A116383" w14:textId="77777777" w:rsidR="00810083" w:rsidRDefault="00810083" w:rsidP="00CA096B">
      <w:pPr>
        <w:ind w:left="360"/>
      </w:pPr>
    </w:p>
    <w:p w14:paraId="4B98E0B1" w14:textId="77777777" w:rsidR="00810083" w:rsidRDefault="00810083" w:rsidP="00CA096B">
      <w:pPr>
        <w:ind w:left="360"/>
      </w:pPr>
    </w:p>
    <w:p w14:paraId="297811B5" w14:textId="77777777" w:rsidR="00810083" w:rsidRDefault="00810083" w:rsidP="00CA096B">
      <w:pPr>
        <w:ind w:left="360"/>
      </w:pPr>
    </w:p>
    <w:p w14:paraId="72849724" w14:textId="77777777" w:rsidR="00D847DC" w:rsidRDefault="00D847DC" w:rsidP="00CA096B">
      <w:pPr>
        <w:ind w:left="360"/>
      </w:pPr>
    </w:p>
    <w:p w14:paraId="2270DADF" w14:textId="77777777" w:rsidR="00D847DC" w:rsidRDefault="00D847DC" w:rsidP="00CA096B">
      <w:pPr>
        <w:ind w:left="360"/>
      </w:pPr>
    </w:p>
    <w:p w14:paraId="56AAA885" w14:textId="77777777" w:rsidR="00D847DC" w:rsidRDefault="00D847DC" w:rsidP="00CA096B">
      <w:pPr>
        <w:ind w:left="360"/>
      </w:pPr>
    </w:p>
    <w:p w14:paraId="352A4648" w14:textId="77777777" w:rsidR="00D847DC" w:rsidRDefault="00D847DC" w:rsidP="00CA096B">
      <w:pPr>
        <w:ind w:left="360"/>
      </w:pPr>
    </w:p>
    <w:p w14:paraId="609311A2" w14:textId="77777777" w:rsidR="00D847DC" w:rsidRPr="008E1532" w:rsidRDefault="00D847DC" w:rsidP="00581AD6"/>
    <w:p w14:paraId="7F2F6653" w14:textId="77777777" w:rsidR="00C97A9A" w:rsidRDefault="00C97A9A" w:rsidP="00B46471">
      <w:pPr>
        <w:rPr>
          <w:sz w:val="32"/>
          <w:szCs w:val="32"/>
        </w:rPr>
      </w:pPr>
    </w:p>
    <w:p w14:paraId="0F8370C5" w14:textId="2FBD5277" w:rsidR="005F015B" w:rsidRPr="0083160D" w:rsidRDefault="005F015B" w:rsidP="005F015B">
      <w:pPr>
        <w:rPr>
          <w:rFonts w:ascii="Calibri" w:hAnsi="Calibri" w:cs="Calibri"/>
        </w:rPr>
      </w:pPr>
      <w:r w:rsidRPr="0083160D">
        <w:rPr>
          <w:rFonts w:ascii="Calibri" w:hAnsi="Calibri" w:cs="Calibri"/>
        </w:rPr>
        <w:t xml:space="preserve">Caso d’Uso </w:t>
      </w:r>
      <w:r w:rsidR="000E5BA8">
        <w:rPr>
          <w:rFonts w:ascii="Calibri" w:hAnsi="Calibri" w:cs="Calibri"/>
        </w:rPr>
        <w:t>3</w:t>
      </w:r>
      <w:r w:rsidRPr="0083160D">
        <w:rPr>
          <w:rFonts w:ascii="Calibri" w:hAnsi="Calibri" w:cs="Calibri"/>
        </w:rPr>
        <w:t xml:space="preserve">: </w:t>
      </w:r>
      <w:r>
        <w:rPr>
          <w:rFonts w:ascii="Calibri" w:hAnsi="Calibri" w:cs="Calibri"/>
        </w:rPr>
        <w:t>Ricerca Prodotto</w:t>
      </w:r>
    </w:p>
    <w:tbl>
      <w:tblPr>
        <w:tblW w:w="0" w:type="auto"/>
        <w:tblLook w:val="04A0" w:firstRow="1" w:lastRow="0" w:firstColumn="1" w:lastColumn="0" w:noHBand="0" w:noVBand="1"/>
      </w:tblPr>
      <w:tblGrid>
        <w:gridCol w:w="2971"/>
        <w:gridCol w:w="3328"/>
        <w:gridCol w:w="3328"/>
      </w:tblGrid>
      <w:tr w:rsidR="005F015B" w:rsidRPr="00BC6E10" w14:paraId="126760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729DB65D" w:rsidR="005F015B" w:rsidRPr="0083160D" w:rsidRDefault="005F015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3</w:t>
            </w:r>
            <w:r w:rsidRPr="0083160D">
              <w:rPr>
                <w:rFonts w:ascii="Calibri" w:hAnsi="Calibri" w:cs="Calibri"/>
              </w:rPr>
              <w:t xml:space="preserve"> – </w:t>
            </w:r>
            <w:r>
              <w:rPr>
                <w:rFonts w:ascii="Calibri" w:hAnsi="Calibri" w:cs="Calibri"/>
              </w:rPr>
              <w:t>Ricerca Prodotto</w:t>
            </w:r>
          </w:p>
        </w:tc>
      </w:tr>
      <w:tr w:rsidR="005F015B" w:rsidRPr="00BC6E10" w14:paraId="70F5793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77777777" w:rsidR="005F015B" w:rsidRPr="0083160D" w:rsidRDefault="005F015B">
            <w:pPr>
              <w:spacing w:line="256" w:lineRule="auto"/>
              <w:rPr>
                <w:rFonts w:ascii="Calibri" w:hAnsi="Calibri" w:cs="Calibri"/>
              </w:rPr>
            </w:pPr>
            <w:r w:rsidRPr="0083160D">
              <w:rPr>
                <w:rFonts w:ascii="Calibri" w:hAnsi="Calibri" w:cs="Calibri"/>
              </w:rPr>
              <w:t>Utente</w:t>
            </w:r>
          </w:p>
        </w:tc>
      </w:tr>
      <w:tr w:rsidR="005F015B" w:rsidRPr="00BC6E10" w14:paraId="01481BC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5F015B" w:rsidRPr="0083160D" w:rsidRDefault="005F015B">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5231A3F2" w:rsidR="005F015B" w:rsidRPr="0083160D" w:rsidRDefault="005F015B">
            <w:pPr>
              <w:spacing w:line="256" w:lineRule="auto"/>
              <w:rPr>
                <w:rFonts w:ascii="Calibri" w:hAnsi="Calibri" w:cs="Calibri"/>
              </w:rPr>
            </w:pPr>
            <w:r>
              <w:rPr>
                <w:rFonts w:ascii="Calibri" w:hAnsi="Calibri" w:cs="Calibri"/>
              </w:rPr>
              <w:t xml:space="preserve">L’utente </w:t>
            </w:r>
            <w:r w:rsidR="0067723A">
              <w:rPr>
                <w:rFonts w:ascii="Calibri" w:hAnsi="Calibri" w:cs="Calibri"/>
              </w:rPr>
              <w:t>clicca sulla barra di ricerca</w:t>
            </w:r>
            <w:r w:rsidR="00C85CBA">
              <w:rPr>
                <w:rFonts w:ascii="Calibri" w:hAnsi="Calibri" w:cs="Calibri"/>
              </w:rPr>
              <w:t xml:space="preserve"> del sito</w:t>
            </w:r>
          </w:p>
        </w:tc>
      </w:tr>
      <w:tr w:rsidR="005F015B" w:rsidRPr="00BC6E10" w14:paraId="5127758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7777777" w:rsidR="005F015B" w:rsidRPr="0083160D" w:rsidRDefault="005F015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5F015B"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54821986" w:rsidR="005F015B" w:rsidRPr="0083160D" w:rsidRDefault="00D36FD0" w:rsidP="005F015B">
            <w:pPr>
              <w:numPr>
                <w:ilvl w:val="0"/>
                <w:numId w:val="22"/>
              </w:numPr>
              <w:spacing w:line="256" w:lineRule="auto"/>
              <w:rPr>
                <w:rFonts w:ascii="Calibri" w:hAnsi="Calibri" w:cs="Calibri"/>
              </w:rPr>
            </w:pPr>
            <w:r>
              <w:rPr>
                <w:rFonts w:ascii="Calibri" w:hAnsi="Calibri" w:cs="Calibri"/>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5F015B" w:rsidRPr="0083160D" w:rsidRDefault="005F015B">
            <w:pPr>
              <w:spacing w:line="256" w:lineRule="auto"/>
              <w:rPr>
                <w:rFonts w:ascii="Calibri" w:hAnsi="Calibri" w:cs="Calibri"/>
              </w:rPr>
            </w:pPr>
          </w:p>
        </w:tc>
      </w:tr>
      <w:tr w:rsidR="005F015B"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C3671F" w14:textId="77777777" w:rsidR="005F015B" w:rsidRDefault="00D36FD0" w:rsidP="00D36FD0">
            <w:pPr>
              <w:numPr>
                <w:ilvl w:val="0"/>
                <w:numId w:val="22"/>
              </w:numPr>
              <w:spacing w:line="256" w:lineRule="auto"/>
              <w:rPr>
                <w:rFonts w:ascii="Calibri" w:hAnsi="Calibri" w:cs="Calibri"/>
              </w:rPr>
            </w:pPr>
            <w:r>
              <w:rPr>
                <w:rFonts w:ascii="Calibri" w:hAnsi="Calibri" w:cs="Calibri"/>
              </w:rPr>
              <w:t>Il sistema riceve la stringa ed elabora una lista di prodotti</w:t>
            </w:r>
          </w:p>
          <w:p w14:paraId="29B1CD0A" w14:textId="7CAF2187" w:rsidR="00D36FD0" w:rsidRPr="0083160D" w:rsidRDefault="00D36FD0" w:rsidP="00D36FD0">
            <w:pPr>
              <w:numPr>
                <w:ilvl w:val="0"/>
                <w:numId w:val="22"/>
              </w:numPr>
              <w:spacing w:line="256" w:lineRule="auto"/>
              <w:rPr>
                <w:rFonts w:ascii="Calibri" w:hAnsi="Calibri" w:cs="Calibri"/>
              </w:rPr>
            </w:pPr>
            <w:r>
              <w:rPr>
                <w:rFonts w:ascii="Calibri" w:hAnsi="Calibri" w:cs="Calibri"/>
              </w:rPr>
              <w:t xml:space="preserve">Il sistema aggiorna la pagina del catalogo in base </w:t>
            </w:r>
            <w:r w:rsidR="00342227">
              <w:rPr>
                <w:rFonts w:ascii="Calibri" w:hAnsi="Calibri" w:cs="Calibri"/>
              </w:rPr>
              <w:t>alla lista di prodotti elaborata</w:t>
            </w:r>
          </w:p>
        </w:tc>
      </w:tr>
      <w:tr w:rsidR="005F015B" w:rsidRPr="00BC6E10" w14:paraId="0B91C60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5F015B" w:rsidRPr="00BC6E10" w14:paraId="5EB2CEC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5F015B" w:rsidRPr="0083160D" w:rsidRDefault="005F015B">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630DA602" w:rsidR="005F015B" w:rsidRPr="0083160D" w:rsidRDefault="00342227">
            <w:pPr>
              <w:spacing w:line="256" w:lineRule="auto"/>
              <w:rPr>
                <w:rFonts w:ascii="Calibri" w:hAnsi="Calibri" w:cs="Calibri"/>
              </w:rPr>
            </w:pPr>
            <w:r>
              <w:rPr>
                <w:rFonts w:ascii="Calibri" w:hAnsi="Calibri" w:cs="Calibri"/>
              </w:rPr>
              <w:t>La pagina del catalogo viene aggi</w:t>
            </w:r>
            <w:r w:rsidR="00ED31CD">
              <w:rPr>
                <w:rFonts w:ascii="Calibri" w:hAnsi="Calibri" w:cs="Calibri"/>
              </w:rPr>
              <w:t>ornata</w:t>
            </w:r>
            <w:r>
              <w:rPr>
                <w:rFonts w:ascii="Calibri" w:hAnsi="Calibri" w:cs="Calibri"/>
              </w:rPr>
              <w:t xml:space="preserve"> in base </w:t>
            </w:r>
            <w:r w:rsidR="00201330">
              <w:rPr>
                <w:rFonts w:ascii="Calibri" w:hAnsi="Calibri" w:cs="Calibri"/>
              </w:rPr>
              <w:t>ai parametri</w:t>
            </w:r>
            <w:r>
              <w:rPr>
                <w:rFonts w:ascii="Calibri" w:hAnsi="Calibri" w:cs="Calibri"/>
              </w:rPr>
              <w:t xml:space="preserve"> di ricerca</w:t>
            </w:r>
          </w:p>
        </w:tc>
      </w:tr>
    </w:tbl>
    <w:p w14:paraId="48F58F33" w14:textId="77777777" w:rsidR="005F015B" w:rsidRDefault="005F015B" w:rsidP="00B46471">
      <w:pPr>
        <w:rPr>
          <w:sz w:val="32"/>
          <w:szCs w:val="32"/>
        </w:rPr>
      </w:pPr>
    </w:p>
    <w:p w14:paraId="2DBF8358" w14:textId="77777777" w:rsidR="00C97A9A" w:rsidRDefault="00C97A9A" w:rsidP="00B46471">
      <w:pPr>
        <w:rPr>
          <w:sz w:val="32"/>
          <w:szCs w:val="32"/>
        </w:rPr>
      </w:pPr>
    </w:p>
    <w:p w14:paraId="0F092C9A" w14:textId="10A929E8" w:rsidR="00201330" w:rsidRDefault="00201330" w:rsidP="00201330">
      <w:pPr>
        <w:rPr>
          <w:rFonts w:ascii="Calibri" w:hAnsi="Calibri" w:cs="Calibri"/>
        </w:rPr>
      </w:pPr>
      <w:r>
        <w:rPr>
          <w:rFonts w:ascii="Calibri" w:hAnsi="Calibri" w:cs="Calibri"/>
        </w:rPr>
        <w:t>DA VERIFICARE!!!!!!!!!!!</w:t>
      </w:r>
    </w:p>
    <w:p w14:paraId="31CE4E9C" w14:textId="6457671E" w:rsidR="00201330" w:rsidRPr="0083160D" w:rsidRDefault="00201330" w:rsidP="00201330">
      <w:pPr>
        <w:rPr>
          <w:rFonts w:ascii="Calibri" w:hAnsi="Calibri" w:cs="Calibri"/>
        </w:rPr>
      </w:pPr>
      <w:r w:rsidRPr="0083160D">
        <w:rPr>
          <w:rFonts w:ascii="Calibri" w:hAnsi="Calibri" w:cs="Calibri"/>
        </w:rPr>
        <w:t xml:space="preserve">Caso d’Uso </w:t>
      </w:r>
      <w:r w:rsidR="000E5BA8">
        <w:rPr>
          <w:rFonts w:ascii="Calibri" w:hAnsi="Calibri" w:cs="Calibri"/>
        </w:rPr>
        <w:t>4</w:t>
      </w:r>
      <w:r w:rsidRPr="0083160D">
        <w:rPr>
          <w:rFonts w:ascii="Calibri" w:hAnsi="Calibri" w:cs="Calibri"/>
        </w:rPr>
        <w:t xml:space="preserve">: </w:t>
      </w:r>
      <w:r w:rsidR="008034E2">
        <w:rPr>
          <w:rFonts w:ascii="Calibri" w:hAnsi="Calibri" w:cs="Calibri"/>
        </w:rPr>
        <w:t>Filtro prodotti</w:t>
      </w: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584D5426" w:rsidR="00201330" w:rsidRPr="0083160D" w:rsidRDefault="00201330">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4</w:t>
            </w:r>
            <w:r w:rsidRPr="0083160D">
              <w:rPr>
                <w:rFonts w:ascii="Calibri" w:hAnsi="Calibri" w:cs="Calibri"/>
              </w:rPr>
              <w:t xml:space="preserve"> – </w:t>
            </w:r>
            <w:r w:rsidR="008034E2">
              <w:rPr>
                <w:rFonts w:ascii="Calibri" w:hAnsi="Calibri" w:cs="Calibri"/>
              </w:rPr>
              <w:t>Filtro prodotti</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77777777" w:rsidR="00201330" w:rsidRPr="0083160D" w:rsidRDefault="00201330">
            <w:pPr>
              <w:spacing w:line="256" w:lineRule="auto"/>
              <w:rPr>
                <w:rFonts w:ascii="Calibri" w:hAnsi="Calibri" w:cs="Calibri"/>
              </w:rPr>
            </w:pPr>
            <w:r w:rsidRPr="0083160D">
              <w:rPr>
                <w:rFonts w:ascii="Calibri" w:hAnsi="Calibri" w:cs="Calibri"/>
              </w:rPr>
              <w:t>Utente</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77777777" w:rsidR="00201330" w:rsidRPr="0083160D" w:rsidRDefault="00201330">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29043C4C" w:rsidR="00201330" w:rsidRPr="0083160D" w:rsidRDefault="00201330" w:rsidP="00201330">
            <w:pPr>
              <w:numPr>
                <w:ilvl w:val="0"/>
                <w:numId w:val="23"/>
              </w:numPr>
              <w:spacing w:line="256" w:lineRule="auto"/>
              <w:rPr>
                <w:rFonts w:ascii="Calibri" w:hAnsi="Calibri" w:cs="Calibri"/>
              </w:rPr>
            </w:pPr>
            <w:r>
              <w:rPr>
                <w:rFonts w:ascii="Calibri" w:hAnsi="Calibri" w:cs="Calibri"/>
              </w:rPr>
              <w:t xml:space="preserve">L’utente </w:t>
            </w:r>
            <w:r w:rsidR="008034E2">
              <w:rPr>
                <w:rFonts w:ascii="Calibri" w:hAnsi="Calibri" w:cs="Calibri"/>
              </w:rPr>
              <w:t>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CD47AE4" w14:textId="77777777" w:rsidR="00201330" w:rsidRDefault="00D524BA" w:rsidP="00201330">
            <w:pPr>
              <w:numPr>
                <w:ilvl w:val="0"/>
                <w:numId w:val="23"/>
              </w:numPr>
              <w:spacing w:line="256" w:lineRule="auto"/>
              <w:rPr>
                <w:rFonts w:ascii="Calibri" w:hAnsi="Calibri" w:cs="Calibri"/>
              </w:rPr>
            </w:pPr>
            <w:r>
              <w:rPr>
                <w:rFonts w:ascii="Calibri" w:hAnsi="Calibri" w:cs="Calibri"/>
              </w:rPr>
              <w:t>Il sistema riceve il filtro selezionato ed elabora una lista di prodotti</w:t>
            </w:r>
          </w:p>
          <w:p w14:paraId="3D5DD082" w14:textId="16A01519" w:rsidR="00D524BA" w:rsidRPr="0083160D" w:rsidRDefault="00D524BA" w:rsidP="00201330">
            <w:pPr>
              <w:numPr>
                <w:ilvl w:val="0"/>
                <w:numId w:val="23"/>
              </w:numPr>
              <w:spacing w:line="256" w:lineRule="auto"/>
              <w:rPr>
                <w:rFonts w:ascii="Calibri" w:hAnsi="Calibri" w:cs="Calibri"/>
              </w:rPr>
            </w:pPr>
            <w:r>
              <w:rPr>
                <w:rFonts w:ascii="Calibri" w:hAnsi="Calibri" w:cs="Calibri"/>
              </w:rPr>
              <w:t xml:space="preserve">Il sistema aggiorna la pagina del catalogo in base alla lista di prodotti </w:t>
            </w:r>
            <w:r w:rsidR="0046124B">
              <w:rPr>
                <w:rFonts w:ascii="Calibri" w:hAnsi="Calibri" w:cs="Calibri"/>
              </w:rPr>
              <w:t>elaborata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9C862F7" w:rsidR="00201330" w:rsidRPr="0083160D" w:rsidRDefault="00201330">
            <w:pPr>
              <w:spacing w:line="256" w:lineRule="auto"/>
              <w:rPr>
                <w:rFonts w:ascii="Calibri" w:hAnsi="Calibri" w:cs="Calibri"/>
              </w:rPr>
            </w:pPr>
            <w:r>
              <w:rPr>
                <w:rFonts w:ascii="Calibri" w:hAnsi="Calibri" w:cs="Calibri"/>
              </w:rPr>
              <w:t xml:space="preserve">La pagina </w:t>
            </w:r>
            <w:r w:rsidR="00DB5095">
              <w:rPr>
                <w:rFonts w:ascii="Calibri" w:hAnsi="Calibri" w:cs="Calibri"/>
              </w:rPr>
              <w:t>dei risultati di ricerca viene presentata all’utente</w:t>
            </w:r>
          </w:p>
        </w:tc>
      </w:tr>
    </w:tbl>
    <w:p w14:paraId="4EC9E11F" w14:textId="77777777" w:rsidR="00201330" w:rsidRDefault="00201330" w:rsidP="00B46471">
      <w:pPr>
        <w:rPr>
          <w:sz w:val="32"/>
          <w:szCs w:val="32"/>
        </w:rPr>
      </w:pPr>
    </w:p>
    <w:p w14:paraId="5A50A44F" w14:textId="1E8FC4C5" w:rsidR="0046124B" w:rsidRPr="0083160D" w:rsidRDefault="0046124B" w:rsidP="0046124B">
      <w:pPr>
        <w:rPr>
          <w:rFonts w:ascii="Calibri" w:hAnsi="Calibri" w:cs="Calibri"/>
        </w:rPr>
      </w:pPr>
      <w:r w:rsidRPr="0083160D">
        <w:rPr>
          <w:rFonts w:ascii="Calibri" w:hAnsi="Calibri" w:cs="Calibri"/>
        </w:rPr>
        <w:t>Caso d’Uso</w:t>
      </w:r>
      <w:r w:rsidR="000E5BA8">
        <w:rPr>
          <w:rFonts w:ascii="Calibri" w:hAnsi="Calibri" w:cs="Calibri"/>
        </w:rPr>
        <w:t xml:space="preserve"> 5</w:t>
      </w:r>
      <w:r w:rsidRPr="0083160D">
        <w:rPr>
          <w:rFonts w:ascii="Calibri" w:hAnsi="Calibri" w:cs="Calibri"/>
        </w:rPr>
        <w:t xml:space="preserve">: </w:t>
      </w:r>
      <w:r>
        <w:rPr>
          <w:rFonts w:ascii="Calibri" w:hAnsi="Calibri" w:cs="Calibri"/>
        </w:rPr>
        <w:t>Visualizza Prodotto</w:t>
      </w:r>
    </w:p>
    <w:tbl>
      <w:tblPr>
        <w:tblW w:w="0" w:type="auto"/>
        <w:tblLook w:val="04A0" w:firstRow="1" w:lastRow="0" w:firstColumn="1" w:lastColumn="0" w:noHBand="0" w:noVBand="1"/>
      </w:tblPr>
      <w:tblGrid>
        <w:gridCol w:w="2971"/>
        <w:gridCol w:w="3328"/>
        <w:gridCol w:w="3328"/>
      </w:tblGrid>
      <w:tr w:rsidR="0046124B" w:rsidRPr="00BC6E10" w14:paraId="77E45E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2BC4BCE" w14:textId="77777777" w:rsidR="0046124B" w:rsidRPr="0083160D" w:rsidRDefault="0046124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CB50742" w14:textId="20FF6736" w:rsidR="0046124B" w:rsidRPr="0083160D" w:rsidRDefault="0046124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5</w:t>
            </w:r>
            <w:r w:rsidRPr="0083160D">
              <w:rPr>
                <w:rFonts w:ascii="Calibri" w:hAnsi="Calibri" w:cs="Calibri"/>
              </w:rPr>
              <w:t xml:space="preserve"> – </w:t>
            </w:r>
            <w:r>
              <w:rPr>
                <w:rFonts w:ascii="Calibri" w:hAnsi="Calibri" w:cs="Calibri"/>
              </w:rPr>
              <w:t>Visualizza Prodotto</w:t>
            </w:r>
          </w:p>
        </w:tc>
      </w:tr>
      <w:tr w:rsidR="0046124B" w:rsidRPr="00BC6E10" w14:paraId="7317CE5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F0EC61E" w14:textId="77777777" w:rsidR="0046124B" w:rsidRPr="0083160D" w:rsidRDefault="0046124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4D323F9" w14:textId="77777777" w:rsidR="0046124B" w:rsidRPr="0083160D" w:rsidRDefault="0046124B">
            <w:pPr>
              <w:spacing w:line="256" w:lineRule="auto"/>
              <w:rPr>
                <w:rFonts w:ascii="Calibri" w:hAnsi="Calibri" w:cs="Calibri"/>
              </w:rPr>
            </w:pPr>
            <w:r w:rsidRPr="0083160D">
              <w:rPr>
                <w:rFonts w:ascii="Calibri" w:hAnsi="Calibri" w:cs="Calibri"/>
              </w:rPr>
              <w:t>Utente</w:t>
            </w:r>
          </w:p>
        </w:tc>
      </w:tr>
      <w:tr w:rsidR="0046124B" w:rsidRPr="00BC6E10" w14:paraId="3CE39EB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353B2FF" w14:textId="77777777" w:rsidR="0046124B" w:rsidRPr="0083160D" w:rsidRDefault="0046124B">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D06E748" w14:textId="77777777" w:rsidR="0046124B" w:rsidRPr="0083160D" w:rsidRDefault="0046124B">
            <w:pPr>
              <w:spacing w:line="256" w:lineRule="auto"/>
              <w:rPr>
                <w:rFonts w:ascii="Calibri" w:hAnsi="Calibri" w:cs="Calibri"/>
              </w:rPr>
            </w:pPr>
            <w:r>
              <w:rPr>
                <w:rFonts w:ascii="Calibri" w:hAnsi="Calibri" w:cs="Calibri"/>
              </w:rPr>
              <w:t>L’utente si trova sulla home del sito</w:t>
            </w:r>
          </w:p>
        </w:tc>
      </w:tr>
      <w:tr w:rsidR="0046124B" w:rsidRPr="00BC6E10" w14:paraId="1F41B89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34D433B" w14:textId="77777777" w:rsidR="0046124B" w:rsidRPr="0083160D" w:rsidRDefault="0046124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618D300" w14:textId="77777777" w:rsidR="0046124B" w:rsidRPr="0083160D" w:rsidRDefault="0046124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63730E" w14:textId="77777777" w:rsidR="0046124B" w:rsidRPr="0083160D" w:rsidRDefault="0046124B">
            <w:pPr>
              <w:spacing w:line="256" w:lineRule="auto"/>
              <w:jc w:val="center"/>
              <w:rPr>
                <w:rFonts w:ascii="Calibri" w:hAnsi="Calibri" w:cs="Calibri"/>
              </w:rPr>
            </w:pPr>
            <w:r w:rsidRPr="0083160D">
              <w:rPr>
                <w:rFonts w:ascii="Calibri" w:hAnsi="Calibri" w:cs="Calibri"/>
              </w:rPr>
              <w:t>Sistema</w:t>
            </w:r>
          </w:p>
        </w:tc>
      </w:tr>
      <w:tr w:rsidR="0046124B" w:rsidRPr="00BC6E10" w14:paraId="0B9C4FB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752CD19"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E930EEC" w14:textId="6FE559FD" w:rsidR="0046124B" w:rsidRPr="0083160D" w:rsidRDefault="0046124B" w:rsidP="0046124B">
            <w:pPr>
              <w:numPr>
                <w:ilvl w:val="0"/>
                <w:numId w:val="24"/>
              </w:numPr>
              <w:spacing w:line="256" w:lineRule="auto"/>
              <w:rPr>
                <w:rFonts w:ascii="Calibri" w:hAnsi="Calibri" w:cs="Calibri"/>
              </w:rPr>
            </w:pPr>
            <w:r>
              <w:rPr>
                <w:rFonts w:ascii="Calibri" w:hAnsi="Calibri" w:cs="Calibri"/>
              </w:rPr>
              <w:t xml:space="preserve">L’utente </w:t>
            </w:r>
            <w:r w:rsidR="00DD547B">
              <w:rPr>
                <w:rFonts w:ascii="Calibri" w:hAnsi="Calibri" w:cs="Calibri"/>
              </w:rPr>
              <w:t>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6AB06194" w14:textId="77777777" w:rsidR="0046124B" w:rsidRPr="0083160D" w:rsidRDefault="0046124B">
            <w:pPr>
              <w:spacing w:line="256" w:lineRule="auto"/>
              <w:rPr>
                <w:rFonts w:ascii="Calibri" w:hAnsi="Calibri" w:cs="Calibri"/>
              </w:rPr>
            </w:pPr>
          </w:p>
        </w:tc>
      </w:tr>
      <w:tr w:rsidR="0046124B" w:rsidRPr="00BC6E10" w14:paraId="36E1FAA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6AA2CD8"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871164"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85F30DA" w14:textId="2DA6558B" w:rsidR="0046124B" w:rsidRPr="0083160D" w:rsidRDefault="0046124B" w:rsidP="00DD547B">
            <w:pPr>
              <w:numPr>
                <w:ilvl w:val="0"/>
                <w:numId w:val="24"/>
              </w:numPr>
              <w:spacing w:line="256" w:lineRule="auto"/>
              <w:rPr>
                <w:rFonts w:ascii="Calibri" w:hAnsi="Calibri" w:cs="Calibri"/>
              </w:rPr>
            </w:pPr>
            <w:r>
              <w:rPr>
                <w:rFonts w:ascii="Calibri" w:hAnsi="Calibri" w:cs="Calibri"/>
              </w:rPr>
              <w:t xml:space="preserve">Il sistema </w:t>
            </w:r>
            <w:r w:rsidR="00DD547B">
              <w:rPr>
                <w:rFonts w:ascii="Calibri" w:hAnsi="Calibri" w:cs="Calibri"/>
              </w:rPr>
              <w:t>reindirizza l’utente verso la pagina</w:t>
            </w:r>
          </w:p>
        </w:tc>
      </w:tr>
      <w:tr w:rsidR="0046124B" w:rsidRPr="00BC6E10" w14:paraId="49CC8BF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59C23F" w14:textId="77777777" w:rsidR="0046124B" w:rsidRPr="0083160D" w:rsidRDefault="0046124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7D9BBE" w14:textId="77777777" w:rsidR="0046124B" w:rsidRPr="0083160D" w:rsidRDefault="0046124B">
            <w:pPr>
              <w:spacing w:line="256" w:lineRule="auto"/>
              <w:rPr>
                <w:rFonts w:ascii="Calibri" w:hAnsi="Calibri" w:cs="Calibri"/>
              </w:rPr>
            </w:pPr>
          </w:p>
        </w:tc>
      </w:tr>
      <w:tr w:rsidR="0046124B" w:rsidRPr="00BC6E10" w14:paraId="27BC91B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72312B8" w14:textId="77777777" w:rsidR="0046124B" w:rsidRPr="0083160D" w:rsidRDefault="0046124B">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7920452" w14:textId="7A92BCAF" w:rsidR="0046124B" w:rsidRPr="0083160D" w:rsidRDefault="0046124B">
            <w:pPr>
              <w:spacing w:line="256" w:lineRule="auto"/>
              <w:rPr>
                <w:rFonts w:ascii="Calibri" w:hAnsi="Calibri" w:cs="Calibri"/>
              </w:rPr>
            </w:pPr>
            <w:r>
              <w:rPr>
                <w:rFonts w:ascii="Calibri" w:hAnsi="Calibri" w:cs="Calibri"/>
              </w:rPr>
              <w:t>L</w:t>
            </w:r>
            <w:r w:rsidR="00DD547B">
              <w:rPr>
                <w:rFonts w:ascii="Calibri" w:hAnsi="Calibri" w:cs="Calibri"/>
              </w:rPr>
              <w:t>’utente si trova nella pagina del prodotto</w:t>
            </w:r>
          </w:p>
        </w:tc>
      </w:tr>
    </w:tbl>
    <w:p w14:paraId="38E23D26" w14:textId="77777777" w:rsidR="0046124B" w:rsidRDefault="0046124B" w:rsidP="00B46471">
      <w:pPr>
        <w:rPr>
          <w:sz w:val="32"/>
          <w:szCs w:val="32"/>
        </w:rPr>
      </w:pPr>
    </w:p>
    <w:p w14:paraId="3141FBAB" w14:textId="18FD16A7" w:rsidR="00581AD6" w:rsidRPr="0083160D" w:rsidRDefault="00581AD6" w:rsidP="00581AD6">
      <w:pPr>
        <w:rPr>
          <w:rFonts w:ascii="Calibri" w:hAnsi="Calibri" w:cs="Calibri"/>
        </w:rPr>
      </w:pPr>
      <w:r w:rsidRPr="0083160D">
        <w:rPr>
          <w:rFonts w:ascii="Calibri" w:hAnsi="Calibri" w:cs="Calibri"/>
        </w:rPr>
        <w:t>Caso d’Uso</w:t>
      </w:r>
      <w:r>
        <w:rPr>
          <w:rFonts w:ascii="Calibri" w:hAnsi="Calibri" w:cs="Calibri"/>
        </w:rPr>
        <w:t xml:space="preserve"> 6</w:t>
      </w:r>
      <w:r w:rsidRPr="0083160D">
        <w:rPr>
          <w:rFonts w:ascii="Calibri" w:hAnsi="Calibri" w:cs="Calibri"/>
        </w:rPr>
        <w:t xml:space="preserve">: </w:t>
      </w:r>
      <w:r>
        <w:rPr>
          <w:rFonts w:ascii="Calibri" w:hAnsi="Calibri" w:cs="Calibri"/>
        </w:rPr>
        <w:t>Visualizza il carrello</w:t>
      </w:r>
    </w:p>
    <w:tbl>
      <w:tblPr>
        <w:tblW w:w="0" w:type="auto"/>
        <w:tblLook w:val="04A0" w:firstRow="1" w:lastRow="0" w:firstColumn="1" w:lastColumn="0" w:noHBand="0" w:noVBand="1"/>
      </w:tblPr>
      <w:tblGrid>
        <w:gridCol w:w="2971"/>
        <w:gridCol w:w="3328"/>
        <w:gridCol w:w="3328"/>
      </w:tblGrid>
      <w:tr w:rsidR="00581AD6" w:rsidRPr="00BC6E10" w14:paraId="6A4DCA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B60A9DC" w14:textId="77777777" w:rsidR="00581AD6" w:rsidRPr="0083160D" w:rsidRDefault="00581AD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661357C" w14:textId="6313A5B0" w:rsidR="00581AD6" w:rsidRPr="0083160D" w:rsidRDefault="00581AD6">
            <w:pPr>
              <w:spacing w:line="256" w:lineRule="auto"/>
              <w:rPr>
                <w:rFonts w:ascii="Calibri" w:hAnsi="Calibri" w:cs="Calibri"/>
              </w:rPr>
            </w:pPr>
            <w:r w:rsidRPr="0083160D">
              <w:rPr>
                <w:rFonts w:ascii="Calibri" w:hAnsi="Calibri" w:cs="Calibri"/>
              </w:rPr>
              <w:t xml:space="preserve">UC </w:t>
            </w:r>
            <w:r>
              <w:rPr>
                <w:rFonts w:ascii="Calibri" w:hAnsi="Calibri" w:cs="Calibri"/>
              </w:rPr>
              <w:t>6</w:t>
            </w:r>
            <w:r w:rsidRPr="0083160D">
              <w:rPr>
                <w:rFonts w:ascii="Calibri" w:hAnsi="Calibri" w:cs="Calibri"/>
              </w:rPr>
              <w:t xml:space="preserve"> – </w:t>
            </w:r>
            <w:r>
              <w:rPr>
                <w:rFonts w:ascii="Calibri" w:hAnsi="Calibri" w:cs="Calibri"/>
              </w:rPr>
              <w:t>Visualizza il carrello</w:t>
            </w:r>
          </w:p>
        </w:tc>
      </w:tr>
      <w:tr w:rsidR="00581AD6" w:rsidRPr="00BC6E10" w14:paraId="53EC2BA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5667AD7" w14:textId="77777777" w:rsidR="00581AD6" w:rsidRPr="0083160D" w:rsidRDefault="00581AD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8351F7" w14:textId="77777777" w:rsidR="00581AD6" w:rsidRPr="0083160D" w:rsidRDefault="00581AD6">
            <w:pPr>
              <w:spacing w:line="256" w:lineRule="auto"/>
              <w:rPr>
                <w:rFonts w:ascii="Calibri" w:hAnsi="Calibri" w:cs="Calibri"/>
              </w:rPr>
            </w:pPr>
            <w:r w:rsidRPr="0083160D">
              <w:rPr>
                <w:rFonts w:ascii="Calibri" w:hAnsi="Calibri" w:cs="Calibri"/>
              </w:rPr>
              <w:t>Utente</w:t>
            </w:r>
          </w:p>
        </w:tc>
      </w:tr>
      <w:tr w:rsidR="00581AD6" w:rsidRPr="00BC6E10" w14:paraId="10455CB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526A20" w14:textId="77777777" w:rsidR="00581AD6" w:rsidRPr="0083160D" w:rsidRDefault="00581AD6">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BE0EAA" w14:textId="2D689D48" w:rsidR="00581AD6" w:rsidRPr="0083160D" w:rsidRDefault="00581AD6">
            <w:pPr>
              <w:spacing w:line="256" w:lineRule="auto"/>
              <w:rPr>
                <w:rFonts w:ascii="Calibri" w:hAnsi="Calibri" w:cs="Calibri"/>
              </w:rPr>
            </w:pPr>
            <w:r>
              <w:rPr>
                <w:rFonts w:ascii="Calibri" w:hAnsi="Calibri" w:cs="Calibri"/>
              </w:rPr>
              <w:t>L’utente si trova sulla home del sito ed è autenticato</w:t>
            </w:r>
          </w:p>
        </w:tc>
      </w:tr>
      <w:tr w:rsidR="00581AD6" w:rsidRPr="00BC6E10" w14:paraId="3A0B602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0027A7F" w14:textId="77777777" w:rsidR="00581AD6" w:rsidRPr="0083160D" w:rsidRDefault="00581AD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A2245D0" w14:textId="77777777" w:rsidR="00581AD6" w:rsidRPr="0083160D" w:rsidRDefault="00581AD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FDCF0B6" w14:textId="77777777" w:rsidR="00581AD6" w:rsidRPr="0083160D" w:rsidRDefault="00581AD6">
            <w:pPr>
              <w:spacing w:line="256" w:lineRule="auto"/>
              <w:jc w:val="center"/>
              <w:rPr>
                <w:rFonts w:ascii="Calibri" w:hAnsi="Calibri" w:cs="Calibri"/>
              </w:rPr>
            </w:pPr>
            <w:r w:rsidRPr="0083160D">
              <w:rPr>
                <w:rFonts w:ascii="Calibri" w:hAnsi="Calibri" w:cs="Calibri"/>
              </w:rPr>
              <w:t>Sistema</w:t>
            </w:r>
          </w:p>
        </w:tc>
      </w:tr>
      <w:tr w:rsidR="00581AD6" w:rsidRPr="00BC6E10" w14:paraId="1991E06C"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1741FBD"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F28D9F" w14:textId="1FAAF535" w:rsidR="00581AD6" w:rsidRPr="0083160D" w:rsidRDefault="00581AD6" w:rsidP="00581AD6">
            <w:pPr>
              <w:numPr>
                <w:ilvl w:val="0"/>
                <w:numId w:val="25"/>
              </w:numPr>
              <w:spacing w:line="256" w:lineRule="auto"/>
              <w:rPr>
                <w:rFonts w:ascii="Calibri" w:hAnsi="Calibri" w:cs="Calibri"/>
              </w:rPr>
            </w:pPr>
            <w:r>
              <w:rPr>
                <w:rFonts w:ascii="Calibri" w:hAnsi="Calibri" w:cs="Calibri"/>
              </w:rPr>
              <w:t xml:space="preserve">L’utente clicca </w:t>
            </w:r>
            <w:r w:rsidR="002B665C">
              <w:rPr>
                <w:rFonts w:ascii="Calibri" w:hAnsi="Calibri" w:cs="Calibri"/>
              </w:rPr>
              <w:t xml:space="preserve">sulla </w:t>
            </w:r>
            <w:r w:rsidR="002B665C">
              <w:rPr>
                <w:rFonts w:ascii="Calibri" w:hAnsi="Calibri" w:cs="Calibri"/>
              </w:rPr>
              <w:lastRenderedPageBreak/>
              <w:t xml:space="preserve">scritta </w:t>
            </w:r>
            <w:r w:rsidR="002455F2">
              <w:rPr>
                <w:rFonts w:ascii="Calibri" w:hAnsi="Calibri" w:cs="Calibri"/>
              </w:rPr>
              <w:t>“C</w:t>
            </w:r>
            <w:r w:rsidR="002B665C">
              <w:rPr>
                <w:rFonts w:ascii="Calibri" w:hAnsi="Calibri" w:cs="Calibri"/>
              </w:rPr>
              <w:t>arrello</w:t>
            </w:r>
            <w:r w:rsidR="002455F2">
              <w:rPr>
                <w:rFonts w:ascii="Calibri" w:hAnsi="Calibri" w:cs="Calibri"/>
              </w:rPr>
              <w:t>”</w:t>
            </w:r>
            <w:r w:rsidR="002B665C">
              <w:rPr>
                <w:rFonts w:ascii="Calibri" w:hAnsi="Calibri" w:cs="Calibri"/>
              </w:rPr>
              <w:t xml:space="preserve"> nella barra di navigazione</w:t>
            </w:r>
          </w:p>
        </w:tc>
        <w:tc>
          <w:tcPr>
            <w:tcW w:w="3328" w:type="dxa"/>
            <w:tcBorders>
              <w:top w:val="single" w:sz="4" w:space="0" w:color="auto"/>
              <w:left w:val="single" w:sz="4" w:space="0" w:color="auto"/>
              <w:bottom w:val="single" w:sz="4" w:space="0" w:color="auto"/>
              <w:right w:val="single" w:sz="4" w:space="0" w:color="auto"/>
            </w:tcBorders>
          </w:tcPr>
          <w:p w14:paraId="7A2FDF2E" w14:textId="77777777" w:rsidR="00581AD6" w:rsidRPr="0083160D" w:rsidRDefault="00581AD6">
            <w:pPr>
              <w:spacing w:line="256" w:lineRule="auto"/>
              <w:rPr>
                <w:rFonts w:ascii="Calibri" w:hAnsi="Calibri" w:cs="Calibri"/>
              </w:rPr>
            </w:pPr>
          </w:p>
        </w:tc>
      </w:tr>
      <w:tr w:rsidR="00581AD6" w:rsidRPr="00BC6E10" w14:paraId="0379FA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C5B5AB1"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7B2E868"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9B4D78" w14:textId="77777777" w:rsidR="00581AD6" w:rsidRDefault="002B665C" w:rsidP="00581AD6">
            <w:pPr>
              <w:numPr>
                <w:ilvl w:val="0"/>
                <w:numId w:val="25"/>
              </w:numPr>
              <w:spacing w:line="256" w:lineRule="auto"/>
              <w:rPr>
                <w:rFonts w:ascii="Calibri" w:hAnsi="Calibri" w:cs="Calibri"/>
              </w:rPr>
            </w:pPr>
            <w:r>
              <w:rPr>
                <w:rFonts w:ascii="Calibri" w:hAnsi="Calibri" w:cs="Calibri"/>
              </w:rPr>
              <w:t>Il sistema verifica che l’utente sia autenticato</w:t>
            </w:r>
          </w:p>
          <w:p w14:paraId="6E725A5D" w14:textId="77777777" w:rsidR="00C95C10" w:rsidRDefault="00C95C10" w:rsidP="00581AD6">
            <w:pPr>
              <w:numPr>
                <w:ilvl w:val="0"/>
                <w:numId w:val="25"/>
              </w:numPr>
              <w:spacing w:line="256" w:lineRule="auto"/>
              <w:rPr>
                <w:rFonts w:ascii="Calibri" w:hAnsi="Calibri" w:cs="Calibri"/>
              </w:rPr>
            </w:pPr>
            <w:r>
              <w:rPr>
                <w:rFonts w:ascii="Calibri" w:hAnsi="Calibri" w:cs="Calibri"/>
              </w:rPr>
              <w:t>Il sistema reindirizza nella pagina del carrello</w:t>
            </w:r>
          </w:p>
          <w:p w14:paraId="158AA8CA" w14:textId="53DA1947" w:rsidR="00C95C10" w:rsidRPr="0083160D" w:rsidRDefault="00C95C10" w:rsidP="00581AD6">
            <w:pPr>
              <w:numPr>
                <w:ilvl w:val="0"/>
                <w:numId w:val="25"/>
              </w:numPr>
              <w:spacing w:line="256" w:lineRule="auto"/>
              <w:rPr>
                <w:rFonts w:ascii="Calibri" w:hAnsi="Calibri" w:cs="Calibri"/>
              </w:rPr>
            </w:pPr>
            <w:r>
              <w:rPr>
                <w:rFonts w:ascii="Calibri" w:hAnsi="Calibri" w:cs="Calibri"/>
              </w:rPr>
              <w:t xml:space="preserve">Il sistema </w:t>
            </w:r>
            <w:r w:rsidR="00CD2160">
              <w:rPr>
                <w:rFonts w:ascii="Calibri" w:hAnsi="Calibri" w:cs="Calibri"/>
              </w:rPr>
              <w:t xml:space="preserve">mostra i prodotti </w:t>
            </w:r>
            <w:r w:rsidR="004F51F5">
              <w:rPr>
                <w:rFonts w:ascii="Calibri" w:hAnsi="Calibri" w:cs="Calibri"/>
              </w:rPr>
              <w:t xml:space="preserve">inseriti </w:t>
            </w:r>
            <w:r w:rsidR="00CD2160">
              <w:rPr>
                <w:rFonts w:ascii="Calibri" w:hAnsi="Calibri" w:cs="Calibri"/>
              </w:rPr>
              <w:t>nel carrello</w:t>
            </w:r>
            <w:r w:rsidR="004F51F5">
              <w:rPr>
                <w:rFonts w:ascii="Calibri" w:hAnsi="Calibri" w:cs="Calibri"/>
              </w:rPr>
              <w:t>, se vi sono inseriti</w:t>
            </w:r>
            <w:r w:rsidR="004E040E">
              <w:rPr>
                <w:rFonts w:ascii="Calibri" w:hAnsi="Calibri" w:cs="Calibri"/>
              </w:rPr>
              <w:t>; altrimenti, comparirà la scritta “Il carrello è vuoto”</w:t>
            </w:r>
          </w:p>
        </w:tc>
      </w:tr>
      <w:tr w:rsidR="00581AD6" w:rsidRPr="00BC6E10" w14:paraId="116E9D9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97A355C" w14:textId="77777777" w:rsidR="00581AD6" w:rsidRPr="0083160D" w:rsidRDefault="00581AD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05E018E" w14:textId="5A4B08C7" w:rsidR="00581AD6" w:rsidRPr="0083160D" w:rsidRDefault="00CD2160">
            <w:pPr>
              <w:spacing w:line="256" w:lineRule="auto"/>
              <w:rPr>
                <w:rFonts w:ascii="Calibri" w:hAnsi="Calibri" w:cs="Calibri"/>
              </w:rPr>
            </w:pPr>
            <w:r>
              <w:rPr>
                <w:rFonts w:ascii="Calibri" w:hAnsi="Calibri" w:cs="Calibri"/>
              </w:rPr>
              <w:t xml:space="preserve">Se </w:t>
            </w:r>
            <w:r w:rsidR="00D310F1">
              <w:rPr>
                <w:rFonts w:ascii="Calibri" w:hAnsi="Calibri" w:cs="Calibri"/>
              </w:rPr>
              <w:t>al passo 2 il sistema verifica che l’utente non è autenticato viene reindirizzato alla pagina di login (UC 9 - Login)</w:t>
            </w:r>
          </w:p>
        </w:tc>
      </w:tr>
      <w:tr w:rsidR="00581AD6" w:rsidRPr="00BC6E10" w14:paraId="2BF4301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BA0B778" w14:textId="77777777" w:rsidR="00581AD6" w:rsidRPr="0083160D" w:rsidRDefault="00581AD6">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FAB5BF9" w14:textId="0A77188C" w:rsidR="00581AD6" w:rsidRPr="0083160D" w:rsidRDefault="00581AD6">
            <w:pPr>
              <w:spacing w:line="256" w:lineRule="auto"/>
              <w:rPr>
                <w:rFonts w:ascii="Calibri" w:hAnsi="Calibri" w:cs="Calibri"/>
              </w:rPr>
            </w:pPr>
            <w:r>
              <w:rPr>
                <w:rFonts w:ascii="Calibri" w:hAnsi="Calibri" w:cs="Calibri"/>
              </w:rPr>
              <w:t xml:space="preserve">L’utente si trova nella pagina del </w:t>
            </w:r>
            <w:r w:rsidR="00D310F1">
              <w:rPr>
                <w:rFonts w:ascii="Calibri" w:hAnsi="Calibri" w:cs="Calibri"/>
              </w:rPr>
              <w:t>carrello</w:t>
            </w:r>
          </w:p>
        </w:tc>
      </w:tr>
    </w:tbl>
    <w:p w14:paraId="11A10947" w14:textId="77777777" w:rsidR="00FC4193" w:rsidRDefault="00FC4193" w:rsidP="00B46471">
      <w:pPr>
        <w:rPr>
          <w:sz w:val="32"/>
          <w:szCs w:val="32"/>
        </w:rPr>
      </w:pPr>
    </w:p>
    <w:p w14:paraId="1F00C887" w14:textId="77777777" w:rsidR="00FC4193" w:rsidRDefault="00FC4193" w:rsidP="00B46471">
      <w:pPr>
        <w:rPr>
          <w:sz w:val="32"/>
          <w:szCs w:val="32"/>
        </w:rPr>
      </w:pPr>
    </w:p>
    <w:p w14:paraId="3F1FA7DE" w14:textId="77777777" w:rsidR="00FC4193" w:rsidRDefault="00FC4193" w:rsidP="00B46471">
      <w:pPr>
        <w:rPr>
          <w:sz w:val="32"/>
          <w:szCs w:val="32"/>
        </w:rPr>
      </w:pPr>
    </w:p>
    <w:p w14:paraId="545BA07B" w14:textId="7A6A6B76" w:rsidR="00FC4193" w:rsidRPr="0083160D" w:rsidRDefault="00FC4193" w:rsidP="00FC4193">
      <w:pPr>
        <w:rPr>
          <w:rFonts w:ascii="Calibri" w:hAnsi="Calibri" w:cs="Calibri"/>
        </w:rPr>
      </w:pPr>
      <w:r w:rsidRPr="0083160D">
        <w:rPr>
          <w:rFonts w:ascii="Calibri" w:hAnsi="Calibri" w:cs="Calibri"/>
        </w:rPr>
        <w:t>Caso d’Uso</w:t>
      </w:r>
      <w:r>
        <w:rPr>
          <w:rFonts w:ascii="Calibri" w:hAnsi="Calibri" w:cs="Calibri"/>
        </w:rPr>
        <w:t xml:space="preserve"> 7: Effettua Ordine</w:t>
      </w:r>
      <w:r w:rsidR="00603E79">
        <w:rPr>
          <w:rFonts w:ascii="Calibri" w:hAnsi="Calibri" w:cs="Calibri"/>
        </w:rPr>
        <w:t xml:space="preserve"> (da rivedere)</w:t>
      </w:r>
    </w:p>
    <w:tbl>
      <w:tblPr>
        <w:tblW w:w="0" w:type="auto"/>
        <w:tblLook w:val="04A0" w:firstRow="1" w:lastRow="0" w:firstColumn="1" w:lastColumn="0" w:noHBand="0" w:noVBand="1"/>
      </w:tblPr>
      <w:tblGrid>
        <w:gridCol w:w="2971"/>
        <w:gridCol w:w="3328"/>
        <w:gridCol w:w="3328"/>
      </w:tblGrid>
      <w:tr w:rsidR="00FC4193" w:rsidRPr="00BC6E10" w14:paraId="729DB5E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A52EA9E" w:rsidR="00FC4193" w:rsidRPr="0083160D" w:rsidRDefault="00FC4193">
            <w:pPr>
              <w:spacing w:line="256" w:lineRule="auto"/>
              <w:rPr>
                <w:rFonts w:ascii="Calibri" w:hAnsi="Calibri" w:cs="Calibri"/>
              </w:rPr>
            </w:pPr>
            <w:r w:rsidRPr="0083160D">
              <w:rPr>
                <w:rFonts w:ascii="Calibri" w:hAnsi="Calibri" w:cs="Calibri"/>
              </w:rPr>
              <w:t xml:space="preserve">UC </w:t>
            </w:r>
            <w:r>
              <w:rPr>
                <w:rFonts w:ascii="Calibri" w:hAnsi="Calibri" w:cs="Calibri"/>
              </w:rPr>
              <w:t>7</w:t>
            </w:r>
            <w:r w:rsidRPr="0083160D">
              <w:rPr>
                <w:rFonts w:ascii="Calibri" w:hAnsi="Calibri" w:cs="Calibri"/>
              </w:rPr>
              <w:t xml:space="preserve"> – </w:t>
            </w:r>
            <w:r>
              <w:rPr>
                <w:rFonts w:ascii="Calibri" w:hAnsi="Calibri" w:cs="Calibri"/>
              </w:rPr>
              <w:t>Effettua Ordine</w:t>
            </w:r>
          </w:p>
        </w:tc>
      </w:tr>
      <w:tr w:rsidR="00FC4193" w:rsidRPr="00BC6E10" w14:paraId="20DB433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77777777" w:rsidR="00FC4193" w:rsidRPr="0083160D" w:rsidRDefault="00FC4193">
            <w:pPr>
              <w:spacing w:line="256" w:lineRule="auto"/>
              <w:rPr>
                <w:rFonts w:ascii="Calibri" w:hAnsi="Calibri" w:cs="Calibri"/>
              </w:rPr>
            </w:pPr>
            <w:r w:rsidRPr="0083160D">
              <w:rPr>
                <w:rFonts w:ascii="Calibri" w:hAnsi="Calibri" w:cs="Calibri"/>
              </w:rPr>
              <w:t>Utente</w:t>
            </w:r>
          </w:p>
        </w:tc>
      </w:tr>
      <w:tr w:rsidR="00FC4193" w:rsidRPr="00BC6E10" w14:paraId="0E6350E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020C2C6"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p>
        </w:tc>
      </w:tr>
      <w:tr w:rsidR="00D24044" w:rsidRPr="00BC6E10" w14:paraId="58E7BA5E"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13236152" w14:textId="77777777" w:rsidR="00D24044" w:rsidRPr="0083160D" w:rsidRDefault="00D2404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77777777" w:rsidR="00D24044" w:rsidRPr="0083160D" w:rsidRDefault="00D2404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D24044" w:rsidRPr="0083160D" w:rsidRDefault="00D24044">
            <w:pPr>
              <w:spacing w:line="256" w:lineRule="auto"/>
              <w:jc w:val="center"/>
              <w:rPr>
                <w:rFonts w:ascii="Calibri" w:hAnsi="Calibri" w:cs="Calibri"/>
              </w:rPr>
            </w:pPr>
            <w:r w:rsidRPr="0083160D">
              <w:rPr>
                <w:rFonts w:ascii="Calibri" w:hAnsi="Calibri" w:cs="Calibri"/>
              </w:rPr>
              <w:t>Sistema</w:t>
            </w:r>
          </w:p>
        </w:tc>
      </w:tr>
      <w:tr w:rsidR="00D24044"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65D421B6" w:rsidR="00D24044" w:rsidRPr="0083160D" w:rsidRDefault="00D24044" w:rsidP="00FC4193">
            <w:pPr>
              <w:numPr>
                <w:ilvl w:val="0"/>
                <w:numId w:val="26"/>
              </w:numPr>
              <w:spacing w:line="256" w:lineRule="auto"/>
              <w:rPr>
                <w:rFonts w:ascii="Calibri" w:hAnsi="Calibri" w:cs="Calibri"/>
              </w:rPr>
            </w:pPr>
            <w:r>
              <w:rPr>
                <w:rFonts w:ascii="Calibri" w:hAnsi="Calibri" w:cs="Calibri"/>
              </w:rPr>
              <w:t>L’utente clicca su prosegui al pagamento</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D24044" w:rsidRPr="0083160D" w:rsidRDefault="00D24044">
            <w:pPr>
              <w:spacing w:line="256" w:lineRule="auto"/>
              <w:rPr>
                <w:rFonts w:ascii="Calibri" w:hAnsi="Calibri" w:cs="Calibri"/>
              </w:rPr>
            </w:pPr>
          </w:p>
        </w:tc>
      </w:tr>
      <w:tr w:rsidR="00D24044"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D24044" w:rsidRDefault="00D24044">
            <w:pPr>
              <w:spacing w:line="256" w:lineRule="auto"/>
              <w:rPr>
                <w:rFonts w:ascii="Calibri" w:hAnsi="Calibri" w:cs="Calibri"/>
              </w:rPr>
            </w:pPr>
          </w:p>
          <w:p w14:paraId="50FE4C18" w14:textId="77777777" w:rsidR="00D24044" w:rsidRDefault="00D24044">
            <w:pPr>
              <w:spacing w:line="256" w:lineRule="auto"/>
              <w:rPr>
                <w:rFonts w:ascii="Calibri" w:hAnsi="Calibri" w:cs="Calibri"/>
              </w:rPr>
            </w:pPr>
          </w:p>
          <w:p w14:paraId="6E7F0B12" w14:textId="77777777" w:rsidR="00D24044" w:rsidRDefault="00D24044">
            <w:pPr>
              <w:spacing w:line="256" w:lineRule="auto"/>
              <w:rPr>
                <w:rFonts w:ascii="Calibri" w:hAnsi="Calibri" w:cs="Calibri"/>
              </w:rPr>
            </w:pPr>
          </w:p>
          <w:p w14:paraId="1C740EAB"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77777777" w:rsidR="00D24044" w:rsidRDefault="00D24044" w:rsidP="00DB6339">
            <w:pPr>
              <w:numPr>
                <w:ilvl w:val="0"/>
                <w:numId w:val="26"/>
              </w:numPr>
              <w:spacing w:line="256" w:lineRule="auto"/>
              <w:rPr>
                <w:rFonts w:ascii="Calibri" w:hAnsi="Calibri" w:cs="Calibri"/>
              </w:rPr>
            </w:pPr>
            <w:r>
              <w:rPr>
                <w:rFonts w:ascii="Calibri" w:hAnsi="Calibri" w:cs="Calibri"/>
              </w:rPr>
              <w:t>Il sistema mostra una pagina di riepilogo dell’ordine e l’indirizzo dell’utente</w:t>
            </w:r>
          </w:p>
          <w:p w14:paraId="2B638300" w14:textId="66F253F4" w:rsidR="00D24044" w:rsidRPr="00DB6339" w:rsidRDefault="00D24044" w:rsidP="00DB6339">
            <w:pPr>
              <w:numPr>
                <w:ilvl w:val="0"/>
                <w:numId w:val="26"/>
              </w:numPr>
              <w:spacing w:line="256" w:lineRule="auto"/>
              <w:rPr>
                <w:rFonts w:ascii="Calibri" w:hAnsi="Calibri" w:cs="Calibri"/>
              </w:rPr>
            </w:pPr>
            <w:r>
              <w:rPr>
                <w:rFonts w:ascii="Calibri" w:hAnsi="Calibri" w:cs="Calibri"/>
              </w:rPr>
              <w:t>Il sistema mostra un form per l’inserimento dei dati di pagamento</w:t>
            </w:r>
          </w:p>
        </w:tc>
      </w:tr>
      <w:tr w:rsidR="00D24044"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687F290B" w:rsidR="00D24044" w:rsidRDefault="00D24044" w:rsidP="00E051BA">
            <w:pPr>
              <w:numPr>
                <w:ilvl w:val="0"/>
                <w:numId w:val="26"/>
              </w:numPr>
              <w:spacing w:line="256" w:lineRule="auto"/>
              <w:rPr>
                <w:rFonts w:ascii="Calibri" w:hAnsi="Calibri" w:cs="Calibri"/>
              </w:rPr>
            </w:pPr>
            <w:r>
              <w:rPr>
                <w:rFonts w:ascii="Calibri" w:hAnsi="Calibri" w:cs="Calibri"/>
              </w:rPr>
              <w:t>L’utente inserisce i dati della propria carta</w:t>
            </w:r>
            <w:r w:rsidR="00E42EF7">
              <w:rPr>
                <w:rFonts w:ascii="Calibri" w:hAnsi="Calibri" w:cs="Calibri"/>
              </w:rPr>
              <w:t xml:space="preserve"> (o al limite il proprio account PayPal)</w:t>
            </w:r>
            <w:r>
              <w:rPr>
                <w:rFonts w:ascii="Calibri" w:hAnsi="Calibri" w:cs="Calibri"/>
              </w:rPr>
              <w:t xml:space="preserve"> ed effettua il pagamento</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D24044" w:rsidRDefault="00D24044" w:rsidP="00E051BA">
            <w:pPr>
              <w:spacing w:line="256" w:lineRule="auto"/>
              <w:ind w:left="720"/>
              <w:rPr>
                <w:rFonts w:ascii="Calibri" w:hAnsi="Calibri" w:cs="Calibri"/>
              </w:rPr>
            </w:pPr>
          </w:p>
        </w:tc>
      </w:tr>
      <w:tr w:rsidR="00D24044" w:rsidRPr="00BC6E10" w14:paraId="75A5231E"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3021752"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457317" w14:textId="77777777" w:rsidR="00D24044" w:rsidRDefault="00D24044" w:rsidP="00E051BA">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A89FBF3" w14:textId="6413C7CC" w:rsidR="00D24044" w:rsidRDefault="00D24044" w:rsidP="002427D7">
            <w:pPr>
              <w:numPr>
                <w:ilvl w:val="0"/>
                <w:numId w:val="26"/>
              </w:numPr>
              <w:spacing w:line="256" w:lineRule="auto"/>
              <w:rPr>
                <w:rFonts w:ascii="Calibri" w:hAnsi="Calibri" w:cs="Calibri"/>
              </w:rPr>
            </w:pPr>
            <w:r>
              <w:rPr>
                <w:rFonts w:ascii="Calibri" w:hAnsi="Calibri" w:cs="Calibri"/>
              </w:rPr>
              <w:t>Il sistema controlla</w:t>
            </w:r>
            <w:r w:rsidR="008D6F23">
              <w:rPr>
                <w:rFonts w:ascii="Calibri" w:hAnsi="Calibri" w:cs="Calibri"/>
              </w:rPr>
              <w:t xml:space="preserve"> se i dati inseriti sono corretti</w:t>
            </w:r>
          </w:p>
          <w:p w14:paraId="374B110D" w14:textId="77777777" w:rsidR="00D24044" w:rsidRDefault="00D24044" w:rsidP="002427D7">
            <w:pPr>
              <w:numPr>
                <w:ilvl w:val="0"/>
                <w:numId w:val="26"/>
              </w:numPr>
              <w:spacing w:line="256" w:lineRule="auto"/>
              <w:rPr>
                <w:rFonts w:ascii="Calibri" w:hAnsi="Calibri" w:cs="Calibri"/>
              </w:rPr>
            </w:pPr>
            <w:r>
              <w:rPr>
                <w:rFonts w:ascii="Calibri" w:hAnsi="Calibri" w:cs="Calibri"/>
              </w:rPr>
              <w:t>Il sistema aggiorna la quantità di prodotto nel magazzino</w:t>
            </w:r>
          </w:p>
          <w:p w14:paraId="4A74EC3C"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crea un nuovo ordine </w:t>
            </w:r>
          </w:p>
          <w:p w14:paraId="3EDB4223"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svuota il carrello </w:t>
            </w:r>
          </w:p>
          <w:p w14:paraId="7D5D0C13" w14:textId="207312D5"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reindirizza il cliente </w:t>
            </w:r>
            <w:r w:rsidR="002A4D02">
              <w:rPr>
                <w:rFonts w:ascii="Calibri" w:hAnsi="Calibri" w:cs="Calibri"/>
              </w:rPr>
              <w:t>nella pagina degli ordini effettuati</w:t>
            </w:r>
          </w:p>
        </w:tc>
      </w:tr>
      <w:tr w:rsidR="00FC4193" w:rsidRPr="00BC6E10" w14:paraId="2A9745B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FC4193" w:rsidRPr="0083160D" w:rsidRDefault="00FC419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74990CCD" w:rsidR="00FC4193" w:rsidRPr="0083160D" w:rsidRDefault="008C4D10">
            <w:pPr>
              <w:spacing w:line="256" w:lineRule="auto"/>
              <w:rPr>
                <w:rFonts w:ascii="Calibri" w:hAnsi="Calibri" w:cs="Calibri"/>
              </w:rPr>
            </w:pPr>
            <w:r>
              <w:rPr>
                <w:rFonts w:ascii="Calibri" w:hAnsi="Calibri" w:cs="Calibri"/>
              </w:rPr>
              <w:t xml:space="preserve">Se il </w:t>
            </w:r>
            <w:r w:rsidR="001D5021">
              <w:rPr>
                <w:rFonts w:ascii="Calibri" w:hAnsi="Calibri" w:cs="Calibri"/>
              </w:rPr>
              <w:t>passaggio</w:t>
            </w:r>
            <w:r>
              <w:rPr>
                <w:rFonts w:ascii="Calibri" w:hAnsi="Calibri" w:cs="Calibri"/>
              </w:rPr>
              <w:t xml:space="preserve"> 5 rileva dei dati errati mostra </w:t>
            </w:r>
            <w:r w:rsidR="001D5021">
              <w:rPr>
                <w:rFonts w:ascii="Calibri" w:hAnsi="Calibri" w:cs="Calibri"/>
              </w:rPr>
              <w:t>a schermo un errore</w:t>
            </w:r>
          </w:p>
        </w:tc>
      </w:tr>
      <w:tr w:rsidR="00FC4193" w:rsidRPr="00BC6E10" w14:paraId="267CDE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FC4193" w:rsidRPr="0083160D" w:rsidRDefault="00FC419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20382957" w:rsidR="00FC4193" w:rsidRPr="0083160D" w:rsidRDefault="00FC4193">
            <w:pPr>
              <w:spacing w:line="256" w:lineRule="auto"/>
              <w:rPr>
                <w:rFonts w:ascii="Calibri" w:hAnsi="Calibri" w:cs="Calibri"/>
              </w:rPr>
            </w:pPr>
            <w:r>
              <w:rPr>
                <w:rFonts w:ascii="Calibri" w:hAnsi="Calibri" w:cs="Calibri"/>
              </w:rPr>
              <w:t xml:space="preserve">L’utente si trova </w:t>
            </w:r>
            <w:r w:rsidR="001D5021">
              <w:rPr>
                <w:rFonts w:ascii="Calibri" w:hAnsi="Calibri" w:cs="Calibri"/>
              </w:rPr>
              <w:t>nella pagina degli ordini</w:t>
            </w:r>
          </w:p>
        </w:tc>
      </w:tr>
    </w:tbl>
    <w:p w14:paraId="491FA687" w14:textId="77777777" w:rsidR="00FC4193" w:rsidRDefault="00FC4193" w:rsidP="00B46471">
      <w:pPr>
        <w:rPr>
          <w:sz w:val="32"/>
          <w:szCs w:val="32"/>
        </w:rPr>
      </w:pPr>
    </w:p>
    <w:p w14:paraId="0AFEB6E4" w14:textId="77777777" w:rsidR="00E9368F" w:rsidRDefault="00E9368F" w:rsidP="00B46471">
      <w:pPr>
        <w:rPr>
          <w:sz w:val="32"/>
          <w:szCs w:val="32"/>
        </w:rPr>
      </w:pPr>
      <w:bookmarkStart w:id="61" w:name="Consegne"/>
    </w:p>
    <w:p w14:paraId="6703DE4D" w14:textId="77777777" w:rsidR="00E9368F" w:rsidRDefault="00E9368F" w:rsidP="00B46471">
      <w:pPr>
        <w:rPr>
          <w:sz w:val="32"/>
          <w:szCs w:val="32"/>
        </w:rPr>
      </w:pPr>
    </w:p>
    <w:p w14:paraId="73AB9F92" w14:textId="77777777" w:rsidR="00E9368F" w:rsidRDefault="00E9368F" w:rsidP="00B46471">
      <w:pPr>
        <w:rPr>
          <w:sz w:val="32"/>
          <w:szCs w:val="32"/>
        </w:rPr>
      </w:pPr>
    </w:p>
    <w:p w14:paraId="2788EA1A" w14:textId="77777777" w:rsidR="00E9368F" w:rsidRDefault="00E9368F" w:rsidP="00B46471">
      <w:pPr>
        <w:rPr>
          <w:sz w:val="32"/>
          <w:szCs w:val="32"/>
        </w:rPr>
      </w:pPr>
    </w:p>
    <w:p w14:paraId="2EA08586" w14:textId="17AAE593" w:rsidR="00E9368F" w:rsidRPr="0083160D" w:rsidRDefault="00E9368F" w:rsidP="00E9368F">
      <w:pPr>
        <w:rPr>
          <w:rFonts w:ascii="Calibri" w:hAnsi="Calibri" w:cs="Calibri"/>
        </w:rPr>
      </w:pPr>
      <w:r w:rsidRPr="0083160D">
        <w:rPr>
          <w:rFonts w:ascii="Calibri" w:hAnsi="Calibri" w:cs="Calibri"/>
        </w:rPr>
        <w:t>Caso d’Uso</w:t>
      </w:r>
      <w:r>
        <w:rPr>
          <w:rFonts w:ascii="Calibri" w:hAnsi="Calibri" w:cs="Calibri"/>
        </w:rPr>
        <w:t xml:space="preserve"> 8</w:t>
      </w:r>
      <w:r w:rsidRPr="0083160D">
        <w:rPr>
          <w:rFonts w:ascii="Calibri" w:hAnsi="Calibri" w:cs="Calibri"/>
        </w:rPr>
        <w:t xml:space="preserve">: </w:t>
      </w:r>
      <w:r w:rsidR="00234727">
        <w:rPr>
          <w:rFonts w:ascii="Calibri" w:hAnsi="Calibri" w:cs="Calibri"/>
        </w:rPr>
        <w:t>Registrazio</w:t>
      </w:r>
      <w:r w:rsidR="00F601D2">
        <w:rPr>
          <w:rFonts w:ascii="Calibri" w:hAnsi="Calibri" w:cs="Calibri"/>
        </w:rPr>
        <w:t>ne</w:t>
      </w:r>
    </w:p>
    <w:tbl>
      <w:tblPr>
        <w:tblW w:w="0" w:type="auto"/>
        <w:tblLook w:val="04A0" w:firstRow="1" w:lastRow="0" w:firstColumn="1" w:lastColumn="0" w:noHBand="0" w:noVBand="1"/>
      </w:tblPr>
      <w:tblGrid>
        <w:gridCol w:w="2971"/>
        <w:gridCol w:w="3328"/>
        <w:gridCol w:w="3328"/>
      </w:tblGrid>
      <w:tr w:rsidR="00E9368F" w:rsidRPr="00BC6E10" w14:paraId="1C98CE3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2F36AD" w14:textId="77777777" w:rsidR="00E9368F" w:rsidRPr="0083160D" w:rsidRDefault="00E9368F">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1517240" w14:textId="2F382EFF" w:rsidR="00E9368F" w:rsidRPr="0083160D" w:rsidRDefault="00E9368F">
            <w:pPr>
              <w:spacing w:line="256" w:lineRule="auto"/>
              <w:rPr>
                <w:rFonts w:ascii="Calibri" w:hAnsi="Calibri" w:cs="Calibri"/>
              </w:rPr>
            </w:pPr>
            <w:r w:rsidRPr="0083160D">
              <w:rPr>
                <w:rFonts w:ascii="Calibri" w:hAnsi="Calibri" w:cs="Calibri"/>
              </w:rPr>
              <w:t xml:space="preserve">UC </w:t>
            </w:r>
            <w:r w:rsidR="00F601D2">
              <w:rPr>
                <w:rFonts w:ascii="Calibri" w:hAnsi="Calibri" w:cs="Calibri"/>
              </w:rPr>
              <w:t>8</w:t>
            </w:r>
            <w:r w:rsidRPr="0083160D">
              <w:rPr>
                <w:rFonts w:ascii="Calibri" w:hAnsi="Calibri" w:cs="Calibri"/>
              </w:rPr>
              <w:t xml:space="preserve"> – </w:t>
            </w:r>
            <w:r w:rsidR="00F601D2">
              <w:rPr>
                <w:rFonts w:ascii="Calibri" w:hAnsi="Calibri" w:cs="Calibri"/>
              </w:rPr>
              <w:t>Registrazione</w:t>
            </w:r>
          </w:p>
        </w:tc>
      </w:tr>
      <w:tr w:rsidR="00E9368F" w:rsidRPr="00BC6E10" w14:paraId="4102982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D2B6946" w14:textId="77777777" w:rsidR="00E9368F" w:rsidRPr="0083160D" w:rsidRDefault="00E9368F">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57267BC" w14:textId="77777777" w:rsidR="00E9368F" w:rsidRPr="0083160D" w:rsidRDefault="00E9368F">
            <w:pPr>
              <w:spacing w:line="256" w:lineRule="auto"/>
              <w:rPr>
                <w:rFonts w:ascii="Calibri" w:hAnsi="Calibri" w:cs="Calibri"/>
              </w:rPr>
            </w:pPr>
            <w:r w:rsidRPr="0083160D">
              <w:rPr>
                <w:rFonts w:ascii="Calibri" w:hAnsi="Calibri" w:cs="Calibri"/>
              </w:rPr>
              <w:t>Utente</w:t>
            </w:r>
          </w:p>
        </w:tc>
      </w:tr>
      <w:tr w:rsidR="00E9368F" w:rsidRPr="00BC6E10" w14:paraId="1DC502E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B94BA03" w14:textId="77777777" w:rsidR="00E9368F" w:rsidRPr="0083160D" w:rsidRDefault="00E9368F">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B0B964" w14:textId="0B527AAC" w:rsidR="00E9368F" w:rsidRPr="0083160D" w:rsidRDefault="00E9368F">
            <w:pPr>
              <w:spacing w:line="256" w:lineRule="auto"/>
              <w:rPr>
                <w:rFonts w:ascii="Calibri" w:hAnsi="Calibri" w:cs="Calibri"/>
              </w:rPr>
            </w:pPr>
            <w:r>
              <w:rPr>
                <w:rFonts w:ascii="Calibri" w:hAnsi="Calibri" w:cs="Calibri"/>
              </w:rPr>
              <w:t xml:space="preserve">L’utente si trova </w:t>
            </w:r>
            <w:r w:rsidR="00F16B03">
              <w:rPr>
                <w:rFonts w:ascii="Calibri" w:hAnsi="Calibri" w:cs="Calibri"/>
              </w:rPr>
              <w:t>nella pagina login</w:t>
            </w:r>
          </w:p>
        </w:tc>
      </w:tr>
      <w:tr w:rsidR="00DC052B" w:rsidRPr="00BC6E10" w14:paraId="5F742F5D"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2A0E1085" w14:textId="77777777" w:rsidR="00DC052B" w:rsidRPr="0083160D" w:rsidRDefault="00DC052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89C90A9" w14:textId="77777777" w:rsidR="00DC052B" w:rsidRPr="0083160D" w:rsidRDefault="00DC052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9669523" w14:textId="77777777" w:rsidR="00DC052B" w:rsidRPr="0083160D" w:rsidRDefault="00DC052B">
            <w:pPr>
              <w:spacing w:line="256" w:lineRule="auto"/>
              <w:jc w:val="center"/>
              <w:rPr>
                <w:rFonts w:ascii="Calibri" w:hAnsi="Calibri" w:cs="Calibri"/>
              </w:rPr>
            </w:pPr>
            <w:r w:rsidRPr="0083160D">
              <w:rPr>
                <w:rFonts w:ascii="Calibri" w:hAnsi="Calibri" w:cs="Calibri"/>
              </w:rPr>
              <w:t>Sistema</w:t>
            </w:r>
          </w:p>
        </w:tc>
      </w:tr>
      <w:tr w:rsidR="00DC052B" w:rsidRPr="00BC6E10" w14:paraId="14AD0372"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0749DFDA"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81D523D" w14:textId="6D7BC9B5" w:rsidR="00DC052B" w:rsidRPr="0083160D" w:rsidRDefault="00DC052B" w:rsidP="00E9368F">
            <w:pPr>
              <w:numPr>
                <w:ilvl w:val="0"/>
                <w:numId w:val="27"/>
              </w:numPr>
              <w:spacing w:line="256" w:lineRule="auto"/>
              <w:rPr>
                <w:rFonts w:ascii="Calibri" w:hAnsi="Calibri" w:cs="Calibri"/>
              </w:rPr>
            </w:pPr>
            <w:r>
              <w:rPr>
                <w:rFonts w:ascii="Calibri" w:hAnsi="Calibri" w:cs="Calibri"/>
              </w:rPr>
              <w:t>L’utente clicca su “</w:t>
            </w:r>
            <w:r w:rsidR="00E8615C">
              <w:rPr>
                <w:rFonts w:ascii="Calibri" w:hAnsi="Calibri" w:cs="Calibri"/>
              </w:rPr>
              <w:t>R</w:t>
            </w:r>
            <w:r>
              <w:rPr>
                <w:rFonts w:ascii="Calibri" w:hAnsi="Calibri" w:cs="Calibri"/>
              </w:rPr>
              <w:t>egistrati”</w:t>
            </w:r>
          </w:p>
        </w:tc>
        <w:tc>
          <w:tcPr>
            <w:tcW w:w="3328" w:type="dxa"/>
            <w:tcBorders>
              <w:top w:val="single" w:sz="4" w:space="0" w:color="auto"/>
              <w:left w:val="single" w:sz="4" w:space="0" w:color="auto"/>
              <w:bottom w:val="single" w:sz="4" w:space="0" w:color="auto"/>
              <w:right w:val="single" w:sz="4" w:space="0" w:color="auto"/>
            </w:tcBorders>
          </w:tcPr>
          <w:p w14:paraId="57E8AFCC" w14:textId="77777777" w:rsidR="00DC052B" w:rsidRPr="0083160D" w:rsidRDefault="00DC052B">
            <w:pPr>
              <w:spacing w:line="256" w:lineRule="auto"/>
              <w:rPr>
                <w:rFonts w:ascii="Calibri" w:hAnsi="Calibri" w:cs="Calibri"/>
              </w:rPr>
            </w:pPr>
          </w:p>
        </w:tc>
      </w:tr>
      <w:tr w:rsidR="00DC052B" w:rsidRPr="00BC6E10" w14:paraId="49B6B239"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69FA30"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8AFF21C"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0E7DA83" w14:textId="3D64CDEF" w:rsidR="00DC052B" w:rsidRPr="0083160D" w:rsidRDefault="00DC052B" w:rsidP="00E9368F">
            <w:pPr>
              <w:numPr>
                <w:ilvl w:val="0"/>
                <w:numId w:val="27"/>
              </w:numPr>
              <w:spacing w:line="256" w:lineRule="auto"/>
              <w:rPr>
                <w:rFonts w:ascii="Calibri" w:hAnsi="Calibri" w:cs="Calibri"/>
              </w:rPr>
            </w:pPr>
            <w:r>
              <w:rPr>
                <w:rFonts w:ascii="Calibri" w:hAnsi="Calibri" w:cs="Calibri"/>
              </w:rPr>
              <w:t>Il sistema reindirizza l’utente verso la pagina di registrazione</w:t>
            </w:r>
          </w:p>
        </w:tc>
      </w:tr>
      <w:tr w:rsidR="00DC052B" w:rsidRPr="00BC6E10" w14:paraId="2A70F3C2"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270E02CF"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3271326" w14:textId="77777777" w:rsidR="00DC052B" w:rsidRDefault="00DC052B" w:rsidP="0009301F">
            <w:pPr>
              <w:numPr>
                <w:ilvl w:val="0"/>
                <w:numId w:val="27"/>
              </w:numPr>
              <w:spacing w:line="256" w:lineRule="auto"/>
              <w:rPr>
                <w:rFonts w:ascii="Calibri" w:hAnsi="Calibri" w:cs="Calibri"/>
              </w:rPr>
            </w:pPr>
            <w:r>
              <w:rPr>
                <w:rFonts w:ascii="Calibri" w:hAnsi="Calibri" w:cs="Calibri"/>
              </w:rPr>
              <w:t>L’utente inserisci i dati:</w:t>
            </w:r>
          </w:p>
          <w:p w14:paraId="0CF4C944" w14:textId="77777777" w:rsidR="00DC052B" w:rsidRDefault="00DC052B" w:rsidP="0009301F">
            <w:pPr>
              <w:numPr>
                <w:ilvl w:val="0"/>
                <w:numId w:val="28"/>
              </w:numPr>
              <w:spacing w:line="256" w:lineRule="auto"/>
              <w:rPr>
                <w:rFonts w:ascii="Calibri" w:hAnsi="Calibri" w:cs="Calibri"/>
              </w:rPr>
            </w:pPr>
            <w:r>
              <w:rPr>
                <w:rFonts w:ascii="Calibri" w:hAnsi="Calibri" w:cs="Calibri"/>
              </w:rPr>
              <w:t>E-mail</w:t>
            </w:r>
          </w:p>
          <w:p w14:paraId="7FAE849F" w14:textId="77777777" w:rsidR="00DC052B" w:rsidRDefault="00DC052B" w:rsidP="0009301F">
            <w:pPr>
              <w:numPr>
                <w:ilvl w:val="0"/>
                <w:numId w:val="28"/>
              </w:numPr>
              <w:spacing w:line="256" w:lineRule="auto"/>
              <w:rPr>
                <w:rFonts w:ascii="Calibri" w:hAnsi="Calibri" w:cs="Calibri"/>
              </w:rPr>
            </w:pPr>
            <w:r>
              <w:rPr>
                <w:rFonts w:ascii="Calibri" w:hAnsi="Calibri" w:cs="Calibri"/>
              </w:rPr>
              <w:t>Password</w:t>
            </w:r>
          </w:p>
          <w:p w14:paraId="772FB007" w14:textId="77777777" w:rsidR="00DC052B" w:rsidRDefault="00DC052B" w:rsidP="0009301F">
            <w:pPr>
              <w:numPr>
                <w:ilvl w:val="0"/>
                <w:numId w:val="28"/>
              </w:numPr>
              <w:spacing w:line="256" w:lineRule="auto"/>
              <w:rPr>
                <w:rFonts w:ascii="Calibri" w:hAnsi="Calibri" w:cs="Calibri"/>
              </w:rPr>
            </w:pPr>
            <w:r>
              <w:rPr>
                <w:rFonts w:ascii="Calibri" w:hAnsi="Calibri" w:cs="Calibri"/>
              </w:rPr>
              <w:t>Nome</w:t>
            </w:r>
          </w:p>
          <w:p w14:paraId="4955F5E7" w14:textId="77777777" w:rsidR="00DC052B" w:rsidRDefault="00DC052B" w:rsidP="0009301F">
            <w:pPr>
              <w:numPr>
                <w:ilvl w:val="0"/>
                <w:numId w:val="28"/>
              </w:numPr>
              <w:spacing w:line="256" w:lineRule="auto"/>
              <w:rPr>
                <w:rFonts w:ascii="Calibri" w:hAnsi="Calibri" w:cs="Calibri"/>
              </w:rPr>
            </w:pPr>
            <w:r>
              <w:rPr>
                <w:rFonts w:ascii="Calibri" w:hAnsi="Calibri" w:cs="Calibri"/>
              </w:rPr>
              <w:t xml:space="preserve">Cognome </w:t>
            </w:r>
          </w:p>
          <w:p w14:paraId="12B0D564" w14:textId="77777777" w:rsidR="00DC052B" w:rsidRDefault="00DC052B" w:rsidP="00371EE6">
            <w:pPr>
              <w:numPr>
                <w:ilvl w:val="0"/>
                <w:numId w:val="28"/>
              </w:numPr>
              <w:spacing w:line="256" w:lineRule="auto"/>
              <w:rPr>
                <w:rFonts w:ascii="Calibri" w:hAnsi="Calibri" w:cs="Calibri"/>
              </w:rPr>
            </w:pPr>
            <w:r>
              <w:rPr>
                <w:rFonts w:ascii="Calibri" w:hAnsi="Calibri" w:cs="Calibri"/>
              </w:rPr>
              <w:lastRenderedPageBreak/>
              <w:t>Sesso</w:t>
            </w:r>
          </w:p>
          <w:p w14:paraId="5F8E797E" w14:textId="19A1697B" w:rsidR="00DC052B" w:rsidRPr="00371EE6" w:rsidRDefault="00DC052B" w:rsidP="00371EE6">
            <w:pPr>
              <w:numPr>
                <w:ilvl w:val="0"/>
                <w:numId w:val="28"/>
              </w:numPr>
              <w:spacing w:line="256" w:lineRule="auto"/>
              <w:rPr>
                <w:rFonts w:ascii="Calibri" w:hAnsi="Calibri" w:cs="Calibri"/>
              </w:rPr>
            </w:pPr>
            <w:r>
              <w:rPr>
                <w:rFonts w:ascii="Calibri" w:hAnsi="Calibri" w:cs="Calibri"/>
              </w:rPr>
              <w:t>Nome Utente</w:t>
            </w:r>
          </w:p>
        </w:tc>
        <w:tc>
          <w:tcPr>
            <w:tcW w:w="3328" w:type="dxa"/>
            <w:tcBorders>
              <w:top w:val="single" w:sz="4" w:space="0" w:color="auto"/>
              <w:left w:val="single" w:sz="4" w:space="0" w:color="auto"/>
              <w:bottom w:val="single" w:sz="4" w:space="0" w:color="auto"/>
              <w:right w:val="single" w:sz="4" w:space="0" w:color="auto"/>
            </w:tcBorders>
          </w:tcPr>
          <w:p w14:paraId="77D7BCBF" w14:textId="77777777" w:rsidR="00DC052B" w:rsidRDefault="00DC052B" w:rsidP="00F16B03">
            <w:pPr>
              <w:spacing w:line="256" w:lineRule="auto"/>
              <w:ind w:left="720"/>
              <w:rPr>
                <w:rFonts w:ascii="Calibri" w:hAnsi="Calibri" w:cs="Calibri"/>
              </w:rPr>
            </w:pPr>
          </w:p>
        </w:tc>
      </w:tr>
      <w:tr w:rsidR="00DC052B" w:rsidRPr="00BC6E10" w14:paraId="4742B0C8"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63B9C8AC"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95454D6" w14:textId="77777777" w:rsidR="00DC052B" w:rsidRDefault="00DC052B" w:rsidP="00371EE6">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0E3C9E" w14:textId="77777777" w:rsidR="00DC052B" w:rsidRDefault="00DC052B" w:rsidP="00371EE6">
            <w:pPr>
              <w:numPr>
                <w:ilvl w:val="0"/>
                <w:numId w:val="27"/>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3A468162" w14:textId="77777777" w:rsidR="00DC052B" w:rsidRDefault="00DC052B" w:rsidP="00371EE6">
            <w:pPr>
              <w:numPr>
                <w:ilvl w:val="0"/>
                <w:numId w:val="27"/>
              </w:numPr>
              <w:spacing w:line="256" w:lineRule="auto"/>
              <w:rPr>
                <w:rFonts w:ascii="Calibri" w:hAnsi="Calibri" w:cs="Calibri"/>
              </w:rPr>
            </w:pPr>
            <w:r>
              <w:rPr>
                <w:rFonts w:ascii="Calibri" w:hAnsi="Calibri" w:cs="Calibri"/>
              </w:rPr>
              <w:t>Il sistema controlla se l’e-mail è già stata utilizzata</w:t>
            </w:r>
          </w:p>
          <w:p w14:paraId="6347743A" w14:textId="01517A20" w:rsidR="00DC052B" w:rsidRDefault="00DC052B" w:rsidP="00371EE6">
            <w:pPr>
              <w:numPr>
                <w:ilvl w:val="0"/>
                <w:numId w:val="27"/>
              </w:numPr>
              <w:spacing w:line="256" w:lineRule="auto"/>
              <w:rPr>
                <w:rFonts w:ascii="Calibri" w:hAnsi="Calibri" w:cs="Calibri"/>
              </w:rPr>
            </w:pPr>
            <w:r>
              <w:rPr>
                <w:rFonts w:ascii="Calibri" w:hAnsi="Calibri" w:cs="Calibri"/>
              </w:rPr>
              <w:t>Il sistema crea un nuovo utente e reindirizza l’utente alla pagina di dati personali</w:t>
            </w:r>
          </w:p>
        </w:tc>
      </w:tr>
      <w:tr w:rsidR="00E9368F" w:rsidRPr="00BC6E10" w14:paraId="6AFA9BB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E01E5C" w14:textId="77777777" w:rsidR="00E9368F" w:rsidRPr="0083160D" w:rsidRDefault="00E9368F">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37AA76B" w14:textId="77777777" w:rsidR="00E9368F" w:rsidRDefault="00C66EF4">
            <w:pPr>
              <w:spacing w:line="256" w:lineRule="auto"/>
              <w:rPr>
                <w:rFonts w:ascii="Calibri" w:hAnsi="Calibri" w:cs="Calibri"/>
              </w:rPr>
            </w:pPr>
            <w:r>
              <w:rPr>
                <w:rFonts w:ascii="Calibri" w:hAnsi="Calibri" w:cs="Calibri"/>
              </w:rPr>
              <w:t xml:space="preserve">Se al punto 4 </w:t>
            </w:r>
            <w:r w:rsidR="0043734E">
              <w:rPr>
                <w:rFonts w:ascii="Calibri" w:hAnsi="Calibri" w:cs="Calibri"/>
              </w:rPr>
              <w:t>il sistema rileva dei dati in un formato non valido allora mostrerà un errore</w:t>
            </w:r>
          </w:p>
          <w:p w14:paraId="30F9673F" w14:textId="653E70E4" w:rsidR="004567DA" w:rsidRPr="0083160D" w:rsidRDefault="004567DA">
            <w:pPr>
              <w:spacing w:line="256" w:lineRule="auto"/>
              <w:rPr>
                <w:rFonts w:ascii="Calibri" w:hAnsi="Calibri" w:cs="Calibri"/>
              </w:rPr>
            </w:pPr>
            <w:r>
              <w:rPr>
                <w:rFonts w:ascii="Calibri" w:hAnsi="Calibri" w:cs="Calibri"/>
              </w:rPr>
              <w:t xml:space="preserve">Se al punto 5 il sistema rileva </w:t>
            </w:r>
            <w:r w:rsidR="00447F0D">
              <w:rPr>
                <w:rFonts w:ascii="Calibri" w:hAnsi="Calibri" w:cs="Calibri"/>
              </w:rPr>
              <w:t>una mail</w:t>
            </w:r>
            <w:r>
              <w:rPr>
                <w:rFonts w:ascii="Calibri" w:hAnsi="Calibri" w:cs="Calibri"/>
              </w:rPr>
              <w:t xml:space="preserve"> già utilizzata</w:t>
            </w:r>
            <w:r w:rsidR="005112B2">
              <w:rPr>
                <w:rFonts w:ascii="Calibri" w:hAnsi="Calibri" w:cs="Calibri"/>
              </w:rPr>
              <w:t>, l’utente</w:t>
            </w:r>
            <w:r>
              <w:rPr>
                <w:rFonts w:ascii="Calibri" w:hAnsi="Calibri" w:cs="Calibri"/>
              </w:rPr>
              <w:t xml:space="preserve"> viene </w:t>
            </w:r>
            <w:r w:rsidR="00447F0D">
              <w:rPr>
                <w:rFonts w:ascii="Calibri" w:hAnsi="Calibri" w:cs="Calibri"/>
              </w:rPr>
              <w:t>reindirizzato in una pagina di errore</w:t>
            </w:r>
          </w:p>
        </w:tc>
      </w:tr>
      <w:tr w:rsidR="00E9368F" w:rsidRPr="00BC6E10" w14:paraId="72262FE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B350A9F" w14:textId="77777777" w:rsidR="00E9368F" w:rsidRPr="0083160D" w:rsidRDefault="00E9368F">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E5421D" w14:textId="3FDB63E5" w:rsidR="00E9368F" w:rsidRPr="0083160D" w:rsidRDefault="00E9368F">
            <w:pPr>
              <w:spacing w:line="256" w:lineRule="auto"/>
              <w:rPr>
                <w:rFonts w:ascii="Calibri" w:hAnsi="Calibri" w:cs="Calibri"/>
              </w:rPr>
            </w:pPr>
            <w:r>
              <w:rPr>
                <w:rFonts w:ascii="Calibri" w:hAnsi="Calibri" w:cs="Calibri"/>
              </w:rPr>
              <w:t xml:space="preserve">L’utente si trova nella pagina </w:t>
            </w:r>
            <w:r w:rsidR="00447F0D">
              <w:rPr>
                <w:rFonts w:ascii="Calibri" w:hAnsi="Calibri" w:cs="Calibri"/>
              </w:rPr>
              <w:t>dati personali</w:t>
            </w:r>
          </w:p>
        </w:tc>
      </w:tr>
    </w:tbl>
    <w:p w14:paraId="1F05BF02" w14:textId="77777777" w:rsidR="00E9368F" w:rsidRDefault="00E9368F" w:rsidP="00B46471">
      <w:pPr>
        <w:rPr>
          <w:sz w:val="32"/>
          <w:szCs w:val="32"/>
        </w:rPr>
      </w:pPr>
    </w:p>
    <w:p w14:paraId="2BA7872C" w14:textId="77777777" w:rsidR="00B37B83" w:rsidRDefault="00B37B83" w:rsidP="00B46471">
      <w:pPr>
        <w:rPr>
          <w:sz w:val="32"/>
          <w:szCs w:val="32"/>
        </w:rPr>
      </w:pPr>
    </w:p>
    <w:p w14:paraId="7E84C6DE" w14:textId="77777777" w:rsidR="00B37B83" w:rsidRDefault="00B37B83" w:rsidP="00B46471">
      <w:pPr>
        <w:rPr>
          <w:sz w:val="32"/>
          <w:szCs w:val="32"/>
        </w:rPr>
      </w:pPr>
    </w:p>
    <w:p w14:paraId="71677102" w14:textId="77777777" w:rsidR="00B37B83" w:rsidRDefault="00B37B83" w:rsidP="00B46471">
      <w:pPr>
        <w:rPr>
          <w:sz w:val="32"/>
          <w:szCs w:val="32"/>
        </w:rPr>
      </w:pPr>
    </w:p>
    <w:p w14:paraId="1EFD7C47" w14:textId="77777777" w:rsidR="00B37B83" w:rsidRDefault="00B37B83" w:rsidP="00B46471">
      <w:pPr>
        <w:rPr>
          <w:sz w:val="32"/>
          <w:szCs w:val="32"/>
        </w:rPr>
      </w:pPr>
    </w:p>
    <w:p w14:paraId="7A9645EF" w14:textId="50744681"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rsidP="00B029F8">
            <w:pPr>
              <w:numPr>
                <w:ilvl w:val="0"/>
                <w:numId w:val="30"/>
              </w:numPr>
              <w:spacing w:line="256" w:lineRule="auto"/>
              <w:rPr>
                <w:rFonts w:ascii="Calibri" w:hAnsi="Calibri" w:cs="Calibri"/>
              </w:rPr>
            </w:pPr>
            <w:r w:rsidRPr="00B029F8">
              <w:rPr>
                <w:rFonts w:ascii="Calibri" w:hAnsi="Calibri" w:cs="Calibri"/>
              </w:rPr>
              <w:t>Il sistema mostra il form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69D41FCB" w14:textId="77777777" w:rsidR="00B37B83" w:rsidRDefault="00B37B83"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C23921">
            <w:pPr>
              <w:rPr>
                <w:rFonts w:ascii="Calibri" w:hAnsi="Calibri" w:cs="Calibri"/>
              </w:rPr>
            </w:pPr>
            <w:hyperlink r:id="rId30"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77777777"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Il sistema mostra il form di registrazione</w:t>
            </w:r>
          </w:p>
          <w:p w14:paraId="1D162465" w14:textId="5F63CC7A"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1D36BDD4" w14:textId="37829535"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tbl>
      <w:tblPr>
        <w:tblW w:w="0" w:type="auto"/>
        <w:tblLook w:val="04A0" w:firstRow="1" w:lastRow="0" w:firstColumn="1" w:lastColumn="0" w:noHBand="0" w:noVBand="1"/>
      </w:tblPr>
      <w:tblGrid>
        <w:gridCol w:w="2971"/>
        <w:gridCol w:w="3328"/>
        <w:gridCol w:w="3328"/>
      </w:tblGrid>
      <w:tr w:rsidR="003F31FD" w:rsidRPr="00BC6E10" w14:paraId="5D984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D2C6E" w14:textId="77777777" w:rsidR="003F31FD" w:rsidRPr="003F31FD" w:rsidRDefault="003F31FD">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3E5D90" w14:textId="64BEA46B" w:rsidR="003F31FD" w:rsidRPr="003F31FD" w:rsidRDefault="003F31FD">
            <w:pPr>
              <w:spacing w:line="256" w:lineRule="auto"/>
              <w:rPr>
                <w:rFonts w:ascii="Calibri" w:hAnsi="Calibri" w:cs="Calibri"/>
              </w:rPr>
            </w:pPr>
            <w:r w:rsidRPr="003F31FD">
              <w:rPr>
                <w:rFonts w:ascii="Calibri" w:hAnsi="Calibri" w:cs="Calibri"/>
              </w:rPr>
              <w:t xml:space="preserve">UC </w:t>
            </w:r>
            <w:r w:rsidR="004F4ECC">
              <w:rPr>
                <w:rFonts w:ascii="Calibri" w:hAnsi="Calibri" w:cs="Calibri"/>
              </w:rPr>
              <w:t>9</w:t>
            </w:r>
            <w:r w:rsidRPr="003F31FD">
              <w:rPr>
                <w:rFonts w:ascii="Calibri" w:hAnsi="Calibri" w:cs="Calibri"/>
              </w:rPr>
              <w:t xml:space="preserve"> – Login</w:t>
            </w:r>
          </w:p>
        </w:tc>
      </w:tr>
      <w:tr w:rsidR="003F31FD" w:rsidRPr="00BC6E10" w14:paraId="4F2910E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4910BE" w14:textId="77777777" w:rsidR="003F31FD" w:rsidRPr="003F31FD" w:rsidRDefault="003F31FD">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F140C4F" w14:textId="77777777" w:rsidR="003F31FD" w:rsidRPr="003F31FD" w:rsidRDefault="003F31FD">
            <w:pPr>
              <w:spacing w:line="256" w:lineRule="auto"/>
              <w:rPr>
                <w:rFonts w:ascii="Calibri" w:hAnsi="Calibri" w:cs="Calibri"/>
              </w:rPr>
            </w:pPr>
            <w:r w:rsidRPr="003F31FD">
              <w:rPr>
                <w:rFonts w:ascii="Calibri" w:hAnsi="Calibri" w:cs="Calibri"/>
              </w:rPr>
              <w:t>Utente</w:t>
            </w:r>
          </w:p>
        </w:tc>
      </w:tr>
      <w:tr w:rsidR="003F31FD" w:rsidRPr="00BC6E10" w14:paraId="00CE762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79944D" w14:textId="77777777" w:rsidR="003F31FD" w:rsidRPr="003F31FD" w:rsidRDefault="003F31FD">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3B44E2" w14:textId="3752E632" w:rsidR="003F31FD" w:rsidRPr="003F31FD" w:rsidRDefault="00585357">
            <w:pPr>
              <w:spacing w:line="256" w:lineRule="auto"/>
              <w:rPr>
                <w:rFonts w:ascii="Calibri" w:hAnsi="Calibri" w:cs="Calibri"/>
              </w:rPr>
            </w:pPr>
            <w:r w:rsidRPr="00585357">
              <w:rPr>
                <w:rFonts w:ascii="Calibri" w:hAnsi="Calibri" w:cs="Calibri"/>
              </w:rPr>
              <w:t>L’utente si trova su qualsiasi pagina del sito</w:t>
            </w:r>
          </w:p>
        </w:tc>
      </w:tr>
      <w:tr w:rsidR="003F31FD" w:rsidRPr="00BC6E10" w14:paraId="6C140BC8" w14:textId="77777777" w:rsidTr="00A506B6">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0B96BCA3" w14:textId="77777777" w:rsidR="003F31FD" w:rsidRPr="003F31FD" w:rsidRDefault="003F31FD">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CF7B3B" w14:textId="77777777" w:rsidR="003F31FD" w:rsidRPr="003F31FD" w:rsidRDefault="003F31FD">
            <w:pPr>
              <w:spacing w:line="256" w:lineRule="auto"/>
              <w:jc w:val="center"/>
              <w:rPr>
                <w:rFonts w:ascii="Calibri" w:hAnsi="Calibri" w:cs="Calibri"/>
              </w:rPr>
            </w:pPr>
            <w:r w:rsidRPr="003F31F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74663" w14:textId="77777777" w:rsidR="003F31FD" w:rsidRPr="003F31FD" w:rsidRDefault="003F31FD">
            <w:pPr>
              <w:spacing w:line="256" w:lineRule="auto"/>
              <w:jc w:val="center"/>
              <w:rPr>
                <w:rFonts w:ascii="Calibri" w:hAnsi="Calibri" w:cs="Calibri"/>
              </w:rPr>
            </w:pPr>
            <w:r w:rsidRPr="003F31FD">
              <w:rPr>
                <w:rFonts w:ascii="Calibri" w:hAnsi="Calibri" w:cs="Calibri"/>
              </w:rPr>
              <w:t>Sistema</w:t>
            </w:r>
          </w:p>
        </w:tc>
      </w:tr>
      <w:tr w:rsidR="003F31FD" w:rsidRPr="00BC6E10" w14:paraId="62876694"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814E89C"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2C8EF3" w14:textId="0E4F17DE" w:rsidR="003F31FD" w:rsidRPr="003F31FD" w:rsidRDefault="003F31FD" w:rsidP="003F31FD">
            <w:pPr>
              <w:pStyle w:val="Paragrafoelenco"/>
              <w:numPr>
                <w:ilvl w:val="0"/>
                <w:numId w:val="34"/>
              </w:numPr>
              <w:rPr>
                <w:rFonts w:cs="Calibri"/>
              </w:rPr>
            </w:pPr>
            <w:r w:rsidRPr="003F31FD">
              <w:rPr>
                <w:rFonts w:cs="Calibri"/>
              </w:rPr>
              <w:t xml:space="preserve">L’utente naviga verso la pagina di login tramite </w:t>
            </w:r>
            <w:r w:rsidR="00291685">
              <w:rPr>
                <w:rFonts w:cs="Calibri"/>
              </w:rPr>
              <w:t>la scritta</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974D7CC" w14:textId="77777777" w:rsidR="003F31FD" w:rsidRPr="003F31FD" w:rsidRDefault="003F31FD">
            <w:pPr>
              <w:spacing w:line="256" w:lineRule="auto"/>
              <w:jc w:val="center"/>
              <w:rPr>
                <w:rFonts w:ascii="Calibri" w:hAnsi="Calibri" w:cs="Calibri"/>
              </w:rPr>
            </w:pPr>
          </w:p>
        </w:tc>
      </w:tr>
      <w:tr w:rsidR="003F31FD" w:rsidRPr="00BC6E10" w14:paraId="08BCB08E"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7721D0"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85937E7" w14:textId="77777777" w:rsidR="003F31FD" w:rsidRPr="003F31FD" w:rsidRDefault="003F31FD">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1C25ED4"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mostra il form di autenticazione</w:t>
            </w:r>
          </w:p>
        </w:tc>
      </w:tr>
      <w:tr w:rsidR="003F31FD" w:rsidRPr="00BC6E10" w14:paraId="534A48AB" w14:textId="77777777" w:rsidTr="00A506B6">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9CDDA47"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3BB373"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L’utente inserisce i dati:</w:t>
            </w:r>
          </w:p>
          <w:p w14:paraId="026044EF" w14:textId="0F6239F6" w:rsidR="003F31FD" w:rsidRPr="003F31FD" w:rsidRDefault="00092CD3" w:rsidP="003F31FD">
            <w:pPr>
              <w:pStyle w:val="Paragrafoelenco"/>
              <w:widowControl/>
              <w:numPr>
                <w:ilvl w:val="0"/>
                <w:numId w:val="33"/>
              </w:numPr>
              <w:suppressAutoHyphens w:val="0"/>
              <w:ind w:left="397"/>
              <w:rPr>
                <w:rFonts w:cs="Calibri"/>
              </w:rPr>
            </w:pPr>
            <w:r>
              <w:rPr>
                <w:rFonts w:cs="Calibri"/>
              </w:rPr>
              <w:t>Nome Utente</w:t>
            </w:r>
          </w:p>
          <w:p w14:paraId="42412591" w14:textId="77777777" w:rsidR="003F31FD" w:rsidRPr="003F31FD" w:rsidRDefault="003F31FD" w:rsidP="003F31FD">
            <w:pPr>
              <w:pStyle w:val="Paragrafoelenco"/>
              <w:widowControl/>
              <w:numPr>
                <w:ilvl w:val="0"/>
                <w:numId w:val="33"/>
              </w:numPr>
              <w:suppressAutoHyphens w:val="0"/>
              <w:ind w:left="397"/>
              <w:rPr>
                <w:rFonts w:cs="Calibri"/>
              </w:rPr>
            </w:pPr>
            <w:r w:rsidRPr="003F31FD">
              <w:rPr>
                <w:rFonts w:cs="Calibri"/>
              </w:rPr>
              <w:lastRenderedPageBreak/>
              <w:t>Password</w:t>
            </w:r>
          </w:p>
        </w:tc>
        <w:tc>
          <w:tcPr>
            <w:tcW w:w="3328" w:type="dxa"/>
            <w:tcBorders>
              <w:top w:val="single" w:sz="4" w:space="0" w:color="auto"/>
              <w:left w:val="single" w:sz="4" w:space="0" w:color="auto"/>
              <w:bottom w:val="single" w:sz="4" w:space="0" w:color="auto"/>
              <w:right w:val="single" w:sz="4" w:space="0" w:color="auto"/>
            </w:tcBorders>
          </w:tcPr>
          <w:p w14:paraId="584B13FA" w14:textId="77777777" w:rsidR="003F31FD" w:rsidRPr="003F31FD" w:rsidRDefault="003F31FD">
            <w:pPr>
              <w:spacing w:line="256" w:lineRule="auto"/>
              <w:rPr>
                <w:rFonts w:ascii="Calibri" w:hAnsi="Calibri" w:cs="Calibri"/>
              </w:rPr>
            </w:pPr>
          </w:p>
        </w:tc>
      </w:tr>
      <w:tr w:rsidR="003F31FD" w:rsidRPr="00BC6E10" w14:paraId="6A7CEC39"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3D2A2B5"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2B8EABF" w14:textId="77777777" w:rsidR="003F31FD" w:rsidRPr="003F31FD" w:rsidRDefault="003F31F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1277EE" w14:textId="164269AE"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controlla la correttezza dei dati e</w:t>
            </w:r>
            <w:r w:rsidR="00E97828">
              <w:rPr>
                <w:rFonts w:ascii="Calibri" w:hAnsi="Calibri" w:cs="Calibri"/>
              </w:rPr>
              <w:t xml:space="preserve"> se</w:t>
            </w:r>
            <w:r w:rsidRPr="003F31FD">
              <w:rPr>
                <w:rFonts w:ascii="Calibri" w:hAnsi="Calibri" w:cs="Calibri"/>
              </w:rPr>
              <w:t xml:space="preserve"> i dati </w:t>
            </w:r>
            <w:r w:rsidR="00E97828">
              <w:rPr>
                <w:rFonts w:ascii="Calibri" w:hAnsi="Calibri" w:cs="Calibri"/>
              </w:rPr>
              <w:t>combaciano con uno degli account disponibili nel server</w:t>
            </w:r>
          </w:p>
          <w:p w14:paraId="7E8FB76E"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reindirizza l’utente alla home page</w:t>
            </w:r>
          </w:p>
        </w:tc>
      </w:tr>
      <w:tr w:rsidR="003F31FD" w:rsidRPr="00BC6E10" w14:paraId="48158B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57F2AE3" w14:textId="77777777" w:rsidR="003F31FD" w:rsidRPr="003F31FD" w:rsidRDefault="003F31FD">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9D1AB0" w14:textId="1DB52548" w:rsidR="003F31FD" w:rsidRPr="003F31FD" w:rsidRDefault="003F31FD">
            <w:pPr>
              <w:spacing w:line="256" w:lineRule="auto"/>
              <w:rPr>
                <w:rFonts w:ascii="Calibri" w:hAnsi="Calibri" w:cs="Calibri"/>
              </w:rPr>
            </w:pPr>
            <w:r w:rsidRPr="003F31FD">
              <w:rPr>
                <w:rFonts w:ascii="Calibri" w:hAnsi="Calibri" w:cs="Calibri"/>
              </w:rPr>
              <w:t xml:space="preserve">Se il sistema rileva dati non corretti al passo 4 viene </w:t>
            </w:r>
            <w:r w:rsidR="007A1113">
              <w:rPr>
                <w:rFonts w:ascii="Calibri" w:hAnsi="Calibri" w:cs="Calibri"/>
              </w:rPr>
              <w:t xml:space="preserve">reindirizzato nella pagina </w:t>
            </w:r>
            <w:r w:rsidR="00977496">
              <w:rPr>
                <w:rFonts w:ascii="Calibri" w:hAnsi="Calibri" w:cs="Calibri"/>
              </w:rPr>
              <w:t xml:space="preserve">di </w:t>
            </w:r>
            <w:r w:rsidR="00977496" w:rsidRPr="003F31FD">
              <w:rPr>
                <w:rFonts w:ascii="Calibri" w:hAnsi="Calibri" w:cs="Calibri"/>
              </w:rPr>
              <w:t>errore</w:t>
            </w:r>
            <w:r w:rsidRPr="003F31FD">
              <w:rPr>
                <w:rFonts w:ascii="Calibri" w:hAnsi="Calibri" w:cs="Calibri"/>
              </w:rPr>
              <w:t xml:space="preserve"> (UC </w:t>
            </w:r>
            <w:r w:rsidR="00313BC5">
              <w:rPr>
                <w:rFonts w:ascii="Calibri" w:hAnsi="Calibri" w:cs="Calibri"/>
              </w:rPr>
              <w:t>9</w:t>
            </w:r>
            <w:r w:rsidRPr="003F31FD">
              <w:rPr>
                <w:rFonts w:ascii="Calibri" w:hAnsi="Calibri" w:cs="Calibri"/>
              </w:rPr>
              <w:t>.1 Dati errati)</w:t>
            </w:r>
          </w:p>
        </w:tc>
      </w:tr>
      <w:tr w:rsidR="003F31FD" w:rsidRPr="00BC6E10" w14:paraId="123BF7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9D7A50" w14:textId="77777777" w:rsidR="003F31FD" w:rsidRPr="003F31FD" w:rsidRDefault="003F31FD">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D6A4DEB" w14:textId="62F7C46A" w:rsidR="003F31FD" w:rsidRPr="003F31FD" w:rsidRDefault="003F31FD">
            <w:pPr>
              <w:spacing w:line="256" w:lineRule="auto"/>
              <w:rPr>
                <w:rFonts w:ascii="Calibri" w:hAnsi="Calibri" w:cs="Calibri"/>
              </w:rPr>
            </w:pPr>
            <w:r w:rsidRPr="003F31FD">
              <w:rPr>
                <w:rFonts w:ascii="Calibri" w:hAnsi="Calibri" w:cs="Calibri"/>
              </w:rPr>
              <w:t>L’utente si trova</w:t>
            </w:r>
            <w:r w:rsidR="00E77C9D">
              <w:rPr>
                <w:rFonts w:ascii="Calibri" w:hAnsi="Calibri" w:cs="Calibri"/>
              </w:rPr>
              <w:t xml:space="preserve"> sulla pagina dati personali</w:t>
            </w:r>
          </w:p>
        </w:tc>
      </w:tr>
    </w:tbl>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tbl>
      <w:tblPr>
        <w:tblW w:w="0" w:type="auto"/>
        <w:tblLook w:val="04A0" w:firstRow="1" w:lastRow="0" w:firstColumn="1" w:lastColumn="0" w:noHBand="0" w:noVBand="1"/>
      </w:tblPr>
      <w:tblGrid>
        <w:gridCol w:w="2971"/>
        <w:gridCol w:w="3328"/>
        <w:gridCol w:w="3328"/>
      </w:tblGrid>
      <w:tr w:rsidR="00C60B0E" w:rsidRPr="00BC6E10" w14:paraId="7078C28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1034EF7" w14:textId="77777777" w:rsidR="00C60B0E" w:rsidRPr="00C60B0E" w:rsidRDefault="00C60B0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F92E7A" w14:textId="7644B7D7" w:rsidR="00C60B0E" w:rsidRPr="00C60B0E" w:rsidRDefault="00C60B0E">
            <w:pPr>
              <w:spacing w:line="256" w:lineRule="auto"/>
              <w:rPr>
                <w:rFonts w:ascii="Calibri" w:hAnsi="Calibri" w:cs="Calibri"/>
              </w:rPr>
            </w:pPr>
            <w:r w:rsidRPr="00C60B0E">
              <w:rPr>
                <w:rFonts w:ascii="Calibri" w:hAnsi="Calibri" w:cs="Calibri"/>
              </w:rPr>
              <w:t xml:space="preserve">UC </w:t>
            </w:r>
            <w:r w:rsidR="00F71F18">
              <w:rPr>
                <w:rFonts w:ascii="Calibri" w:hAnsi="Calibri" w:cs="Calibri"/>
              </w:rPr>
              <w:t>9</w:t>
            </w:r>
            <w:r w:rsidRPr="00C60B0E">
              <w:rPr>
                <w:rFonts w:ascii="Calibri" w:hAnsi="Calibri" w:cs="Calibri"/>
              </w:rPr>
              <w:t>.1 – Dati errati</w:t>
            </w:r>
          </w:p>
        </w:tc>
      </w:tr>
      <w:tr w:rsidR="00C60B0E" w:rsidRPr="00BC6E10" w14:paraId="4E10D1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3CAB3F1" w14:textId="77777777" w:rsidR="00C60B0E" w:rsidRPr="00C60B0E" w:rsidRDefault="00C60B0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265FFBC" w14:textId="77777777" w:rsidR="00C60B0E" w:rsidRPr="00C60B0E" w:rsidRDefault="00C60B0E">
            <w:pPr>
              <w:spacing w:line="256" w:lineRule="auto"/>
              <w:rPr>
                <w:rFonts w:ascii="Calibri" w:hAnsi="Calibri" w:cs="Calibri"/>
              </w:rPr>
            </w:pPr>
            <w:r w:rsidRPr="00C60B0E">
              <w:rPr>
                <w:rFonts w:ascii="Calibri" w:hAnsi="Calibri" w:cs="Calibri"/>
              </w:rPr>
              <w:t>Utente</w:t>
            </w:r>
          </w:p>
        </w:tc>
      </w:tr>
      <w:tr w:rsidR="00C60B0E" w:rsidRPr="00BC6E10" w14:paraId="64C25F2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6488F6B" w14:textId="77777777" w:rsidR="00C60B0E" w:rsidRPr="00C60B0E" w:rsidRDefault="00C60B0E">
            <w:pPr>
              <w:spacing w:line="256" w:lineRule="auto"/>
              <w:rPr>
                <w:rFonts w:ascii="Calibri" w:hAnsi="Calibri" w:cs="Calibri"/>
              </w:rPr>
            </w:pPr>
            <w:r w:rsidRPr="00C60B0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B2F734" w14:textId="77777777" w:rsidR="00C60B0E" w:rsidRPr="00C60B0E" w:rsidRDefault="00C60B0E">
            <w:pPr>
              <w:spacing w:line="256" w:lineRule="auto"/>
              <w:rPr>
                <w:rFonts w:ascii="Calibri" w:hAnsi="Calibri" w:cs="Calibri"/>
              </w:rPr>
            </w:pPr>
            <w:r w:rsidRPr="00C60B0E">
              <w:rPr>
                <w:rFonts w:ascii="Calibri" w:hAnsi="Calibri" w:cs="Calibri"/>
              </w:rPr>
              <w:t xml:space="preserve">il sistema rileva dati non corretti nel form di login </w:t>
            </w:r>
          </w:p>
        </w:tc>
      </w:tr>
      <w:tr w:rsidR="00C60B0E" w:rsidRPr="00BC6E10" w14:paraId="3F61F86A" w14:textId="77777777" w:rsidTr="00A506B6">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0FC85BA5" w14:textId="77777777" w:rsidR="00C60B0E" w:rsidRPr="00C60B0E" w:rsidRDefault="00C60B0E">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707693" w14:textId="77777777" w:rsidR="00C60B0E" w:rsidRPr="00C60B0E" w:rsidRDefault="00C60B0E">
            <w:pPr>
              <w:spacing w:line="256" w:lineRule="auto"/>
              <w:jc w:val="center"/>
              <w:rPr>
                <w:rFonts w:ascii="Calibri" w:hAnsi="Calibri" w:cs="Calibri"/>
              </w:rPr>
            </w:pPr>
            <w:r w:rsidRPr="00C60B0E">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81B0A2" w14:textId="77777777" w:rsidR="00C60B0E" w:rsidRPr="00C60B0E" w:rsidRDefault="00C60B0E">
            <w:pPr>
              <w:spacing w:line="256" w:lineRule="auto"/>
              <w:jc w:val="center"/>
              <w:rPr>
                <w:rFonts w:ascii="Calibri" w:hAnsi="Calibri" w:cs="Calibri"/>
              </w:rPr>
            </w:pPr>
            <w:r w:rsidRPr="00C60B0E">
              <w:rPr>
                <w:rFonts w:ascii="Calibri" w:hAnsi="Calibri" w:cs="Calibri"/>
              </w:rPr>
              <w:t>Sistema</w:t>
            </w:r>
          </w:p>
        </w:tc>
      </w:tr>
      <w:tr w:rsidR="00C60B0E" w:rsidRPr="00BC6E10" w14:paraId="772A92A5"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C83D1E0" w14:textId="77777777" w:rsidR="00C60B0E" w:rsidRPr="00C60B0E" w:rsidRDefault="00C60B0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175045" w14:textId="77777777" w:rsidR="00C60B0E" w:rsidRPr="00C60B0E" w:rsidRDefault="00C60B0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16F555D" w14:textId="77777777" w:rsidR="00C60B0E" w:rsidRPr="00C60B0E" w:rsidRDefault="00C60B0E" w:rsidP="00C60B0E">
            <w:pPr>
              <w:numPr>
                <w:ilvl w:val="0"/>
                <w:numId w:val="35"/>
              </w:numPr>
              <w:spacing w:line="256" w:lineRule="auto"/>
              <w:rPr>
                <w:rFonts w:ascii="Calibri" w:hAnsi="Calibri" w:cs="Calibri"/>
              </w:rPr>
            </w:pPr>
            <w:r w:rsidRPr="00C60B0E">
              <w:rPr>
                <w:rFonts w:ascii="Calibri" w:hAnsi="Calibri" w:cs="Calibri"/>
              </w:rPr>
              <w:t>Il sistema mostra il form di autenticazione</w:t>
            </w:r>
          </w:p>
        </w:tc>
      </w:tr>
      <w:tr w:rsidR="00C60B0E" w:rsidRPr="00BC6E10" w14:paraId="4C4F992D"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748B72F" w14:textId="77777777" w:rsidR="00C60B0E" w:rsidRPr="00C60B0E" w:rsidRDefault="00C60B0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BA847A2" w14:textId="77777777" w:rsidR="00C60B0E" w:rsidRPr="00C60B0E" w:rsidRDefault="00C60B0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1D10F96" w14:textId="7D4B7D10" w:rsidR="00C60B0E" w:rsidRPr="00C60B0E" w:rsidRDefault="00C60B0E" w:rsidP="00C60B0E">
            <w:pPr>
              <w:numPr>
                <w:ilvl w:val="0"/>
                <w:numId w:val="35"/>
              </w:numPr>
              <w:spacing w:line="256" w:lineRule="auto"/>
              <w:rPr>
                <w:rFonts w:ascii="Calibri" w:hAnsi="Calibri" w:cs="Calibri"/>
              </w:rPr>
            </w:pPr>
            <w:r w:rsidRPr="00C60B0E">
              <w:rPr>
                <w:rFonts w:ascii="Calibri" w:hAnsi="Calibri" w:cs="Calibri"/>
              </w:rPr>
              <w:t xml:space="preserve">Il sistema </w:t>
            </w:r>
            <w:r w:rsidR="00DC1DD1">
              <w:rPr>
                <w:rFonts w:ascii="Calibri" w:hAnsi="Calibri" w:cs="Calibri"/>
              </w:rPr>
              <w:t>reindirizza nella pagina</w:t>
            </w:r>
            <w:r w:rsidRPr="00C60B0E">
              <w:rPr>
                <w:rFonts w:ascii="Calibri" w:hAnsi="Calibri" w:cs="Calibri"/>
              </w:rPr>
              <w:t xml:space="preserve"> di errore “credenziali non valide”</w:t>
            </w:r>
          </w:p>
        </w:tc>
      </w:tr>
      <w:tr w:rsidR="00C60B0E" w:rsidRPr="00BC6E10" w14:paraId="025703A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4B42938" w14:textId="77777777" w:rsidR="00C60B0E" w:rsidRPr="00C60B0E" w:rsidRDefault="00C60B0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9E19F8" w14:textId="77777777" w:rsidR="00C60B0E" w:rsidRPr="00C60B0E" w:rsidRDefault="00C60B0E">
            <w:pPr>
              <w:spacing w:line="256" w:lineRule="auto"/>
              <w:rPr>
                <w:rFonts w:ascii="Calibri" w:hAnsi="Calibri" w:cs="Calibri"/>
              </w:rPr>
            </w:pPr>
          </w:p>
        </w:tc>
      </w:tr>
      <w:tr w:rsidR="00C60B0E" w:rsidRPr="00BC6E10" w14:paraId="05AF8DB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33FF39" w14:textId="77777777" w:rsidR="00C60B0E" w:rsidRPr="00C60B0E" w:rsidRDefault="00C60B0E">
            <w:pPr>
              <w:spacing w:line="256" w:lineRule="auto"/>
              <w:rPr>
                <w:rFonts w:ascii="Calibri" w:hAnsi="Calibri" w:cs="Calibri"/>
              </w:rPr>
            </w:pPr>
            <w:r w:rsidRPr="00C60B0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8D31A94" w14:textId="11CF70C0" w:rsidR="00C60B0E" w:rsidRPr="00C60B0E" w:rsidRDefault="00C60B0E">
            <w:pPr>
              <w:spacing w:line="256" w:lineRule="auto"/>
              <w:rPr>
                <w:rFonts w:ascii="Calibri" w:hAnsi="Calibri" w:cs="Calibri"/>
              </w:rPr>
            </w:pPr>
            <w:r w:rsidRPr="00C60B0E">
              <w:rPr>
                <w:rFonts w:ascii="Calibri" w:hAnsi="Calibri" w:cs="Calibri"/>
              </w:rPr>
              <w:t xml:space="preserve">l’utente si trova sulla </w:t>
            </w:r>
            <w:r w:rsidR="00C91273">
              <w:rPr>
                <w:rFonts w:ascii="Calibri" w:hAnsi="Calibri" w:cs="Calibri"/>
              </w:rPr>
              <w:t>pagina di errore</w:t>
            </w:r>
          </w:p>
        </w:tc>
      </w:tr>
    </w:tbl>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tbl>
      <w:tblPr>
        <w:tblW w:w="0" w:type="auto"/>
        <w:tblLook w:val="04A0" w:firstRow="1" w:lastRow="0" w:firstColumn="1" w:lastColumn="0" w:noHBand="0" w:noVBand="1"/>
      </w:tblPr>
      <w:tblGrid>
        <w:gridCol w:w="2971"/>
        <w:gridCol w:w="3328"/>
        <w:gridCol w:w="3328"/>
      </w:tblGrid>
      <w:tr w:rsidR="003C3E75" w:rsidRPr="00BC6E10" w14:paraId="079BA2D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68D058" w14:textId="77777777" w:rsidR="003C3E75" w:rsidRPr="003C3E75" w:rsidRDefault="003C3E75">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A0D9F0D" w14:textId="442427D7" w:rsidR="003C3E75" w:rsidRPr="003C3E75" w:rsidRDefault="003C3E75">
            <w:pPr>
              <w:spacing w:line="256" w:lineRule="auto"/>
              <w:rPr>
                <w:rFonts w:ascii="Calibri" w:hAnsi="Calibri" w:cs="Calibri"/>
              </w:rPr>
            </w:pPr>
            <w:r w:rsidRPr="003C3E75">
              <w:rPr>
                <w:rFonts w:ascii="Calibri" w:hAnsi="Calibri" w:cs="Calibri"/>
              </w:rPr>
              <w:t>UC 1</w:t>
            </w:r>
            <w:r>
              <w:rPr>
                <w:rFonts w:ascii="Calibri" w:hAnsi="Calibri" w:cs="Calibri"/>
              </w:rPr>
              <w:t>0</w:t>
            </w:r>
            <w:r w:rsidRPr="003C3E75">
              <w:rPr>
                <w:rFonts w:ascii="Calibri" w:hAnsi="Calibri" w:cs="Calibri"/>
              </w:rPr>
              <w:t xml:space="preserve"> – Visualizza Home Page</w:t>
            </w:r>
          </w:p>
        </w:tc>
      </w:tr>
      <w:tr w:rsidR="003C3E75" w:rsidRPr="00BC6E10" w14:paraId="67AC0D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8C217BF" w14:textId="77777777" w:rsidR="003C3E75" w:rsidRPr="003C3E75" w:rsidRDefault="003C3E75">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15E2D6" w14:textId="77777777" w:rsidR="003C3E75" w:rsidRPr="003C3E75" w:rsidRDefault="003C3E75">
            <w:pPr>
              <w:spacing w:line="256" w:lineRule="auto"/>
              <w:rPr>
                <w:rFonts w:ascii="Calibri" w:hAnsi="Calibri" w:cs="Calibri"/>
              </w:rPr>
            </w:pPr>
            <w:r w:rsidRPr="003C3E75">
              <w:rPr>
                <w:rFonts w:ascii="Calibri" w:hAnsi="Calibri" w:cs="Calibri"/>
              </w:rPr>
              <w:t>Utente</w:t>
            </w:r>
          </w:p>
        </w:tc>
      </w:tr>
      <w:tr w:rsidR="003C3E75" w:rsidRPr="00BC6E10" w14:paraId="3AE6956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9568D5" w14:textId="77777777" w:rsidR="003C3E75" w:rsidRPr="003C3E75" w:rsidRDefault="003C3E75">
            <w:pPr>
              <w:spacing w:line="256" w:lineRule="auto"/>
              <w:rPr>
                <w:rFonts w:ascii="Calibri" w:hAnsi="Calibri" w:cs="Calibri"/>
              </w:rPr>
            </w:pPr>
            <w:r w:rsidRPr="003C3E7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E39C0E" w14:textId="77777777" w:rsidR="003C3E75" w:rsidRPr="003C3E75" w:rsidRDefault="003C3E75">
            <w:pPr>
              <w:spacing w:line="256" w:lineRule="auto"/>
              <w:rPr>
                <w:rFonts w:ascii="Calibri" w:hAnsi="Calibri" w:cs="Calibri"/>
              </w:rPr>
            </w:pPr>
            <w:r w:rsidRPr="003C3E75">
              <w:rPr>
                <w:rFonts w:ascii="Calibri" w:hAnsi="Calibri" w:cs="Calibri"/>
              </w:rPr>
              <w:t>L’utente si trova su qualsiasi pagina del sito</w:t>
            </w:r>
          </w:p>
        </w:tc>
      </w:tr>
      <w:tr w:rsidR="003C3E75" w:rsidRPr="00BC6E10" w14:paraId="42E29153"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AFEAC32" w14:textId="77777777" w:rsidR="003C3E75" w:rsidRPr="003C3E75" w:rsidRDefault="003C3E75">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720C5D7" w14:textId="77777777" w:rsidR="003C3E75" w:rsidRPr="003C3E75" w:rsidRDefault="003C3E75">
            <w:pPr>
              <w:spacing w:line="256" w:lineRule="auto"/>
              <w:jc w:val="center"/>
              <w:rPr>
                <w:rFonts w:ascii="Calibri" w:hAnsi="Calibri" w:cs="Calibri"/>
              </w:rPr>
            </w:pPr>
            <w:r w:rsidRPr="003C3E7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52B47B" w14:textId="77777777" w:rsidR="003C3E75" w:rsidRPr="003C3E75" w:rsidRDefault="003C3E75">
            <w:pPr>
              <w:spacing w:line="256" w:lineRule="auto"/>
              <w:jc w:val="center"/>
              <w:rPr>
                <w:rFonts w:ascii="Calibri" w:hAnsi="Calibri" w:cs="Calibri"/>
              </w:rPr>
            </w:pPr>
            <w:r w:rsidRPr="003C3E75">
              <w:rPr>
                <w:rFonts w:ascii="Calibri" w:hAnsi="Calibri" w:cs="Calibri"/>
              </w:rPr>
              <w:t>Sistema</w:t>
            </w:r>
          </w:p>
        </w:tc>
      </w:tr>
      <w:tr w:rsidR="003C3E75" w:rsidRPr="00BC6E10" w14:paraId="6C7BAF26"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EDF14D"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4EC9C7" w14:textId="4260158E"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 xml:space="preserve">L’utente clicca </w:t>
            </w:r>
            <w:r w:rsidR="0034611C">
              <w:rPr>
                <w:rFonts w:ascii="Calibri" w:hAnsi="Calibri" w:cs="Calibri"/>
              </w:rPr>
              <w:t>sull’icona de</w:t>
            </w:r>
            <w:r w:rsidR="001D6A90">
              <w:rPr>
                <w:rFonts w:ascii="Calibri" w:hAnsi="Calibri" w:cs="Calibri"/>
              </w:rPr>
              <w:t xml:space="preserve">l vinile </w:t>
            </w:r>
            <w:r w:rsidR="00F806EE">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089F909E" w14:textId="77777777" w:rsidR="003C3E75" w:rsidRPr="003C3E75" w:rsidRDefault="003C3E75">
            <w:pPr>
              <w:spacing w:line="256" w:lineRule="auto"/>
              <w:rPr>
                <w:rFonts w:ascii="Calibri" w:hAnsi="Calibri" w:cs="Calibri"/>
              </w:rPr>
            </w:pPr>
          </w:p>
        </w:tc>
      </w:tr>
      <w:tr w:rsidR="003C3E75" w:rsidRPr="00BC6E10" w14:paraId="574CE5F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FB3605"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544957"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8E5B2F" w14:textId="77777777"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Il sistema reindirizza l’utente sulla home page</w:t>
            </w:r>
          </w:p>
        </w:tc>
      </w:tr>
      <w:tr w:rsidR="003C3E75" w:rsidRPr="00BC6E10" w14:paraId="45A8897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F81BC" w14:textId="77777777" w:rsidR="003C3E75" w:rsidRPr="003C3E75" w:rsidRDefault="003C3E75">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FC0E1F0" w14:textId="77777777" w:rsidR="003C3E75" w:rsidRPr="003C3E75" w:rsidRDefault="003C3E75">
            <w:pPr>
              <w:spacing w:line="256" w:lineRule="auto"/>
              <w:rPr>
                <w:rFonts w:ascii="Calibri" w:hAnsi="Calibri" w:cs="Calibri"/>
              </w:rPr>
            </w:pPr>
          </w:p>
        </w:tc>
      </w:tr>
      <w:tr w:rsidR="003C3E75" w:rsidRPr="00BC6E10" w14:paraId="7C035D5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AE1C1A" w14:textId="77777777" w:rsidR="003C3E75" w:rsidRPr="003C3E75" w:rsidRDefault="003C3E75">
            <w:pPr>
              <w:spacing w:line="256" w:lineRule="auto"/>
              <w:rPr>
                <w:rFonts w:ascii="Calibri" w:hAnsi="Calibri" w:cs="Calibri"/>
              </w:rPr>
            </w:pPr>
            <w:r w:rsidRPr="003C3E7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B79000A" w14:textId="77777777" w:rsidR="003C3E75" w:rsidRPr="003C3E75" w:rsidRDefault="003C3E75">
            <w:pPr>
              <w:spacing w:line="256" w:lineRule="auto"/>
              <w:rPr>
                <w:rFonts w:ascii="Calibri" w:hAnsi="Calibri" w:cs="Calibri"/>
              </w:rPr>
            </w:pPr>
            <w:r w:rsidRPr="003C3E75">
              <w:rPr>
                <w:rFonts w:ascii="Calibri" w:hAnsi="Calibri" w:cs="Calibri"/>
              </w:rPr>
              <w:t>L’utente si trova sulla home page</w:t>
            </w:r>
          </w:p>
        </w:tc>
      </w:tr>
    </w:tbl>
    <w:p w14:paraId="70EEC243" w14:textId="77777777" w:rsidR="002075C3" w:rsidRDefault="002075C3"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tbl>
      <w:tblPr>
        <w:tblW w:w="0" w:type="auto"/>
        <w:tblLook w:val="04A0" w:firstRow="1" w:lastRow="0" w:firstColumn="1" w:lastColumn="0" w:noHBand="0" w:noVBand="1"/>
      </w:tblPr>
      <w:tblGrid>
        <w:gridCol w:w="2971"/>
        <w:gridCol w:w="3328"/>
        <w:gridCol w:w="3328"/>
      </w:tblGrid>
      <w:tr w:rsidR="003B3C55" w:rsidRPr="00BC6E10" w14:paraId="2BF8DC0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19F276" w14:textId="77777777" w:rsidR="003B3C55" w:rsidRPr="003B3C55" w:rsidRDefault="003B3C55">
            <w:pPr>
              <w:spacing w:line="256" w:lineRule="auto"/>
              <w:rPr>
                <w:rFonts w:ascii="Calibri" w:hAnsi="Calibri" w:cs="Calibri"/>
              </w:rPr>
            </w:pPr>
            <w:r w:rsidRPr="003B3C55">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77976B" w14:textId="50236902" w:rsidR="003B3C55" w:rsidRPr="003B3C55" w:rsidRDefault="003B3C55">
            <w:pPr>
              <w:spacing w:line="256" w:lineRule="auto"/>
              <w:rPr>
                <w:rFonts w:ascii="Calibri" w:hAnsi="Calibri" w:cs="Calibri"/>
              </w:rPr>
            </w:pPr>
            <w:r w:rsidRPr="003B3C55">
              <w:rPr>
                <w:rFonts w:ascii="Calibri" w:hAnsi="Calibri" w:cs="Calibri"/>
              </w:rPr>
              <w:t>UC 1</w:t>
            </w:r>
            <w:r w:rsidR="004A0C87">
              <w:rPr>
                <w:rFonts w:ascii="Calibri" w:hAnsi="Calibri" w:cs="Calibri"/>
              </w:rPr>
              <w:t>1</w:t>
            </w:r>
            <w:r w:rsidRPr="003B3C55">
              <w:rPr>
                <w:rFonts w:ascii="Calibri" w:hAnsi="Calibri" w:cs="Calibri"/>
              </w:rPr>
              <w:t xml:space="preserve"> – Visualizza Area Personale</w:t>
            </w:r>
          </w:p>
        </w:tc>
      </w:tr>
      <w:tr w:rsidR="003B3C55" w:rsidRPr="00BC6E10" w14:paraId="22FC02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51EEC6A" w14:textId="77777777" w:rsidR="003B3C55" w:rsidRPr="003B3C55" w:rsidRDefault="003B3C55">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60647F" w14:textId="77777777" w:rsidR="003B3C55" w:rsidRPr="003B3C55" w:rsidRDefault="003B3C55">
            <w:pPr>
              <w:spacing w:line="256" w:lineRule="auto"/>
              <w:rPr>
                <w:rFonts w:ascii="Calibri" w:hAnsi="Calibri" w:cs="Calibri"/>
              </w:rPr>
            </w:pPr>
            <w:r w:rsidRPr="003B3C55">
              <w:rPr>
                <w:rFonts w:ascii="Calibri" w:hAnsi="Calibri" w:cs="Calibri"/>
              </w:rPr>
              <w:t>Utente</w:t>
            </w:r>
          </w:p>
        </w:tc>
      </w:tr>
      <w:tr w:rsidR="003B3C55" w:rsidRPr="00BC6E10" w14:paraId="60A36D9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F022BA" w14:textId="77777777" w:rsidR="003B3C55" w:rsidRPr="003B3C55" w:rsidRDefault="003B3C55">
            <w:pPr>
              <w:spacing w:line="256" w:lineRule="auto"/>
              <w:rPr>
                <w:rFonts w:ascii="Calibri" w:hAnsi="Calibri" w:cs="Calibri"/>
              </w:rPr>
            </w:pPr>
            <w:r w:rsidRPr="003B3C5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F71179A" w14:textId="77777777" w:rsidR="003B3C55" w:rsidRPr="003B3C55" w:rsidRDefault="003B3C55">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3B3C55" w:rsidRPr="00BC6E10" w14:paraId="4AA70C3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8AF7957" w14:textId="77777777" w:rsidR="003B3C55" w:rsidRPr="003B3C55" w:rsidRDefault="003B3C55">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ECEEFBE" w14:textId="77777777" w:rsidR="003B3C55" w:rsidRPr="003B3C55" w:rsidRDefault="003B3C55">
            <w:pPr>
              <w:spacing w:line="256" w:lineRule="auto"/>
              <w:jc w:val="center"/>
              <w:rPr>
                <w:rFonts w:ascii="Calibri" w:hAnsi="Calibri" w:cs="Calibri"/>
              </w:rPr>
            </w:pPr>
            <w:r w:rsidRPr="003B3C5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3D05703" w14:textId="77777777" w:rsidR="003B3C55" w:rsidRPr="003B3C55" w:rsidRDefault="003B3C55">
            <w:pPr>
              <w:spacing w:line="256" w:lineRule="auto"/>
              <w:jc w:val="center"/>
              <w:rPr>
                <w:rFonts w:ascii="Calibri" w:hAnsi="Calibri" w:cs="Calibri"/>
              </w:rPr>
            </w:pPr>
            <w:r w:rsidRPr="003B3C55">
              <w:rPr>
                <w:rFonts w:ascii="Calibri" w:hAnsi="Calibri" w:cs="Calibri"/>
              </w:rPr>
              <w:t>Sistema</w:t>
            </w:r>
          </w:p>
        </w:tc>
      </w:tr>
      <w:tr w:rsidR="003B3C55" w:rsidRPr="00BC6E10" w14:paraId="06BF989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58BA88B"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CD8FD2" w14:textId="1531668F"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 xml:space="preserve">L’utente clicca </w:t>
            </w:r>
            <w:r w:rsidR="00A836B6">
              <w:rPr>
                <w:rFonts w:ascii="Calibri" w:hAnsi="Calibri" w:cs="Calibri"/>
              </w:rPr>
              <w:t xml:space="preserve">sullla scritta </w:t>
            </w:r>
            <w:r w:rsidRPr="003B3C55">
              <w:rPr>
                <w:rFonts w:ascii="Calibri" w:hAnsi="Calibri" w:cs="Calibri"/>
                <w:i/>
                <w:iCs/>
              </w:rPr>
              <w:t xml:space="preserve">Area Personale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E135563" w14:textId="77777777" w:rsidR="003B3C55" w:rsidRPr="003B3C55" w:rsidRDefault="003B3C55">
            <w:pPr>
              <w:spacing w:line="256" w:lineRule="auto"/>
              <w:rPr>
                <w:rFonts w:ascii="Calibri" w:hAnsi="Calibri" w:cs="Calibri"/>
              </w:rPr>
            </w:pPr>
          </w:p>
        </w:tc>
      </w:tr>
      <w:tr w:rsidR="003B3C55" w:rsidRPr="006C1193" w14:paraId="3816C73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4DF30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C72593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D694C8" w14:textId="77777777"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Il sistema reindirizza l’utente sulla sua pagina personale</w:t>
            </w:r>
          </w:p>
        </w:tc>
      </w:tr>
      <w:tr w:rsidR="003B3C55" w:rsidRPr="00BC6E10" w14:paraId="60E87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CE4C3D2" w14:textId="77777777" w:rsidR="003B3C55" w:rsidRPr="003B3C55" w:rsidRDefault="003B3C55">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393664" w14:textId="77777777" w:rsidR="003B3C55" w:rsidRPr="003B3C55" w:rsidRDefault="003B3C55">
            <w:pPr>
              <w:spacing w:line="256" w:lineRule="auto"/>
              <w:rPr>
                <w:rFonts w:ascii="Calibri" w:hAnsi="Calibri" w:cs="Calibri"/>
              </w:rPr>
            </w:pPr>
          </w:p>
        </w:tc>
      </w:tr>
      <w:tr w:rsidR="003B3C55" w:rsidRPr="00BC6E10" w14:paraId="2F6011F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616B6E" w14:textId="77777777" w:rsidR="003B3C55" w:rsidRPr="003B3C55" w:rsidRDefault="003B3C55">
            <w:pPr>
              <w:spacing w:line="256" w:lineRule="auto"/>
              <w:rPr>
                <w:rFonts w:ascii="Calibri" w:hAnsi="Calibri" w:cs="Calibri"/>
              </w:rPr>
            </w:pPr>
            <w:r w:rsidRPr="003B3C5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4634522" w14:textId="77777777" w:rsidR="003B3C55" w:rsidRPr="003B3C55" w:rsidRDefault="003B3C55">
            <w:pPr>
              <w:spacing w:line="256" w:lineRule="auto"/>
              <w:rPr>
                <w:rFonts w:ascii="Calibri" w:hAnsi="Calibri" w:cs="Calibri"/>
              </w:rPr>
            </w:pPr>
            <w:r w:rsidRPr="003B3C55">
              <w:rPr>
                <w:rFonts w:ascii="Calibri" w:hAnsi="Calibri" w:cs="Calibri"/>
              </w:rPr>
              <w:t>L’utente si trova nell’Area Personale</w:t>
            </w:r>
          </w:p>
        </w:tc>
      </w:tr>
    </w:tbl>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01FD201A" w14:textId="09672A80" w:rsidR="00413A71" w:rsidRPr="00413A71" w:rsidRDefault="00413A71" w:rsidP="00413A71">
      <w:pPr>
        <w:rPr>
          <w:rFonts w:ascii="Calibri" w:hAnsi="Calibri" w:cs="Calibri"/>
        </w:rPr>
      </w:pPr>
      <w:r w:rsidRPr="00413A71">
        <w:rPr>
          <w:rFonts w:ascii="Calibri" w:hAnsi="Calibri" w:cs="Calibri"/>
        </w:rPr>
        <w:t>Caso d’uso 1</w:t>
      </w:r>
      <w:r>
        <w:rPr>
          <w:rFonts w:ascii="Calibri" w:hAnsi="Calibri" w:cs="Calibri"/>
        </w:rPr>
        <w:t>3</w:t>
      </w:r>
      <w:r w:rsidRPr="00413A71">
        <w:rPr>
          <w:rFonts w:ascii="Calibri" w:hAnsi="Calibri" w:cs="Calibri"/>
        </w:rPr>
        <w:t>: Logout</w:t>
      </w:r>
    </w:p>
    <w:tbl>
      <w:tblPr>
        <w:tblW w:w="0" w:type="auto"/>
        <w:tblLook w:val="04A0" w:firstRow="1" w:lastRow="0" w:firstColumn="1" w:lastColumn="0" w:noHBand="0" w:noVBand="1"/>
      </w:tblPr>
      <w:tblGrid>
        <w:gridCol w:w="2971"/>
        <w:gridCol w:w="3328"/>
        <w:gridCol w:w="3328"/>
      </w:tblGrid>
      <w:tr w:rsidR="00413A71" w:rsidRPr="00BC6E10" w14:paraId="1E3B3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C535C6" w14:textId="77777777" w:rsidR="00413A71" w:rsidRPr="00413A71" w:rsidRDefault="00413A71">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ACCCD7" w14:textId="1E20DBC1" w:rsidR="00413A71" w:rsidRPr="00413A71" w:rsidRDefault="00413A71">
            <w:pPr>
              <w:spacing w:line="256" w:lineRule="auto"/>
              <w:rPr>
                <w:rFonts w:ascii="Calibri" w:hAnsi="Calibri" w:cs="Calibri"/>
              </w:rPr>
            </w:pPr>
            <w:r w:rsidRPr="00413A71">
              <w:rPr>
                <w:rFonts w:ascii="Calibri" w:hAnsi="Calibri" w:cs="Calibri"/>
              </w:rPr>
              <w:t>UC 1</w:t>
            </w:r>
            <w:r w:rsidR="00B92ADB">
              <w:rPr>
                <w:rFonts w:ascii="Calibri" w:hAnsi="Calibri" w:cs="Calibri"/>
              </w:rPr>
              <w:t>3</w:t>
            </w:r>
            <w:r w:rsidRPr="00413A71">
              <w:rPr>
                <w:rFonts w:ascii="Calibri" w:hAnsi="Calibri" w:cs="Calibri"/>
              </w:rPr>
              <w:t xml:space="preserve"> – Logout</w:t>
            </w:r>
          </w:p>
        </w:tc>
      </w:tr>
      <w:tr w:rsidR="00413A71" w:rsidRPr="00BC6E10" w14:paraId="07E42B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F107FD" w14:textId="77777777" w:rsidR="00413A71" w:rsidRPr="00413A71" w:rsidRDefault="00413A71">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CC624E" w14:textId="77777777" w:rsidR="00413A71" w:rsidRPr="00413A71" w:rsidRDefault="00413A71">
            <w:pPr>
              <w:spacing w:line="256" w:lineRule="auto"/>
              <w:rPr>
                <w:rFonts w:ascii="Calibri" w:hAnsi="Calibri" w:cs="Calibri"/>
              </w:rPr>
            </w:pPr>
            <w:r w:rsidRPr="00413A71">
              <w:rPr>
                <w:rFonts w:ascii="Calibri" w:hAnsi="Calibri" w:cs="Calibri"/>
              </w:rPr>
              <w:t>Utente</w:t>
            </w:r>
          </w:p>
        </w:tc>
      </w:tr>
      <w:tr w:rsidR="00413A71" w:rsidRPr="00BC6E10" w14:paraId="70CB6CC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76C1716" w14:textId="77777777" w:rsidR="00413A71" w:rsidRPr="00413A71" w:rsidRDefault="00413A71">
            <w:pPr>
              <w:spacing w:line="256" w:lineRule="auto"/>
              <w:rPr>
                <w:rFonts w:ascii="Calibri" w:hAnsi="Calibri" w:cs="Calibri"/>
              </w:rPr>
            </w:pPr>
            <w:r w:rsidRPr="00413A7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8BE8A45" w14:textId="30AA7889" w:rsidR="00413A71" w:rsidRPr="00413A71" w:rsidRDefault="00413A71">
            <w:pPr>
              <w:spacing w:line="256" w:lineRule="auto"/>
              <w:rPr>
                <w:rFonts w:ascii="Calibri" w:hAnsi="Calibri" w:cs="Calibri"/>
              </w:rPr>
            </w:pPr>
            <w:r w:rsidRPr="00413A71">
              <w:rPr>
                <w:rFonts w:ascii="Calibri" w:hAnsi="Calibri" w:cs="Calibri"/>
              </w:rPr>
              <w:t xml:space="preserve">L’utente è autenticato e si trova </w:t>
            </w:r>
            <w:r w:rsidR="007431A9">
              <w:rPr>
                <w:rFonts w:ascii="Calibri" w:hAnsi="Calibri" w:cs="Calibri"/>
              </w:rPr>
              <w:t>in qualsiasi pagina</w:t>
            </w:r>
          </w:p>
        </w:tc>
      </w:tr>
      <w:tr w:rsidR="00413A71" w:rsidRPr="00BC6E10" w14:paraId="72B6F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7181356" w14:textId="77777777" w:rsidR="00413A71" w:rsidRPr="00413A71" w:rsidRDefault="00413A71">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AAA163" w14:textId="77777777" w:rsidR="00413A71" w:rsidRPr="00413A71" w:rsidRDefault="00413A71">
            <w:pPr>
              <w:spacing w:line="256" w:lineRule="auto"/>
              <w:jc w:val="center"/>
              <w:rPr>
                <w:rFonts w:ascii="Calibri" w:hAnsi="Calibri" w:cs="Calibri"/>
              </w:rPr>
            </w:pPr>
            <w:r w:rsidRPr="00413A7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9FE0FF6" w14:textId="77777777" w:rsidR="00413A71" w:rsidRPr="00413A71" w:rsidRDefault="00413A71">
            <w:pPr>
              <w:spacing w:line="256" w:lineRule="auto"/>
              <w:jc w:val="center"/>
              <w:rPr>
                <w:rFonts w:ascii="Calibri" w:hAnsi="Calibri" w:cs="Calibri"/>
              </w:rPr>
            </w:pPr>
            <w:r w:rsidRPr="00413A71">
              <w:rPr>
                <w:rFonts w:ascii="Calibri" w:hAnsi="Calibri" w:cs="Calibri"/>
              </w:rPr>
              <w:t>Sistema</w:t>
            </w:r>
          </w:p>
        </w:tc>
      </w:tr>
      <w:tr w:rsidR="00413A71" w:rsidRPr="00BC6E10" w14:paraId="0FD59F04"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46A7B4"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9C89EB" w14:textId="3A46E1D1"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L’utente clicca s</w:t>
            </w:r>
            <w:r w:rsidR="00B92ADB">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1663DB02" w14:textId="77777777" w:rsidR="00413A71" w:rsidRPr="00413A71" w:rsidRDefault="00413A71">
            <w:pPr>
              <w:spacing w:line="256" w:lineRule="auto"/>
              <w:rPr>
                <w:rFonts w:ascii="Calibri" w:hAnsi="Calibri" w:cs="Calibri"/>
              </w:rPr>
            </w:pPr>
          </w:p>
        </w:tc>
      </w:tr>
      <w:tr w:rsidR="00413A71" w:rsidRPr="006C1193" w14:paraId="10DCDD6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421447"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F10A7A2"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FBC267" w14:textId="77777777"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disconnette l’utente</w:t>
            </w:r>
          </w:p>
          <w:p w14:paraId="515DA702" w14:textId="67B655B4"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reindirizza l’utente</w:t>
            </w:r>
            <w:r w:rsidR="00C5089A">
              <w:rPr>
                <w:rFonts w:ascii="Calibri" w:hAnsi="Calibri" w:cs="Calibri"/>
              </w:rPr>
              <w:t>, ora disconesso,</w:t>
            </w:r>
            <w:r w:rsidRPr="00413A71">
              <w:rPr>
                <w:rFonts w:ascii="Calibri" w:hAnsi="Calibri" w:cs="Calibri"/>
              </w:rPr>
              <w:t xml:space="preserve"> alla Home Page</w:t>
            </w:r>
          </w:p>
        </w:tc>
      </w:tr>
      <w:tr w:rsidR="00413A71" w:rsidRPr="00BC6E10" w14:paraId="3DD31B7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426A4EB" w14:textId="77777777" w:rsidR="00413A71" w:rsidRPr="00413A71" w:rsidRDefault="00413A71">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917F72" w14:textId="77777777" w:rsidR="00413A71" w:rsidRPr="00413A71" w:rsidRDefault="00413A71">
            <w:pPr>
              <w:spacing w:line="256" w:lineRule="auto"/>
              <w:rPr>
                <w:rFonts w:ascii="Calibri" w:hAnsi="Calibri" w:cs="Calibri"/>
              </w:rPr>
            </w:pPr>
          </w:p>
        </w:tc>
      </w:tr>
      <w:tr w:rsidR="00413A71" w:rsidRPr="00BC6E10" w14:paraId="1ECCE7D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D1A960" w14:textId="77777777" w:rsidR="00413A71" w:rsidRPr="00413A71" w:rsidRDefault="00413A71">
            <w:pPr>
              <w:spacing w:line="256" w:lineRule="auto"/>
              <w:rPr>
                <w:rFonts w:ascii="Calibri" w:hAnsi="Calibri" w:cs="Calibri"/>
              </w:rPr>
            </w:pPr>
            <w:r w:rsidRPr="00413A7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5BBF77" w14:textId="77777777" w:rsidR="00413A71" w:rsidRPr="00413A71" w:rsidRDefault="00413A71">
            <w:pPr>
              <w:spacing w:line="256" w:lineRule="auto"/>
              <w:rPr>
                <w:rFonts w:ascii="Calibri" w:hAnsi="Calibri" w:cs="Calibri"/>
              </w:rPr>
            </w:pPr>
            <w:r w:rsidRPr="00413A71">
              <w:rPr>
                <w:rFonts w:ascii="Calibri" w:hAnsi="Calibri" w:cs="Calibri"/>
              </w:rPr>
              <w:t>L’utente si trova nella Home Page</w:t>
            </w:r>
          </w:p>
        </w:tc>
      </w:tr>
    </w:tbl>
    <w:p w14:paraId="1D8166F5" w14:textId="77777777" w:rsidR="00E16D50" w:rsidRDefault="00E16D50"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tbl>
      <w:tblPr>
        <w:tblW w:w="0" w:type="auto"/>
        <w:tblLook w:val="04A0" w:firstRow="1" w:lastRow="0" w:firstColumn="1" w:lastColumn="0" w:noHBand="0" w:noVBand="1"/>
      </w:tblPr>
      <w:tblGrid>
        <w:gridCol w:w="2971"/>
        <w:gridCol w:w="3328"/>
        <w:gridCol w:w="3328"/>
      </w:tblGrid>
      <w:tr w:rsidR="00B620E4" w14:paraId="0D4F7CB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3CDB94" w14:textId="77777777" w:rsidR="00B620E4" w:rsidRPr="00B620E4" w:rsidRDefault="00B620E4">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C0B0E8" w14:textId="00C417B8" w:rsidR="00B620E4" w:rsidRPr="00B620E4" w:rsidRDefault="00B620E4">
            <w:pPr>
              <w:rPr>
                <w:rFonts w:ascii="Calibri" w:hAnsi="Calibri" w:cs="Calibri"/>
              </w:rPr>
            </w:pPr>
            <w:r w:rsidRPr="00B620E4">
              <w:rPr>
                <w:rFonts w:ascii="Calibri" w:hAnsi="Calibri" w:cs="Calibri"/>
              </w:rPr>
              <w:t>UC  1</w:t>
            </w:r>
            <w:r w:rsidR="00FE09D7">
              <w:rPr>
                <w:rFonts w:ascii="Calibri" w:hAnsi="Calibri" w:cs="Calibri"/>
              </w:rPr>
              <w:t>4</w:t>
            </w:r>
            <w:r w:rsidRPr="00B620E4">
              <w:rPr>
                <w:rFonts w:ascii="Calibri" w:hAnsi="Calibri" w:cs="Calibri"/>
              </w:rPr>
              <w:t xml:space="preserve"> – Aggiornamento Dati Personali</w:t>
            </w:r>
          </w:p>
        </w:tc>
      </w:tr>
      <w:tr w:rsidR="00B620E4" w14:paraId="5A278B2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D712AF0" w14:textId="77777777" w:rsidR="00B620E4" w:rsidRPr="00B620E4" w:rsidRDefault="00B620E4">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890F95" w14:textId="77777777" w:rsidR="00B620E4" w:rsidRPr="00B620E4" w:rsidRDefault="00B620E4">
            <w:pPr>
              <w:rPr>
                <w:rFonts w:ascii="Calibri" w:hAnsi="Calibri" w:cs="Calibri"/>
              </w:rPr>
            </w:pPr>
            <w:r w:rsidRPr="00B620E4">
              <w:rPr>
                <w:rFonts w:ascii="Calibri" w:hAnsi="Calibri" w:cs="Calibri"/>
              </w:rPr>
              <w:t>Utente</w:t>
            </w:r>
          </w:p>
        </w:tc>
      </w:tr>
      <w:tr w:rsidR="00B620E4" w14:paraId="1B5DF57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12A166" w14:textId="77777777" w:rsidR="00B620E4" w:rsidRPr="00B620E4" w:rsidRDefault="00B620E4">
            <w:pPr>
              <w:rPr>
                <w:rFonts w:ascii="Calibri" w:hAnsi="Calibri" w:cs="Calibri"/>
              </w:rPr>
            </w:pPr>
            <w:r w:rsidRPr="00B620E4">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7C6A968" w14:textId="77777777" w:rsidR="00B620E4" w:rsidRPr="00B620E4" w:rsidRDefault="00B620E4">
            <w:pPr>
              <w:rPr>
                <w:rFonts w:ascii="Calibri" w:hAnsi="Calibri" w:cs="Calibri"/>
              </w:rPr>
            </w:pPr>
            <w:r w:rsidRPr="00B620E4">
              <w:rPr>
                <w:rFonts w:ascii="Calibri" w:hAnsi="Calibri" w:cs="Calibri"/>
              </w:rPr>
              <w:t>L’utente è autenticato e si trova nella sua pagina dei Dati Personali</w:t>
            </w:r>
          </w:p>
        </w:tc>
      </w:tr>
      <w:tr w:rsidR="00B620E4" w14:paraId="5E57A955"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9DB0DC" w14:textId="77777777" w:rsidR="00B620E4" w:rsidRPr="00B620E4" w:rsidRDefault="00B620E4">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296ECB3" w14:textId="77777777" w:rsidR="00B620E4" w:rsidRPr="00B620E4" w:rsidRDefault="00B620E4">
            <w:pPr>
              <w:jc w:val="center"/>
              <w:rPr>
                <w:rFonts w:ascii="Calibri" w:hAnsi="Calibri" w:cs="Calibri"/>
              </w:rPr>
            </w:pPr>
            <w:r w:rsidRPr="00B620E4">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3033D68" w14:textId="77777777" w:rsidR="00B620E4" w:rsidRPr="00B620E4" w:rsidRDefault="00B620E4">
            <w:pPr>
              <w:jc w:val="center"/>
              <w:rPr>
                <w:rFonts w:ascii="Calibri" w:hAnsi="Calibri" w:cs="Calibri"/>
              </w:rPr>
            </w:pPr>
            <w:r w:rsidRPr="00B620E4">
              <w:rPr>
                <w:rFonts w:ascii="Calibri" w:hAnsi="Calibri" w:cs="Calibri"/>
              </w:rPr>
              <w:t>Sistema</w:t>
            </w:r>
          </w:p>
        </w:tc>
      </w:tr>
      <w:tr w:rsidR="00B620E4" w14:paraId="6D8BFB3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407F7AC"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0B55A80" w14:textId="77777777" w:rsidR="00B620E4" w:rsidRPr="00B620E4" w:rsidRDefault="00B620E4" w:rsidP="00B620E4">
            <w:pPr>
              <w:numPr>
                <w:ilvl w:val="0"/>
                <w:numId w:val="40"/>
              </w:numPr>
              <w:rPr>
                <w:rFonts w:ascii="Calibri" w:hAnsi="Calibri" w:cs="Calibri"/>
              </w:rPr>
            </w:pPr>
            <w:r w:rsidRPr="00B620E4">
              <w:rPr>
                <w:rFonts w:ascii="Calibri" w:hAnsi="Calibri" w:cs="Calibr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85DB23F" w14:textId="77777777" w:rsidR="00B620E4" w:rsidRPr="00B620E4" w:rsidRDefault="00B620E4">
            <w:pPr>
              <w:rPr>
                <w:rFonts w:ascii="Calibri" w:hAnsi="Calibri" w:cs="Calibri"/>
              </w:rPr>
            </w:pPr>
          </w:p>
        </w:tc>
      </w:tr>
      <w:tr w:rsidR="00B620E4" w14:paraId="5A66967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E3269F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F190179"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D5A74BE" w14:textId="77777777" w:rsidR="00B620E4" w:rsidRPr="00B620E4" w:rsidRDefault="00B620E4" w:rsidP="00B620E4">
            <w:pPr>
              <w:numPr>
                <w:ilvl w:val="0"/>
                <w:numId w:val="40"/>
              </w:numPr>
              <w:rPr>
                <w:rFonts w:ascii="Calibri" w:hAnsi="Calibri" w:cs="Calibri"/>
              </w:rPr>
            </w:pPr>
            <w:r w:rsidRPr="00B620E4">
              <w:rPr>
                <w:rFonts w:ascii="Calibri" w:hAnsi="Calibri" w:cs="Calibri"/>
              </w:rPr>
              <w:t>Il sistema mostra tutte le sue informazioni:</w:t>
            </w:r>
          </w:p>
          <w:p w14:paraId="723D8B8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Nome</w:t>
            </w:r>
          </w:p>
          <w:p w14:paraId="3E1F2A43"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Cognome</w:t>
            </w:r>
          </w:p>
          <w:p w14:paraId="4CA5335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Indirizzo</w:t>
            </w:r>
          </w:p>
          <w:p w14:paraId="78B06D9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Comune</w:t>
            </w:r>
          </w:p>
          <w:p w14:paraId="236A49C0"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Provincia</w:t>
            </w:r>
          </w:p>
          <w:p w14:paraId="3F9C0E43"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CAP</w:t>
            </w:r>
          </w:p>
          <w:p w14:paraId="60DBED11"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Nazione</w:t>
            </w:r>
          </w:p>
          <w:p w14:paraId="70227F03" w14:textId="77777777" w:rsid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E-mail</w:t>
            </w:r>
          </w:p>
          <w:p w14:paraId="7944BD12" w14:textId="6EE9DFA0" w:rsidR="00B738E0" w:rsidRPr="00B620E4" w:rsidRDefault="00B738E0" w:rsidP="00B620E4">
            <w:pPr>
              <w:pStyle w:val="Paragrafoelenco"/>
              <w:widowControl/>
              <w:numPr>
                <w:ilvl w:val="0"/>
                <w:numId w:val="33"/>
              </w:numPr>
              <w:suppressAutoHyphens w:val="0"/>
              <w:spacing w:line="259" w:lineRule="auto"/>
              <w:ind w:left="397"/>
              <w:rPr>
                <w:rFonts w:cs="Calibri"/>
              </w:rPr>
            </w:pPr>
            <w:r>
              <w:rPr>
                <w:rFonts w:cs="Calibri"/>
              </w:rPr>
              <w:t>Password vecchia</w:t>
            </w:r>
          </w:p>
          <w:p w14:paraId="766F8E1F"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Password</w:t>
            </w:r>
          </w:p>
          <w:p w14:paraId="30AC3B2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Conferma Password</w:t>
            </w:r>
          </w:p>
        </w:tc>
      </w:tr>
      <w:tr w:rsidR="00B620E4" w14:paraId="6F6431EA"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2CA8509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298601" w14:textId="77777777" w:rsidR="00B620E4" w:rsidRPr="00B620E4" w:rsidRDefault="00B620E4" w:rsidP="00B620E4">
            <w:pPr>
              <w:numPr>
                <w:ilvl w:val="0"/>
                <w:numId w:val="40"/>
              </w:numPr>
              <w:rPr>
                <w:rFonts w:ascii="Calibri" w:hAnsi="Calibri" w:cs="Calibri"/>
              </w:rPr>
            </w:pPr>
            <w:r w:rsidRPr="00B620E4">
              <w:rPr>
                <w:rFonts w:ascii="Calibri" w:hAnsi="Calibri" w:cs="Calibri"/>
              </w:rPr>
              <w:t>L’utente, attraverso l’apposito form,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6406AE93" w14:textId="77777777" w:rsidR="00B620E4" w:rsidRPr="00B620E4" w:rsidRDefault="00B620E4">
            <w:pPr>
              <w:rPr>
                <w:rFonts w:ascii="Calibri" w:hAnsi="Calibri" w:cs="Calibri"/>
              </w:rPr>
            </w:pPr>
          </w:p>
        </w:tc>
      </w:tr>
      <w:tr w:rsidR="00B620E4" w14:paraId="2B4F1665"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71DBC927"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C0D3C8"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B8967D0" w14:textId="77777777" w:rsidR="00B620E4" w:rsidRPr="00B620E4" w:rsidRDefault="00B620E4" w:rsidP="00B620E4">
            <w:pPr>
              <w:numPr>
                <w:ilvl w:val="0"/>
                <w:numId w:val="40"/>
              </w:numPr>
              <w:rPr>
                <w:rFonts w:ascii="Calibri" w:hAnsi="Calibri" w:cs="Calibri"/>
              </w:rPr>
            </w:pPr>
            <w:r w:rsidRPr="00B620E4">
              <w:rPr>
                <w:rFonts w:ascii="Calibri" w:hAnsi="Calibri" w:cs="Calibri"/>
              </w:rPr>
              <w:t>Il sistema controlla se i dati sono formattati correttamente e i dati inseriti sono in un formato valido</w:t>
            </w:r>
          </w:p>
          <w:p w14:paraId="41606D54" w14:textId="3067D478" w:rsidR="00B620E4" w:rsidRPr="00B620E4" w:rsidRDefault="00B620E4" w:rsidP="00B620E4">
            <w:pPr>
              <w:numPr>
                <w:ilvl w:val="0"/>
                <w:numId w:val="40"/>
              </w:numPr>
              <w:rPr>
                <w:rFonts w:ascii="Calibri" w:hAnsi="Calibri" w:cs="Calibri"/>
              </w:rPr>
            </w:pPr>
            <w:r w:rsidRPr="00B620E4">
              <w:rPr>
                <w:rFonts w:ascii="Calibri" w:hAnsi="Calibri" w:cs="Calibri"/>
              </w:rPr>
              <w:lastRenderedPageBreak/>
              <w:t xml:space="preserve">Il sistema aggiorna le informazioni </w:t>
            </w:r>
          </w:p>
        </w:tc>
      </w:tr>
      <w:tr w:rsidR="00B620E4" w14:paraId="25E705A9" w14:textId="77777777" w:rsidTr="00A506B6">
        <w:trPr>
          <w:trHeight w:val="1390"/>
        </w:trPr>
        <w:tc>
          <w:tcPr>
            <w:tcW w:w="2972" w:type="dxa"/>
            <w:tcBorders>
              <w:top w:val="single" w:sz="4" w:space="0" w:color="auto"/>
              <w:left w:val="single" w:sz="4" w:space="0" w:color="auto"/>
              <w:right w:val="single" w:sz="4" w:space="0" w:color="auto"/>
            </w:tcBorders>
            <w:shd w:val="clear" w:color="auto" w:fill="FF0000"/>
            <w:hideMark/>
          </w:tcPr>
          <w:p w14:paraId="141AE33B" w14:textId="77777777" w:rsidR="00B620E4" w:rsidRPr="00B620E4" w:rsidRDefault="00B620E4">
            <w:pPr>
              <w:rPr>
                <w:rFonts w:ascii="Calibri" w:hAnsi="Calibri" w:cs="Calibri"/>
              </w:rPr>
            </w:pPr>
            <w:r w:rsidRPr="00B620E4">
              <w:rPr>
                <w:rFonts w:ascii="Calibri" w:hAnsi="Calibri" w:cs="Calibri"/>
              </w:rPr>
              <w:lastRenderedPageBreak/>
              <w:t>Eccezioni/Flusso Alternativo</w:t>
            </w:r>
          </w:p>
        </w:tc>
        <w:tc>
          <w:tcPr>
            <w:tcW w:w="6656" w:type="dxa"/>
            <w:gridSpan w:val="2"/>
            <w:tcBorders>
              <w:top w:val="single" w:sz="4" w:space="0" w:color="auto"/>
              <w:left w:val="single" w:sz="4" w:space="0" w:color="auto"/>
              <w:right w:val="single" w:sz="4" w:space="0" w:color="auto"/>
            </w:tcBorders>
          </w:tcPr>
          <w:p w14:paraId="668C0D4C" w14:textId="3F62E6DD" w:rsidR="00B620E4" w:rsidRPr="00B620E4" w:rsidRDefault="00B620E4">
            <w:pPr>
              <w:rPr>
                <w:rFonts w:ascii="Calibri" w:hAnsi="Calibri" w:cs="Calibri"/>
              </w:rPr>
            </w:pPr>
            <w:r w:rsidRPr="00B620E4">
              <w:rPr>
                <w:rFonts w:ascii="Calibri" w:hAnsi="Calibri" w:cs="Calibri"/>
              </w:rPr>
              <w:t xml:space="preserve">Se al punto 4 il sistema rileva dati con un formato non valido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 xml:space="preserve">Conferma Password </w:t>
            </w:r>
            <w:r w:rsidRPr="00B620E4">
              <w:rPr>
                <w:rFonts w:ascii="Calibri" w:hAnsi="Calibri" w:cs="Calibri"/>
              </w:rPr>
              <w:t>allora il sistema mostra nuovamente il form con un messaggio d’errore che aiuti l’utente ad inserire correttamente i dati (UC 1</w:t>
            </w:r>
            <w:r w:rsidR="002F684D">
              <w:rPr>
                <w:rFonts w:ascii="Calibri" w:hAnsi="Calibri" w:cs="Calibri"/>
              </w:rPr>
              <w:t>4</w:t>
            </w:r>
            <w:r w:rsidRPr="00B620E4">
              <w:rPr>
                <w:rFonts w:ascii="Calibri" w:hAnsi="Calibri" w:cs="Calibri"/>
              </w:rPr>
              <w:t>.1 Formato non valido)</w:t>
            </w:r>
          </w:p>
        </w:tc>
      </w:tr>
      <w:tr w:rsidR="00B620E4" w14:paraId="26867D0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D0F133" w14:textId="77777777" w:rsidR="00B620E4" w:rsidRPr="00B620E4" w:rsidRDefault="00B620E4">
            <w:pPr>
              <w:rPr>
                <w:rFonts w:ascii="Calibri" w:hAnsi="Calibri" w:cs="Calibri"/>
              </w:rPr>
            </w:pPr>
            <w:r w:rsidRPr="00B620E4">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C1EBF9" w14:textId="77777777" w:rsidR="00B620E4" w:rsidRPr="00B620E4" w:rsidRDefault="00B620E4">
            <w:pPr>
              <w:rPr>
                <w:rFonts w:ascii="Calibri" w:hAnsi="Calibri" w:cs="Calibri"/>
              </w:rPr>
            </w:pPr>
            <w:r w:rsidRPr="00B620E4">
              <w:rPr>
                <w:rFonts w:ascii="Calibri" w:hAnsi="Calibri" w:cs="Calibri"/>
              </w:rPr>
              <w:t>Le informazioni dell’utente sono state modificate con successo</w:t>
            </w:r>
          </w:p>
        </w:tc>
      </w:tr>
    </w:tbl>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4CB57BA7" w14:textId="77777777" w:rsidTr="00A506B6">
        <w:trPr>
          <w:trHeight w:val="304"/>
        </w:trPr>
        <w:tc>
          <w:tcPr>
            <w:tcW w:w="2977" w:type="dxa"/>
            <w:shd w:val="clear" w:color="auto" w:fill="FF0000"/>
          </w:tcPr>
          <w:p w14:paraId="4CB49A6F"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47957BA6" w14:textId="77777777" w:rsidR="0078049A" w:rsidRPr="0078049A" w:rsidRDefault="0078049A">
            <w:pPr>
              <w:rPr>
                <w:rFonts w:ascii="Calibri" w:hAnsi="Calibri" w:cs="Calibri"/>
              </w:rPr>
            </w:pPr>
            <w:r w:rsidRPr="0078049A">
              <w:rPr>
                <w:rFonts w:ascii="Calibri" w:hAnsi="Calibri" w:cs="Calibri"/>
              </w:rPr>
              <w:t>Nuova e-mail</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288D3BDF" w14:textId="209187D8" w:rsidR="00064433" w:rsidRDefault="00064433">
            <w:pPr>
              <w:rPr>
                <w:rFonts w:ascii="Calibri" w:hAnsi="Calibri" w:cs="Calibri"/>
              </w:rPr>
            </w:pPr>
            <w:r>
              <w:rPr>
                <w:rFonts w:ascii="Calibri" w:hAnsi="Calibri" w:cs="Calibri"/>
              </w:rPr>
              <w:t>Password vecchia</w:t>
            </w:r>
          </w:p>
          <w:p w14:paraId="106F96EC" w14:textId="6158D917" w:rsidR="0078049A" w:rsidRPr="0078049A" w:rsidRDefault="0078049A">
            <w:pPr>
              <w:rPr>
                <w:rFonts w:ascii="Calibri" w:hAnsi="Calibri" w:cs="Calibri"/>
              </w:rPr>
            </w:pPr>
            <w:r w:rsidRPr="0078049A">
              <w:rPr>
                <w:rFonts w:ascii="Calibri" w:hAnsi="Calibri" w:cs="Calibri"/>
              </w:rPr>
              <w:t>Password</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591E8497" w14:textId="77777777" w:rsidR="0078049A" w:rsidRDefault="0078049A" w:rsidP="00B46471">
      <w:pPr>
        <w:rPr>
          <w:sz w:val="32"/>
          <w:szCs w:val="32"/>
        </w:rPr>
      </w:pPr>
    </w:p>
    <w:p w14:paraId="29238830" w14:textId="77777777" w:rsidR="00F752B1" w:rsidRDefault="00F752B1" w:rsidP="00B46471">
      <w:pPr>
        <w:rPr>
          <w:sz w:val="32"/>
          <w:szCs w:val="32"/>
        </w:rPr>
      </w:pPr>
    </w:p>
    <w:p w14:paraId="675E49DB" w14:textId="77777777" w:rsidR="00F752B1" w:rsidRDefault="00F752B1" w:rsidP="00B46471">
      <w:pPr>
        <w:rPr>
          <w:sz w:val="32"/>
          <w:szCs w:val="32"/>
        </w:rPr>
      </w:pPr>
    </w:p>
    <w:p w14:paraId="1F371594" w14:textId="77777777" w:rsidR="00F752B1" w:rsidRDefault="00F752B1" w:rsidP="00B46471">
      <w:pPr>
        <w:rPr>
          <w:sz w:val="32"/>
          <w:szCs w:val="32"/>
        </w:rPr>
      </w:pPr>
    </w:p>
    <w:p w14:paraId="7F9C8F8A" w14:textId="77777777" w:rsidR="00F752B1" w:rsidRDefault="00F752B1" w:rsidP="00B46471">
      <w:pPr>
        <w:rPr>
          <w:sz w:val="32"/>
          <w:szCs w:val="32"/>
        </w:rPr>
      </w:pPr>
    </w:p>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rsidP="00F752B1">
            <w:pPr>
              <w:numPr>
                <w:ilvl w:val="0"/>
                <w:numId w:val="41"/>
              </w:numPr>
              <w:rPr>
                <w:rFonts w:ascii="Calibri" w:hAnsi="Calibri" w:cs="Calibri"/>
              </w:rPr>
            </w:pPr>
            <w:r w:rsidRPr="00F752B1">
              <w:rPr>
                <w:rFonts w:ascii="Calibri" w:hAnsi="Calibri" w:cs="Calibri"/>
              </w:rPr>
              <w:t>Il sistema mostra il form di modifica dell’informazione</w:t>
            </w:r>
          </w:p>
          <w:p w14:paraId="522668DB" w14:textId="508FC108" w:rsidR="00F752B1" w:rsidRPr="00F752B1" w:rsidRDefault="00F752B1" w:rsidP="00F752B1">
            <w:pPr>
              <w:numPr>
                <w:ilvl w:val="0"/>
                <w:numId w:val="41"/>
              </w:numPr>
              <w:rPr>
                <w:rFonts w:ascii="Calibri" w:hAnsi="Calibri" w:cs="Calibri"/>
              </w:rPr>
            </w:pPr>
            <w:r w:rsidRPr="00F752B1">
              <w:rPr>
                <w:rFonts w:ascii="Calibri" w:hAnsi="Calibri" w:cs="Calibri"/>
              </w:rPr>
              <w:t xml:space="preserve">Il sistema mostra un messaggio d’errore che aiuti l’utente nella corretta compilazione del form. </w:t>
            </w:r>
            <w:r w:rsidRPr="00F752B1">
              <w:rPr>
                <w:rFonts w:ascii="Calibri" w:hAnsi="Calibri" w:cs="Calibri"/>
              </w:rPr>
              <w:lastRenderedPageBreak/>
              <w:t>(Vedi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Pr="00F752B1" w:rsidRDefault="00F752B1"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A506B6">
        <w:trPr>
          <w:trHeight w:val="505"/>
        </w:trPr>
        <w:tc>
          <w:tcPr>
            <w:tcW w:w="3209"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C23921">
            <w:pPr>
              <w:rPr>
                <w:rFonts w:ascii="Calibri" w:hAnsi="Calibri" w:cs="Calibri"/>
              </w:rPr>
            </w:pPr>
            <w:hyperlink r:id="rId31"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A506B6">
        <w:trPr>
          <w:trHeight w:val="374"/>
        </w:trPr>
        <w:tc>
          <w:tcPr>
            <w:tcW w:w="3209"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245DFBBD" w14:textId="09366007" w:rsidR="00E77FBE" w:rsidRPr="00E77FBE" w:rsidRDefault="00E77FBE" w:rsidP="00D7149B">
      <w:pPr>
        <w:widowControl/>
        <w:suppressAutoHyphens w:val="0"/>
        <w:spacing w:after="200" w:line="276" w:lineRule="auto"/>
        <w:rPr>
          <w:rFonts w:ascii="Calibri" w:hAnsi="Calibri" w:cs="Calibri"/>
          <w:b/>
          <w:bCs/>
          <w:sz w:val="32"/>
          <w:szCs w:val="32"/>
        </w:rPr>
      </w:pPr>
      <w:r w:rsidRPr="00E77FBE">
        <w:rPr>
          <w:rFonts w:ascii="Calibri" w:hAnsi="Calibri" w:cs="Calibri"/>
          <w:b/>
          <w:bCs/>
          <w:sz w:val="32"/>
          <w:szCs w:val="32"/>
        </w:rPr>
        <w:lastRenderedPageBreak/>
        <w:t>Use Cases Gestore catalogo</w:t>
      </w:r>
      <w:r w:rsidR="00620FB3">
        <w:rPr>
          <w:rFonts w:ascii="Calibri" w:hAnsi="Calibri" w:cs="Calibri"/>
          <w:b/>
          <w:bCs/>
          <w:sz w:val="32"/>
          <w:szCs w:val="32"/>
        </w:rPr>
        <w:t xml:space="preserve"> </w:t>
      </w:r>
      <w:r w:rsidR="00C23921">
        <w:rPr>
          <w:rFonts w:ascii="Calibri" w:hAnsi="Calibri" w:cs="Calibri"/>
          <w:b/>
          <w:bCs/>
          <w:noProof/>
          <w:sz w:val="32"/>
          <w:szCs w:val="32"/>
        </w:rPr>
        <w:drawing>
          <wp:inline distT="0" distB="0" distL="0" distR="0" wp14:anchorId="3BC6565B" wp14:editId="7F8AC1B6">
            <wp:extent cx="6118860" cy="4023360"/>
            <wp:effectExtent l="0" t="0" r="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4023360"/>
                    </a:xfrm>
                    <a:prstGeom prst="rect">
                      <a:avLst/>
                    </a:prstGeom>
                    <a:noFill/>
                    <a:ln>
                      <a:noFill/>
                    </a:ln>
                  </pic:spPr>
                </pic:pic>
              </a:graphicData>
            </a:graphic>
          </wp:inline>
        </w:drawing>
      </w:r>
    </w:p>
    <w:p w14:paraId="448F5A87" w14:textId="7C8068F2" w:rsidR="00E77FBE" w:rsidRPr="00E77FBE" w:rsidRDefault="00E77FBE" w:rsidP="00E77FBE">
      <w:pPr>
        <w:rPr>
          <w:rFonts w:ascii="Calibri" w:hAnsi="Calibri" w:cs="Calibri"/>
        </w:rPr>
      </w:pPr>
      <w:r w:rsidRPr="00E77FBE">
        <w:rPr>
          <w:rFonts w:ascii="Calibri" w:hAnsi="Calibri" w:cs="Calibri"/>
        </w:rPr>
        <w:t>Caso d’Uso 1</w:t>
      </w:r>
      <w:r>
        <w:rPr>
          <w:rFonts w:ascii="Calibri" w:hAnsi="Calibri" w:cs="Calibri"/>
        </w:rPr>
        <w:t>5</w:t>
      </w:r>
      <w:r w:rsidRPr="00E77FBE">
        <w:rPr>
          <w:rFonts w:ascii="Calibri" w:hAnsi="Calibri" w:cs="Calibri"/>
        </w:rPr>
        <w:t>: Aggiungi prodotto</w:t>
      </w:r>
    </w:p>
    <w:tbl>
      <w:tblPr>
        <w:tblW w:w="0" w:type="auto"/>
        <w:tblLook w:val="04A0" w:firstRow="1" w:lastRow="0" w:firstColumn="1" w:lastColumn="0" w:noHBand="0" w:noVBand="1"/>
      </w:tblPr>
      <w:tblGrid>
        <w:gridCol w:w="2971"/>
        <w:gridCol w:w="3328"/>
        <w:gridCol w:w="3328"/>
      </w:tblGrid>
      <w:tr w:rsidR="00E77FBE" w14:paraId="2A86EEE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A90C7DB" w14:textId="77777777" w:rsidR="00E77FBE" w:rsidRPr="00E77FBE" w:rsidRDefault="00E77FB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4FFC18" w14:textId="1BBF2ECF" w:rsidR="00E77FBE" w:rsidRPr="00E77FBE" w:rsidRDefault="00E77FB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prodotto</w:t>
            </w:r>
          </w:p>
        </w:tc>
      </w:tr>
      <w:tr w:rsidR="00E77FBE" w14:paraId="743F720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587C0A7" w14:textId="77777777" w:rsidR="00E77FBE" w:rsidRPr="00E77FBE" w:rsidRDefault="00E77FB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F68B01" w14:textId="77777777" w:rsidR="00E77FBE" w:rsidRPr="00E77FBE" w:rsidRDefault="00E77FBE">
            <w:pPr>
              <w:spacing w:line="254" w:lineRule="auto"/>
              <w:rPr>
                <w:rFonts w:ascii="Calibri" w:hAnsi="Calibri" w:cs="Calibri"/>
              </w:rPr>
            </w:pPr>
            <w:r w:rsidRPr="00E77FBE">
              <w:rPr>
                <w:rFonts w:ascii="Calibri" w:hAnsi="Calibri" w:cs="Calibri"/>
              </w:rPr>
              <w:t>Gestore catalogo</w:t>
            </w:r>
          </w:p>
        </w:tc>
      </w:tr>
      <w:tr w:rsidR="00E77FBE" w14:paraId="3A35F3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05D653" w14:textId="77777777" w:rsidR="00E77FBE" w:rsidRPr="00E77FBE" w:rsidRDefault="00E77FBE">
            <w:pPr>
              <w:spacing w:line="254" w:lineRule="auto"/>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7FC0419" w14:textId="7B2EB2D9" w:rsidR="00E77FBE" w:rsidRPr="00E77FBE" w:rsidRDefault="00E77FBE">
            <w:pPr>
              <w:spacing w:line="254" w:lineRule="auto"/>
              <w:rPr>
                <w:rFonts w:ascii="Calibri" w:hAnsi="Calibri" w:cs="Calibri"/>
              </w:rPr>
            </w:pPr>
            <w:r w:rsidRPr="00E77FBE">
              <w:rPr>
                <w:rFonts w:ascii="Calibri" w:hAnsi="Calibri" w:cs="Calibri"/>
              </w:rPr>
              <w:t>Il gestore si trova nel</w:t>
            </w:r>
            <w:r w:rsidR="001F7B9B">
              <w:rPr>
                <w:rFonts w:ascii="Calibri" w:hAnsi="Calibri" w:cs="Calibri"/>
              </w:rPr>
              <w:t>l’inventario</w:t>
            </w:r>
          </w:p>
        </w:tc>
      </w:tr>
      <w:tr w:rsidR="00E77FBE" w14:paraId="5F6C4C0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2D1D6FD" w14:textId="77777777" w:rsidR="00E77FBE" w:rsidRPr="00E77FBE" w:rsidRDefault="00E77FB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7318905" w14:textId="77777777" w:rsidR="00E77FBE" w:rsidRPr="00E77FBE" w:rsidRDefault="00E77FB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26247E1" w14:textId="77777777" w:rsidR="00E77FBE" w:rsidRPr="00E77FBE" w:rsidRDefault="00E77FBE">
            <w:pPr>
              <w:spacing w:line="254" w:lineRule="auto"/>
              <w:jc w:val="center"/>
              <w:rPr>
                <w:rFonts w:ascii="Calibri" w:hAnsi="Calibri" w:cs="Calibri"/>
              </w:rPr>
            </w:pPr>
            <w:r w:rsidRPr="00E77FBE">
              <w:rPr>
                <w:rFonts w:ascii="Calibri" w:hAnsi="Calibri" w:cs="Calibri"/>
              </w:rPr>
              <w:t>Sistema</w:t>
            </w:r>
          </w:p>
        </w:tc>
      </w:tr>
      <w:tr w:rsidR="00E77FBE" w14:paraId="24B182F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8AD2804"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E5173F" w14:textId="77777777" w:rsidR="00E77FBE" w:rsidRPr="00E77FBE" w:rsidRDefault="00E77FBE" w:rsidP="00E77FBE">
            <w:pPr>
              <w:numPr>
                <w:ilvl w:val="0"/>
                <w:numId w:val="4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40B96DAE" w14:textId="77777777" w:rsidR="00E77FBE" w:rsidRPr="00E77FBE" w:rsidRDefault="00E77FBE">
            <w:pPr>
              <w:spacing w:line="254" w:lineRule="auto"/>
              <w:rPr>
                <w:rFonts w:ascii="Calibri" w:hAnsi="Calibri" w:cs="Calibri"/>
              </w:rPr>
            </w:pPr>
          </w:p>
        </w:tc>
      </w:tr>
      <w:tr w:rsidR="00E77FBE" w14:paraId="728F7C2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8FA97B2"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9A7090" w14:textId="77777777" w:rsidR="00E77FBE" w:rsidRPr="00E77FBE" w:rsidRDefault="00E77FB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FDD298A" w14:textId="77777777" w:rsidR="00E77FBE" w:rsidRPr="00E77FBE" w:rsidRDefault="00E77FBE" w:rsidP="00E77FBE">
            <w:pPr>
              <w:numPr>
                <w:ilvl w:val="0"/>
                <w:numId w:val="4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E77FBE" w14:paraId="3ADE5D7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59BE3E1" w14:textId="77777777" w:rsidR="00E77FBE" w:rsidRPr="00E77FBE" w:rsidRDefault="00E77FB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881E942" w14:textId="77777777" w:rsidR="00E77FBE" w:rsidRPr="00E77FBE" w:rsidRDefault="00E77FBE">
            <w:pPr>
              <w:spacing w:line="254" w:lineRule="auto"/>
              <w:rPr>
                <w:rFonts w:ascii="Calibri" w:hAnsi="Calibri" w:cs="Calibri"/>
              </w:rPr>
            </w:pPr>
          </w:p>
        </w:tc>
      </w:tr>
      <w:tr w:rsidR="00E77FBE" w14:paraId="0DD1337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FB5A6C7" w14:textId="77777777" w:rsidR="00E77FBE" w:rsidRPr="00E77FBE" w:rsidRDefault="00E77FB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CC11BB" w14:textId="77777777" w:rsidR="00E77FBE" w:rsidRPr="00E77FBE" w:rsidRDefault="00E77FB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2DAF16F2" w14:textId="77777777" w:rsidR="00E77FBE" w:rsidRPr="00E77FBE" w:rsidRDefault="00E77FBE" w:rsidP="00E77FBE">
      <w:pPr>
        <w:rPr>
          <w:rFonts w:ascii="Calibri" w:hAnsi="Calibri" w:cs="Calibri"/>
        </w:rPr>
      </w:pPr>
    </w:p>
    <w:p w14:paraId="311011CA" w14:textId="712192A5" w:rsidR="00E77FBE" w:rsidRPr="00E77FBE" w:rsidRDefault="00E77FBE" w:rsidP="00E77FBE">
      <w:pPr>
        <w:rPr>
          <w:rFonts w:ascii="Calibri" w:hAnsi="Calibri" w:cs="Calibri"/>
        </w:rPr>
      </w:pPr>
      <w:r w:rsidRPr="00E77FBE">
        <w:rPr>
          <w:rFonts w:ascii="Calibri" w:hAnsi="Calibri" w:cs="Calibri"/>
        </w:rPr>
        <w:t>Caso d’Uso 1</w:t>
      </w:r>
      <w:r>
        <w:rPr>
          <w:rFonts w:ascii="Calibri" w:hAnsi="Calibri" w:cs="Calibri"/>
        </w:rPr>
        <w:t>6</w:t>
      </w:r>
      <w:r w:rsidRPr="00E77FBE">
        <w:rPr>
          <w:rFonts w:ascii="Calibri" w:hAnsi="Calibri" w:cs="Calibri"/>
        </w:rPr>
        <w:t>: Modifica prodotto</w:t>
      </w:r>
    </w:p>
    <w:tbl>
      <w:tblPr>
        <w:tblW w:w="0" w:type="auto"/>
        <w:tblLook w:val="04A0" w:firstRow="1" w:lastRow="0" w:firstColumn="1" w:lastColumn="0" w:noHBand="0" w:noVBand="1"/>
      </w:tblPr>
      <w:tblGrid>
        <w:gridCol w:w="2971"/>
        <w:gridCol w:w="3328"/>
        <w:gridCol w:w="3328"/>
      </w:tblGrid>
      <w:tr w:rsidR="00E77FBE" w14:paraId="1699E36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873DFC" w14:textId="77777777" w:rsidR="00E77FBE" w:rsidRPr="00E77FBE" w:rsidRDefault="00E77FB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61D0F3" w14:textId="3932BFF5" w:rsidR="00E77FBE" w:rsidRPr="00E77FBE" w:rsidRDefault="00E77FB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E77FBE" w14:paraId="40B6237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B5BA44" w14:textId="77777777" w:rsidR="00E77FBE" w:rsidRPr="00E77FBE" w:rsidRDefault="00E77FB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EB77FFE" w14:textId="77777777" w:rsidR="00E77FBE" w:rsidRPr="00E77FBE" w:rsidRDefault="00E77FBE">
            <w:pPr>
              <w:spacing w:line="254" w:lineRule="auto"/>
              <w:rPr>
                <w:rFonts w:ascii="Calibri" w:hAnsi="Calibri" w:cs="Calibri"/>
              </w:rPr>
            </w:pPr>
            <w:r w:rsidRPr="00E77FBE">
              <w:rPr>
                <w:rFonts w:ascii="Calibri" w:hAnsi="Calibri" w:cs="Calibri"/>
              </w:rPr>
              <w:t>Gestore catalogo</w:t>
            </w:r>
          </w:p>
        </w:tc>
      </w:tr>
      <w:tr w:rsidR="00E77FBE" w14:paraId="55B681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7A7CAB" w14:textId="77777777" w:rsidR="00E77FBE" w:rsidRPr="00E77FBE" w:rsidRDefault="00E77FBE">
            <w:pPr>
              <w:spacing w:line="254" w:lineRule="auto"/>
              <w:rPr>
                <w:rFonts w:ascii="Calibri" w:hAnsi="Calibri" w:cs="Calibri"/>
              </w:rPr>
            </w:pPr>
            <w:r w:rsidRPr="00E77FBE">
              <w:rPr>
                <w:rFonts w:ascii="Calibri" w:hAnsi="Calibri" w:cs="Calibri"/>
              </w:rPr>
              <w:lastRenderedPageBreak/>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40D8510" w14:textId="68FF6818" w:rsidR="00E77FBE" w:rsidRPr="00E77FBE" w:rsidRDefault="00E77FBE">
            <w:pPr>
              <w:spacing w:line="254" w:lineRule="auto"/>
              <w:rPr>
                <w:rFonts w:ascii="Calibri" w:hAnsi="Calibri" w:cs="Calibri"/>
              </w:rPr>
            </w:pPr>
            <w:r w:rsidRPr="00E77FBE">
              <w:rPr>
                <w:rFonts w:ascii="Calibri" w:hAnsi="Calibri" w:cs="Calibri"/>
              </w:rPr>
              <w:t>Il gestore si trova nell</w:t>
            </w:r>
            <w:r w:rsidR="00C93101">
              <w:rPr>
                <w:rFonts w:ascii="Calibri" w:hAnsi="Calibri" w:cs="Calibri"/>
              </w:rPr>
              <w:t>’album da modificare</w:t>
            </w:r>
          </w:p>
        </w:tc>
      </w:tr>
      <w:tr w:rsidR="00E77FBE" w14:paraId="6AAA7ED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5966255" w14:textId="77777777" w:rsidR="00E77FBE" w:rsidRPr="00E77FBE" w:rsidRDefault="00E77FB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54746FA" w14:textId="77777777" w:rsidR="00E77FBE" w:rsidRPr="00E77FBE" w:rsidRDefault="00E77FB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A7A8E1C" w14:textId="77777777" w:rsidR="00E77FBE" w:rsidRPr="00E77FBE" w:rsidRDefault="00E77FBE">
            <w:pPr>
              <w:spacing w:line="254" w:lineRule="auto"/>
              <w:jc w:val="center"/>
              <w:rPr>
                <w:rFonts w:ascii="Calibri" w:hAnsi="Calibri" w:cs="Calibri"/>
              </w:rPr>
            </w:pPr>
            <w:r w:rsidRPr="00E77FBE">
              <w:rPr>
                <w:rFonts w:ascii="Calibri" w:hAnsi="Calibri" w:cs="Calibri"/>
              </w:rPr>
              <w:t>Sistema</w:t>
            </w:r>
          </w:p>
        </w:tc>
      </w:tr>
      <w:tr w:rsidR="00E77FBE" w14:paraId="4207382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9D1FB6B"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7A6F981" w14:textId="77777777"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gestore clicca su “Modifica prodotti”</w:t>
            </w:r>
          </w:p>
        </w:tc>
        <w:tc>
          <w:tcPr>
            <w:tcW w:w="3328" w:type="dxa"/>
            <w:tcBorders>
              <w:top w:val="single" w:sz="4" w:space="0" w:color="auto"/>
              <w:left w:val="single" w:sz="4" w:space="0" w:color="auto"/>
              <w:bottom w:val="single" w:sz="4" w:space="0" w:color="auto"/>
              <w:right w:val="single" w:sz="4" w:space="0" w:color="auto"/>
            </w:tcBorders>
          </w:tcPr>
          <w:p w14:paraId="5BBECE8F" w14:textId="77777777" w:rsidR="00E77FBE" w:rsidRPr="00E77FBE" w:rsidRDefault="00E77FBE">
            <w:pPr>
              <w:spacing w:line="254" w:lineRule="auto"/>
              <w:rPr>
                <w:rFonts w:ascii="Calibri" w:hAnsi="Calibri" w:cs="Calibri"/>
              </w:rPr>
            </w:pPr>
          </w:p>
        </w:tc>
      </w:tr>
      <w:tr w:rsidR="00E77FBE" w14:paraId="4DBAE014"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A027289"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AF0ABFD" w14:textId="77777777" w:rsidR="00E77FBE" w:rsidRPr="00E77FBE" w:rsidRDefault="00E77FB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02E7EB" w14:textId="77777777"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10880880" w14:textId="77777777"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gestore seleziona da una lista il prodotto da modificare</w:t>
            </w:r>
          </w:p>
        </w:tc>
      </w:tr>
      <w:tr w:rsidR="00E77FBE" w14:paraId="469CE94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5334758" w14:textId="77777777" w:rsidR="00E77FBE" w:rsidRPr="00E77FBE" w:rsidRDefault="00E77FB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B44B9E8" w14:textId="77777777" w:rsidR="00E77FBE" w:rsidRPr="00E77FBE" w:rsidRDefault="00E77FBE">
            <w:pPr>
              <w:spacing w:line="254" w:lineRule="auto"/>
              <w:rPr>
                <w:rFonts w:ascii="Calibri" w:hAnsi="Calibri" w:cs="Calibri"/>
              </w:rPr>
            </w:pPr>
          </w:p>
        </w:tc>
      </w:tr>
      <w:tr w:rsidR="00E77FBE" w14:paraId="713DB91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AEF7BB" w14:textId="77777777" w:rsidR="00E77FBE" w:rsidRPr="00E77FBE" w:rsidRDefault="00E77FB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F6282B9" w14:textId="77777777" w:rsidR="00E77FBE" w:rsidRPr="00E77FBE" w:rsidRDefault="00E77FBE">
            <w:pPr>
              <w:spacing w:line="254" w:lineRule="auto"/>
              <w:rPr>
                <w:rFonts w:ascii="Calibri" w:hAnsi="Calibri" w:cs="Calibri"/>
              </w:rPr>
            </w:pPr>
            <w:r w:rsidRPr="00E77FBE">
              <w:rPr>
                <w:rFonts w:ascii="Calibri" w:hAnsi="Calibri" w:cs="Calibri"/>
              </w:rPr>
              <w:t>Il gestore prodotti si trova sulla pagina di modifica dei prodotti esistenti</w:t>
            </w:r>
          </w:p>
        </w:tc>
      </w:tr>
    </w:tbl>
    <w:p w14:paraId="67F3796E" w14:textId="77777777" w:rsidR="00E77FBE" w:rsidRPr="00E77FBE" w:rsidRDefault="00E77FBE" w:rsidP="00E77FBE">
      <w:pPr>
        <w:rPr>
          <w:rFonts w:ascii="Calibri" w:hAnsi="Calibri" w:cs="Calibri"/>
        </w:rPr>
      </w:pPr>
    </w:p>
    <w:p w14:paraId="460E2B01" w14:textId="77777777" w:rsidR="00E77FBE" w:rsidRPr="00E77FBE" w:rsidRDefault="00E77FBE" w:rsidP="00E77FBE">
      <w:pPr>
        <w:rPr>
          <w:rFonts w:ascii="Calibri" w:hAnsi="Calibri" w:cs="Calibri"/>
        </w:rPr>
      </w:pPr>
    </w:p>
    <w:p w14:paraId="28949DA1" w14:textId="31B7CEFF" w:rsidR="00E77FBE" w:rsidRPr="00E77FBE" w:rsidRDefault="00E77FBE" w:rsidP="00E77FBE">
      <w:pPr>
        <w:rPr>
          <w:rFonts w:ascii="Calibri" w:hAnsi="Calibri" w:cs="Calibri"/>
        </w:rPr>
      </w:pPr>
      <w:r w:rsidRPr="00E77FBE">
        <w:rPr>
          <w:rFonts w:ascii="Calibri" w:hAnsi="Calibri" w:cs="Calibri"/>
        </w:rPr>
        <w:t xml:space="preserve">Caso d’Uso </w:t>
      </w:r>
      <w:r w:rsidR="000932F1">
        <w:rPr>
          <w:rFonts w:ascii="Calibri" w:hAnsi="Calibri" w:cs="Calibri"/>
        </w:rPr>
        <w:t>17</w:t>
      </w:r>
      <w:r w:rsidRPr="00E77FBE">
        <w:rPr>
          <w:rFonts w:ascii="Calibri" w:hAnsi="Calibri" w:cs="Calibri"/>
        </w:rPr>
        <w:t>: Rimuovi Prodotto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E77FBE" w14:paraId="200E63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8700247" w14:textId="77777777" w:rsidR="00E77FBE" w:rsidRPr="00E77FBE" w:rsidRDefault="00E77FBE">
            <w:pPr>
              <w:rPr>
                <w:rFonts w:ascii="Calibri" w:hAnsi="Calibri" w:cs="Calibri"/>
              </w:rPr>
            </w:pPr>
            <w:r w:rsidRPr="00E77FBE">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C144100" w14:textId="4576B117" w:rsidR="00E77FBE" w:rsidRPr="00E77FBE" w:rsidRDefault="00E77FBE">
            <w:pPr>
              <w:rPr>
                <w:rFonts w:ascii="Calibri" w:hAnsi="Calibri" w:cs="Calibri"/>
              </w:rPr>
            </w:pPr>
            <w:r w:rsidRPr="00E77FBE">
              <w:rPr>
                <w:rFonts w:ascii="Calibri" w:hAnsi="Calibri" w:cs="Calibri"/>
              </w:rPr>
              <w:t xml:space="preserve">UC </w:t>
            </w:r>
            <w:r w:rsidR="000932F1">
              <w:rPr>
                <w:rFonts w:ascii="Calibri" w:hAnsi="Calibri" w:cs="Calibri"/>
              </w:rPr>
              <w:t>17</w:t>
            </w:r>
            <w:r w:rsidRPr="00E77FBE">
              <w:rPr>
                <w:rFonts w:ascii="Calibri" w:hAnsi="Calibri" w:cs="Calibri"/>
              </w:rPr>
              <w:t xml:space="preserve"> – Rimuovi Prodotto</w:t>
            </w:r>
          </w:p>
        </w:tc>
      </w:tr>
      <w:tr w:rsidR="00E77FBE" w14:paraId="710111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3068966" w14:textId="77777777" w:rsidR="00E77FBE" w:rsidRPr="00E77FBE" w:rsidRDefault="00E77FBE">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CD20B1D" w14:textId="77777777" w:rsidR="00E77FBE" w:rsidRPr="00E77FBE" w:rsidRDefault="00E77FBE">
            <w:pPr>
              <w:rPr>
                <w:rFonts w:ascii="Calibri" w:hAnsi="Calibri" w:cs="Calibri"/>
              </w:rPr>
            </w:pPr>
            <w:r w:rsidRPr="00E77FBE">
              <w:rPr>
                <w:rFonts w:ascii="Calibri" w:hAnsi="Calibri" w:cs="Calibri"/>
              </w:rPr>
              <w:t>Gestore Catalogo</w:t>
            </w:r>
          </w:p>
        </w:tc>
      </w:tr>
      <w:tr w:rsidR="00E77FBE" w14:paraId="1E6E0AF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F91949" w14:textId="77777777" w:rsidR="00E77FBE" w:rsidRPr="00E77FBE" w:rsidRDefault="00E77FBE">
            <w:pPr>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4BEA72" w14:textId="419EC726" w:rsidR="00E77FBE" w:rsidRPr="00E77FBE" w:rsidRDefault="00E77FBE">
            <w:pPr>
              <w:rPr>
                <w:rFonts w:ascii="Calibri" w:hAnsi="Calibri" w:cs="Calibri"/>
              </w:rPr>
            </w:pPr>
            <w:r w:rsidRPr="00E77FBE">
              <w:rPr>
                <w:rFonts w:ascii="Calibri" w:hAnsi="Calibri" w:cs="Calibri"/>
              </w:rPr>
              <w:t>Il gestore si trova nel</w:t>
            </w:r>
            <w:r w:rsidR="00BB5FE8">
              <w:rPr>
                <w:rFonts w:ascii="Calibri" w:hAnsi="Calibri" w:cs="Calibri"/>
              </w:rPr>
              <w:t xml:space="preserve"> </w:t>
            </w:r>
            <w:r w:rsidR="0042191F">
              <w:rPr>
                <w:rFonts w:ascii="Calibri" w:hAnsi="Calibri" w:cs="Calibri"/>
              </w:rPr>
              <w:t>dettaglio dell’album</w:t>
            </w:r>
          </w:p>
        </w:tc>
      </w:tr>
      <w:tr w:rsidR="00E77FBE" w14:paraId="7CE65B79"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A71013" w14:textId="77777777" w:rsidR="00E77FBE" w:rsidRPr="00E77FBE" w:rsidRDefault="00E77FBE">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A209625" w14:textId="77777777" w:rsidR="00E77FBE" w:rsidRPr="00E77FBE" w:rsidRDefault="00E77FBE">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F2D0359" w14:textId="77777777" w:rsidR="00E77FBE" w:rsidRPr="00E77FBE" w:rsidRDefault="00E77FBE">
            <w:pPr>
              <w:jc w:val="center"/>
              <w:rPr>
                <w:rFonts w:ascii="Calibri" w:hAnsi="Calibri" w:cs="Calibri"/>
              </w:rPr>
            </w:pPr>
            <w:r w:rsidRPr="00E77FBE">
              <w:rPr>
                <w:rFonts w:ascii="Calibri" w:hAnsi="Calibri" w:cs="Calibri"/>
              </w:rPr>
              <w:t>Sistema</w:t>
            </w:r>
          </w:p>
        </w:tc>
      </w:tr>
      <w:tr w:rsidR="00E77FBE" w14:paraId="539A24E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C5031C3" w14:textId="77777777" w:rsidR="00E77FBE" w:rsidRPr="00E77FBE" w:rsidRDefault="00E77FB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1B91C29C" w14:textId="77777777" w:rsidR="00E77FBE" w:rsidRPr="00E77FBE" w:rsidRDefault="00E77FBE" w:rsidP="00E77FBE">
            <w:pPr>
              <w:pStyle w:val="Paragrafoelenco"/>
              <w:numPr>
                <w:ilvl w:val="0"/>
                <w:numId w:val="44"/>
              </w:numPr>
              <w:spacing w:after="0" w:line="240" w:lineRule="auto"/>
              <w:rPr>
                <w:rFonts w:cs="Calibri"/>
              </w:rPr>
            </w:pPr>
            <w:r w:rsidRPr="00E77FBE">
              <w:rPr>
                <w:rFonts w:cs="Calibri"/>
              </w:rPr>
              <w:t>Il gestore clicca su “Elimina prodotti”</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1E39A10" w14:textId="77777777" w:rsidR="00E77FBE" w:rsidRPr="00E77FBE" w:rsidRDefault="00E77FBE">
            <w:pPr>
              <w:pStyle w:val="Paragrafoelenco"/>
              <w:rPr>
                <w:rFonts w:cs="Calibri"/>
              </w:rPr>
            </w:pPr>
          </w:p>
        </w:tc>
      </w:tr>
      <w:tr w:rsidR="00E77FBE" w14:paraId="122C229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B86FB53" w14:textId="77777777" w:rsidR="00E77FBE" w:rsidRPr="00E77FBE" w:rsidRDefault="00E77FB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64648295" w14:textId="77777777" w:rsidR="00E77FBE" w:rsidRPr="00E77FBE" w:rsidRDefault="00E77FBE">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34C2044F" w14:textId="36EADEE5" w:rsidR="00E77FBE" w:rsidRPr="00E77FBE" w:rsidRDefault="00A61D2E" w:rsidP="00E77FBE">
            <w:pPr>
              <w:pStyle w:val="Paragrafoelenco"/>
              <w:numPr>
                <w:ilvl w:val="0"/>
                <w:numId w:val="44"/>
              </w:numPr>
              <w:spacing w:after="0" w:line="240" w:lineRule="auto"/>
              <w:rPr>
                <w:rFonts w:cs="Calibri"/>
              </w:rPr>
            </w:pPr>
            <w:r>
              <w:rPr>
                <w:rFonts w:cs="Calibri"/>
              </w:rPr>
              <w:t>Il sistema elimina l’album esistente</w:t>
            </w:r>
          </w:p>
        </w:tc>
      </w:tr>
      <w:tr w:rsidR="00E77FBE" w14:paraId="6D939D0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37D72B" w14:textId="77777777" w:rsidR="00E77FBE" w:rsidRPr="00E77FBE" w:rsidRDefault="00E77FBE">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3465E11" w14:textId="77777777" w:rsidR="00E77FBE" w:rsidRPr="00E77FBE" w:rsidRDefault="00E77FBE">
            <w:pPr>
              <w:rPr>
                <w:rFonts w:ascii="Calibri" w:hAnsi="Calibri" w:cs="Calibri"/>
              </w:rPr>
            </w:pPr>
          </w:p>
        </w:tc>
      </w:tr>
      <w:tr w:rsidR="00E77FBE" w14:paraId="1FF8E9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FBC9EB" w14:textId="77777777" w:rsidR="00E77FBE" w:rsidRPr="00E77FBE" w:rsidRDefault="00E77FBE">
            <w:pPr>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7E1503" w14:textId="77777777" w:rsidR="00E77FBE" w:rsidRPr="00E77FBE" w:rsidRDefault="00E77FBE">
            <w:pPr>
              <w:rPr>
                <w:rFonts w:ascii="Calibri" w:hAnsi="Calibri" w:cs="Calibri"/>
              </w:rPr>
            </w:pPr>
            <w:r w:rsidRPr="00E77FBE">
              <w:rPr>
                <w:rFonts w:ascii="Calibri" w:hAnsi="Calibri" w:cs="Calibri"/>
              </w:rPr>
              <w:t>Il gestore prodotti si trova sulla pagina di rimozione dei prodotti esistenti</w:t>
            </w:r>
          </w:p>
        </w:tc>
      </w:tr>
    </w:tbl>
    <w:p w14:paraId="2B1D3D06" w14:textId="77777777" w:rsidR="00E77FBE" w:rsidRPr="00E77FBE" w:rsidRDefault="00E77FBE" w:rsidP="00E77FBE">
      <w:pPr>
        <w:rPr>
          <w:rFonts w:ascii="Calibri" w:hAnsi="Calibri" w:cs="Calibri"/>
        </w:rPr>
      </w:pPr>
    </w:p>
    <w:p w14:paraId="2F7C427C" w14:textId="77777777" w:rsidR="00E77FBE" w:rsidRDefault="00E77FBE" w:rsidP="00B46471">
      <w:pPr>
        <w:rPr>
          <w:sz w:val="32"/>
          <w:szCs w:val="32"/>
        </w:rPr>
      </w:pPr>
    </w:p>
    <w:p w14:paraId="54154B95" w14:textId="77777777" w:rsidR="008211E8" w:rsidRDefault="008211E8" w:rsidP="00B46471">
      <w:pPr>
        <w:rPr>
          <w:sz w:val="32"/>
          <w:szCs w:val="32"/>
        </w:rPr>
      </w:pPr>
    </w:p>
    <w:p w14:paraId="6416FCBC" w14:textId="77777777" w:rsidR="008211E8" w:rsidRDefault="008211E8" w:rsidP="00B46471">
      <w:pPr>
        <w:rPr>
          <w:sz w:val="32"/>
          <w:szCs w:val="32"/>
        </w:rPr>
      </w:pPr>
    </w:p>
    <w:p w14:paraId="250B96D3" w14:textId="77777777" w:rsidR="008211E8" w:rsidRDefault="008211E8" w:rsidP="00B46471">
      <w:pPr>
        <w:rPr>
          <w:sz w:val="32"/>
          <w:szCs w:val="32"/>
        </w:rPr>
      </w:pPr>
    </w:p>
    <w:p w14:paraId="1EC0960C" w14:textId="77777777" w:rsidR="008211E8" w:rsidRDefault="008211E8" w:rsidP="00B46471">
      <w:pPr>
        <w:rPr>
          <w:sz w:val="32"/>
          <w:szCs w:val="32"/>
        </w:rPr>
      </w:pPr>
    </w:p>
    <w:p w14:paraId="567AD2AD" w14:textId="77777777" w:rsidR="008211E8" w:rsidRDefault="008211E8" w:rsidP="00B46471">
      <w:pPr>
        <w:rPr>
          <w:sz w:val="32"/>
          <w:szCs w:val="32"/>
        </w:rPr>
      </w:pPr>
    </w:p>
    <w:p w14:paraId="7E9DB920" w14:textId="77777777" w:rsidR="008211E8" w:rsidRDefault="008211E8" w:rsidP="00B46471">
      <w:pPr>
        <w:rPr>
          <w:sz w:val="32"/>
          <w:szCs w:val="32"/>
        </w:rPr>
      </w:pPr>
    </w:p>
    <w:p w14:paraId="794A1EA6" w14:textId="77777777" w:rsidR="008211E8" w:rsidRDefault="008211E8" w:rsidP="00B46471">
      <w:pPr>
        <w:rPr>
          <w:sz w:val="32"/>
          <w:szCs w:val="32"/>
        </w:rPr>
      </w:pPr>
    </w:p>
    <w:p w14:paraId="6DFE4996" w14:textId="77777777" w:rsidR="008211E8" w:rsidRDefault="008211E8" w:rsidP="00B46471">
      <w:pPr>
        <w:rPr>
          <w:sz w:val="32"/>
          <w:szCs w:val="32"/>
        </w:rPr>
      </w:pPr>
    </w:p>
    <w:p w14:paraId="25E14F08" w14:textId="77777777" w:rsidR="008211E8" w:rsidRDefault="008211E8" w:rsidP="00B46471">
      <w:pPr>
        <w:rPr>
          <w:sz w:val="32"/>
          <w:szCs w:val="32"/>
        </w:rPr>
      </w:pPr>
    </w:p>
    <w:p w14:paraId="26AAB54B" w14:textId="77777777" w:rsidR="008211E8" w:rsidRPr="008211E8" w:rsidRDefault="008211E8" w:rsidP="008211E8">
      <w:pPr>
        <w:widowControl/>
        <w:suppressAutoHyphens w:val="0"/>
        <w:spacing w:after="200" w:line="276" w:lineRule="auto"/>
        <w:rPr>
          <w:rFonts w:ascii="Calibri" w:hAnsi="Calibri" w:cs="Calibri"/>
        </w:rPr>
      </w:pPr>
      <w:r w:rsidRPr="008211E8">
        <w:rPr>
          <w:rFonts w:ascii="Calibri" w:hAnsi="Calibri" w:cs="Calibri"/>
          <w:b/>
          <w:bCs/>
          <w:sz w:val="32"/>
          <w:szCs w:val="32"/>
        </w:rPr>
        <w:lastRenderedPageBreak/>
        <w:t>Use Cases Gestore ordini</w:t>
      </w:r>
    </w:p>
    <w:p w14:paraId="022B515A" w14:textId="7109B99D" w:rsidR="008211E8" w:rsidRPr="008211E8" w:rsidRDefault="00C23921" w:rsidP="008211E8">
      <w:pPr>
        <w:rPr>
          <w:rFonts w:ascii="Calibri" w:hAnsi="Calibri" w:cs="Calibri"/>
          <w:b/>
          <w:bCs/>
          <w:sz w:val="32"/>
          <w:szCs w:val="32"/>
        </w:rPr>
      </w:pPr>
      <w:r>
        <w:rPr>
          <w:rFonts w:ascii="Calibri" w:hAnsi="Calibri" w:cs="Calibri"/>
          <w:b/>
          <w:bCs/>
          <w:noProof/>
          <w:sz w:val="32"/>
          <w:szCs w:val="32"/>
        </w:rPr>
        <w:drawing>
          <wp:inline distT="0" distB="0" distL="0" distR="0" wp14:anchorId="101B48A0" wp14:editId="46C0E478">
            <wp:extent cx="6027420" cy="4023360"/>
            <wp:effectExtent l="0" t="0" r="0"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7420" cy="4023360"/>
                    </a:xfrm>
                    <a:prstGeom prst="rect">
                      <a:avLst/>
                    </a:prstGeom>
                    <a:noFill/>
                    <a:ln>
                      <a:noFill/>
                    </a:ln>
                  </pic:spPr>
                </pic:pic>
              </a:graphicData>
            </a:graphic>
          </wp:inline>
        </w:drawing>
      </w:r>
    </w:p>
    <w:p w14:paraId="52DCA8DC" w14:textId="77777777" w:rsidR="008211E8" w:rsidRPr="008211E8" w:rsidRDefault="008211E8" w:rsidP="008211E8">
      <w:pPr>
        <w:rPr>
          <w:rFonts w:ascii="Calibri" w:hAnsi="Calibri" w:cs="Calibri"/>
        </w:rPr>
      </w:pPr>
    </w:p>
    <w:p w14:paraId="050DB9B1" w14:textId="77777777" w:rsidR="007531BC" w:rsidRDefault="007531BC" w:rsidP="008211E8">
      <w:pPr>
        <w:rPr>
          <w:rFonts w:ascii="Calibri" w:hAnsi="Calibri" w:cs="Calibri"/>
        </w:rPr>
      </w:pPr>
    </w:p>
    <w:p w14:paraId="6D9A1EAD" w14:textId="77777777" w:rsidR="007531BC" w:rsidRDefault="007531BC" w:rsidP="008211E8">
      <w:pPr>
        <w:rPr>
          <w:rFonts w:ascii="Calibri" w:hAnsi="Calibri" w:cs="Calibri"/>
        </w:rPr>
      </w:pPr>
    </w:p>
    <w:p w14:paraId="73A5D837" w14:textId="724281CB" w:rsidR="007531BC" w:rsidRPr="007531BC" w:rsidRDefault="007531BC" w:rsidP="008211E8">
      <w:pPr>
        <w:rPr>
          <w:rFonts w:ascii="Calibri" w:hAnsi="Calibri" w:cs="Calibri"/>
          <w:b/>
          <w:bCs/>
          <w:sz w:val="32"/>
          <w:szCs w:val="32"/>
        </w:rPr>
      </w:pPr>
      <w:r>
        <w:rPr>
          <w:rFonts w:ascii="Calibri" w:hAnsi="Calibri" w:cs="Calibri"/>
          <w:b/>
          <w:bCs/>
          <w:sz w:val="32"/>
          <w:szCs w:val="32"/>
        </w:rPr>
        <w:t xml:space="preserve">DA CONTROLLARE </w:t>
      </w:r>
    </w:p>
    <w:p w14:paraId="7646DE7B" w14:textId="4C97B920" w:rsidR="008211E8" w:rsidRPr="008211E8" w:rsidRDefault="008211E8" w:rsidP="008211E8">
      <w:pPr>
        <w:rPr>
          <w:rFonts w:ascii="Calibri" w:hAnsi="Calibri" w:cs="Calibri"/>
        </w:rPr>
      </w:pPr>
      <w:r w:rsidRPr="008211E8">
        <w:rPr>
          <w:rFonts w:ascii="Calibri" w:hAnsi="Calibri" w:cs="Calibri"/>
        </w:rPr>
        <w:t xml:space="preserve">Caso d’Uso </w:t>
      </w:r>
      <w:r w:rsidR="001B76F6">
        <w:rPr>
          <w:rFonts w:ascii="Calibri" w:hAnsi="Calibri" w:cs="Calibri"/>
        </w:rPr>
        <w:t>18</w:t>
      </w:r>
      <w:r w:rsidRPr="008211E8">
        <w:rPr>
          <w:rFonts w:ascii="Calibri" w:hAnsi="Calibri" w:cs="Calibri"/>
        </w:rPr>
        <w:t>: Controlla ordini</w:t>
      </w:r>
    </w:p>
    <w:tbl>
      <w:tblPr>
        <w:tblW w:w="0" w:type="auto"/>
        <w:tblLook w:val="04A0" w:firstRow="1" w:lastRow="0" w:firstColumn="1" w:lastColumn="0" w:noHBand="0" w:noVBand="1"/>
      </w:tblPr>
      <w:tblGrid>
        <w:gridCol w:w="2971"/>
        <w:gridCol w:w="3328"/>
        <w:gridCol w:w="3328"/>
      </w:tblGrid>
      <w:tr w:rsidR="008211E8" w14:paraId="2DA18D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D20E5F"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07E0563" w14:textId="2E462F7C"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18</w:t>
            </w:r>
            <w:r w:rsidRPr="008211E8">
              <w:rPr>
                <w:rFonts w:ascii="Calibri" w:hAnsi="Calibri" w:cs="Calibri"/>
              </w:rPr>
              <w:t xml:space="preserve"> – Controlla ordini</w:t>
            </w:r>
          </w:p>
        </w:tc>
      </w:tr>
      <w:tr w:rsidR="008211E8" w14:paraId="494616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C2BA8B"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E7B3FAA" w14:textId="77777777" w:rsidR="008211E8" w:rsidRPr="008211E8" w:rsidRDefault="008211E8">
            <w:pPr>
              <w:spacing w:line="254" w:lineRule="auto"/>
              <w:rPr>
                <w:rFonts w:ascii="Calibri" w:hAnsi="Calibri" w:cs="Calibri"/>
              </w:rPr>
            </w:pPr>
            <w:r w:rsidRPr="008211E8">
              <w:rPr>
                <w:rFonts w:ascii="Calibri" w:hAnsi="Calibri" w:cs="Calibri"/>
              </w:rPr>
              <w:t>Gestore ordini</w:t>
            </w:r>
          </w:p>
        </w:tc>
      </w:tr>
      <w:tr w:rsidR="008211E8" w14:paraId="33EED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C9D562" w14:textId="77777777" w:rsidR="008211E8" w:rsidRPr="008211E8" w:rsidRDefault="008211E8">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A0BDB74" w14:textId="6F9B5A62" w:rsidR="008211E8" w:rsidRPr="008211E8" w:rsidRDefault="008211E8">
            <w:pPr>
              <w:spacing w:line="254" w:lineRule="auto"/>
              <w:rPr>
                <w:rFonts w:ascii="Calibri" w:hAnsi="Calibri" w:cs="Calibri"/>
              </w:rPr>
            </w:pPr>
            <w:r w:rsidRPr="008211E8">
              <w:rPr>
                <w:rFonts w:ascii="Calibri" w:hAnsi="Calibri" w:cs="Calibri"/>
              </w:rPr>
              <w:t xml:space="preserve">Il gestore ordini si trova </w:t>
            </w:r>
            <w:r w:rsidR="00C84557">
              <w:rPr>
                <w:rFonts w:ascii="Calibri" w:hAnsi="Calibri" w:cs="Calibri"/>
              </w:rPr>
              <w:t>in qualsiasi pagina</w:t>
            </w:r>
          </w:p>
        </w:tc>
      </w:tr>
      <w:tr w:rsidR="008211E8" w14:paraId="1B17168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D91529C"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B1B2EFE"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E6BE15"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1392DDC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C900C7"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2FBF2A" w14:textId="77777777"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6BC5852C" w14:textId="77777777" w:rsidR="008211E8" w:rsidRPr="008211E8" w:rsidRDefault="008211E8">
            <w:pPr>
              <w:spacing w:line="254" w:lineRule="auto"/>
              <w:rPr>
                <w:rFonts w:ascii="Calibri" w:hAnsi="Calibri" w:cs="Calibri"/>
              </w:rPr>
            </w:pPr>
          </w:p>
        </w:tc>
      </w:tr>
      <w:tr w:rsidR="008211E8" w14:paraId="08E36F0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453BBD9"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B5A140E"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9C0149B" w14:textId="77777777"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sistema reindirizza il gestore alla pagina degli ordini del sito</w:t>
            </w:r>
          </w:p>
        </w:tc>
      </w:tr>
      <w:tr w:rsidR="008211E8" w14:paraId="7CB932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8263409"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A6F95E" w14:textId="77777777" w:rsidR="008211E8" w:rsidRPr="008211E8" w:rsidRDefault="008211E8">
            <w:pPr>
              <w:spacing w:line="254" w:lineRule="auto"/>
              <w:rPr>
                <w:rFonts w:ascii="Calibri" w:hAnsi="Calibri" w:cs="Calibri"/>
              </w:rPr>
            </w:pPr>
          </w:p>
        </w:tc>
      </w:tr>
      <w:tr w:rsidR="008211E8" w14:paraId="791C73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C72743" w14:textId="77777777" w:rsidR="008211E8" w:rsidRPr="008211E8" w:rsidRDefault="008211E8">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3A2EA6" w14:textId="77777777" w:rsidR="008211E8" w:rsidRPr="008211E8" w:rsidRDefault="008211E8">
            <w:pPr>
              <w:spacing w:line="254" w:lineRule="auto"/>
              <w:rPr>
                <w:rFonts w:ascii="Calibri" w:hAnsi="Calibri" w:cs="Calibri"/>
              </w:rPr>
            </w:pPr>
            <w:r w:rsidRPr="008211E8">
              <w:rPr>
                <w:rFonts w:ascii="Calibri" w:hAnsi="Calibri" w:cs="Calibri"/>
              </w:rPr>
              <w:t>Il gestore ordini si trova sulla pagina contenente degli ordini</w:t>
            </w:r>
          </w:p>
        </w:tc>
      </w:tr>
    </w:tbl>
    <w:p w14:paraId="53772812" w14:textId="77777777" w:rsidR="008211E8" w:rsidRPr="008211E8" w:rsidRDefault="008211E8" w:rsidP="008211E8">
      <w:pPr>
        <w:rPr>
          <w:rFonts w:ascii="Calibri" w:hAnsi="Calibri" w:cs="Calibri"/>
        </w:rPr>
      </w:pPr>
    </w:p>
    <w:p w14:paraId="1D490CBD" w14:textId="292A95B9" w:rsidR="008211E8" w:rsidRPr="008211E8" w:rsidRDefault="008211E8" w:rsidP="008211E8">
      <w:pPr>
        <w:rPr>
          <w:rFonts w:ascii="Calibri" w:hAnsi="Calibri" w:cs="Calibri"/>
        </w:rPr>
      </w:pPr>
      <w:r w:rsidRPr="008211E8">
        <w:rPr>
          <w:rFonts w:ascii="Calibri" w:hAnsi="Calibri" w:cs="Calibri"/>
        </w:rPr>
        <w:t xml:space="preserve">Caso d’Uso </w:t>
      </w:r>
      <w:r w:rsidR="001B76F6">
        <w:rPr>
          <w:rFonts w:ascii="Calibri" w:hAnsi="Calibri" w:cs="Calibri"/>
        </w:rPr>
        <w:t>19</w:t>
      </w:r>
      <w:r w:rsidRPr="008211E8">
        <w:rPr>
          <w:rFonts w:ascii="Calibri" w:hAnsi="Calibri" w:cs="Calibri"/>
        </w:rPr>
        <w:t>: Conferma ordine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211E8" w14:paraId="081174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7A6C1B" w14:textId="77777777" w:rsidR="008211E8" w:rsidRPr="008211E8" w:rsidRDefault="008211E8">
            <w:pPr>
              <w:rPr>
                <w:rFonts w:ascii="Calibri" w:hAnsi="Calibri" w:cs="Calibri"/>
              </w:rPr>
            </w:pPr>
            <w:r w:rsidRPr="008211E8">
              <w:rPr>
                <w:rFonts w:ascii="Calibri" w:hAnsi="Calibri" w:cs="Calibri"/>
                <w:kern w:val="0"/>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91F92F" w14:textId="69C2AECD" w:rsidR="008211E8" w:rsidRPr="008211E8" w:rsidRDefault="008211E8">
            <w:pPr>
              <w:rPr>
                <w:rFonts w:ascii="Calibri" w:hAnsi="Calibri" w:cs="Calibri"/>
              </w:rPr>
            </w:pPr>
            <w:r w:rsidRPr="008211E8">
              <w:rPr>
                <w:rFonts w:ascii="Calibri" w:hAnsi="Calibri" w:cs="Calibri"/>
              </w:rPr>
              <w:t xml:space="preserve">UC </w:t>
            </w:r>
            <w:r w:rsidR="001B76F6">
              <w:rPr>
                <w:rFonts w:ascii="Calibri" w:hAnsi="Calibri" w:cs="Calibri"/>
              </w:rPr>
              <w:t>19</w:t>
            </w:r>
            <w:r w:rsidRPr="008211E8">
              <w:rPr>
                <w:rFonts w:ascii="Calibri" w:hAnsi="Calibri" w:cs="Calibri"/>
              </w:rPr>
              <w:t xml:space="preserve"> – Modifica stato ordine</w:t>
            </w:r>
          </w:p>
        </w:tc>
      </w:tr>
      <w:tr w:rsidR="008211E8" w14:paraId="1D3219B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BB2967" w14:textId="77777777" w:rsidR="008211E8" w:rsidRPr="008211E8" w:rsidRDefault="008211E8">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302617" w14:textId="77777777" w:rsidR="008211E8" w:rsidRPr="008211E8" w:rsidRDefault="008211E8">
            <w:pPr>
              <w:rPr>
                <w:rFonts w:ascii="Calibri" w:hAnsi="Calibri" w:cs="Calibri"/>
              </w:rPr>
            </w:pPr>
            <w:r w:rsidRPr="008211E8">
              <w:rPr>
                <w:rFonts w:ascii="Calibri" w:hAnsi="Calibri" w:cs="Calibri"/>
              </w:rPr>
              <w:t>Gestore ordini</w:t>
            </w:r>
          </w:p>
        </w:tc>
      </w:tr>
      <w:tr w:rsidR="008211E8" w14:paraId="680AED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12829D" w14:textId="77777777" w:rsidR="008211E8" w:rsidRPr="008211E8" w:rsidRDefault="008211E8">
            <w:pPr>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298CCA" w14:textId="77777777" w:rsidR="008211E8" w:rsidRPr="008211E8" w:rsidRDefault="008211E8">
            <w:pPr>
              <w:rPr>
                <w:rFonts w:ascii="Calibri" w:hAnsi="Calibri" w:cs="Calibri"/>
              </w:rPr>
            </w:pPr>
            <w:r w:rsidRPr="008211E8">
              <w:rPr>
                <w:rFonts w:ascii="Calibri" w:hAnsi="Calibri" w:cs="Calibri"/>
              </w:rPr>
              <w:t xml:space="preserve">Il gestore degli ordini si trova sulla pagina degli ordini del sito </w:t>
            </w:r>
          </w:p>
        </w:tc>
      </w:tr>
      <w:tr w:rsidR="008211E8" w14:paraId="0DC3B40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40C34F" w14:textId="77777777" w:rsidR="008211E8" w:rsidRPr="008211E8" w:rsidRDefault="008211E8">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D915BDA" w14:textId="77777777" w:rsidR="008211E8" w:rsidRPr="008211E8" w:rsidRDefault="008211E8">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DB634" w14:textId="77777777" w:rsidR="008211E8" w:rsidRPr="008211E8" w:rsidRDefault="008211E8">
            <w:pPr>
              <w:jc w:val="center"/>
              <w:rPr>
                <w:rFonts w:ascii="Calibri" w:hAnsi="Calibri" w:cs="Calibri"/>
              </w:rPr>
            </w:pPr>
            <w:r w:rsidRPr="008211E8">
              <w:rPr>
                <w:rFonts w:ascii="Calibri" w:hAnsi="Calibri" w:cs="Calibri"/>
              </w:rPr>
              <w:t>Sistema</w:t>
            </w:r>
          </w:p>
        </w:tc>
      </w:tr>
      <w:tr w:rsidR="008211E8" w14:paraId="4A3AA2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7DEEAF5"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E86E21" w14:textId="50CD4888" w:rsidR="008211E8" w:rsidRPr="008211E8" w:rsidRDefault="008211E8" w:rsidP="008211E8">
            <w:pPr>
              <w:pStyle w:val="Paragrafoelenco"/>
              <w:numPr>
                <w:ilvl w:val="0"/>
                <w:numId w:val="45"/>
              </w:numPr>
              <w:spacing w:after="0" w:line="240" w:lineRule="auto"/>
              <w:rPr>
                <w:rFonts w:cs="Calibri"/>
              </w:rPr>
            </w:pPr>
            <w:r w:rsidRPr="008211E8">
              <w:rPr>
                <w:rFonts w:cs="Calibri"/>
              </w:rPr>
              <w:t>Il gestore clicca su “</w:t>
            </w:r>
            <w:r w:rsidR="00B75DF3">
              <w:rPr>
                <w:rFonts w:cs="Calibri"/>
              </w:rPr>
              <w:t>C</w:t>
            </w:r>
            <w:r w:rsidRPr="008211E8">
              <w:rPr>
                <w:rFonts w:cs="Calibri"/>
              </w:rPr>
              <w:t>onferma ordine”</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8D5B983" w14:textId="77777777" w:rsidR="008211E8" w:rsidRPr="008211E8" w:rsidRDefault="008211E8">
            <w:pPr>
              <w:pStyle w:val="Paragrafoelenco"/>
              <w:rPr>
                <w:rFonts w:cs="Calibri"/>
              </w:rPr>
            </w:pPr>
          </w:p>
        </w:tc>
      </w:tr>
      <w:tr w:rsidR="008211E8" w14:paraId="3B53E4C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6675677"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56CDE3D" w14:textId="77777777" w:rsidR="008211E8" w:rsidRPr="008211E8" w:rsidRDefault="008211E8">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3C9676D1" w14:textId="77777777" w:rsidR="008211E8" w:rsidRPr="008211E8" w:rsidRDefault="008211E8" w:rsidP="008211E8">
            <w:pPr>
              <w:pStyle w:val="Paragrafoelenco"/>
              <w:numPr>
                <w:ilvl w:val="0"/>
                <w:numId w:val="45"/>
              </w:numPr>
              <w:spacing w:after="0" w:line="240" w:lineRule="auto"/>
              <w:rPr>
                <w:rFonts w:cs="Calibri"/>
              </w:rPr>
            </w:pPr>
            <w:r w:rsidRPr="008211E8">
              <w:rPr>
                <w:rFonts w:cs="Calibri"/>
              </w:rPr>
              <w:t>Il sistema aggiorna lo stato dell’ordine con “Completato”</w:t>
            </w:r>
          </w:p>
          <w:p w14:paraId="735913A7" w14:textId="77777777" w:rsidR="008211E8" w:rsidRPr="008211E8" w:rsidRDefault="008211E8" w:rsidP="008211E8">
            <w:pPr>
              <w:pStyle w:val="Paragrafoelenco"/>
              <w:numPr>
                <w:ilvl w:val="0"/>
                <w:numId w:val="45"/>
              </w:numPr>
              <w:spacing w:after="0" w:line="240" w:lineRule="auto"/>
              <w:rPr>
                <w:rFonts w:cs="Calibri"/>
              </w:rPr>
            </w:pPr>
            <w:r w:rsidRPr="008211E8">
              <w:rPr>
                <w:rFonts w:cs="Calibri"/>
              </w:rPr>
              <w:t xml:space="preserve">Il sistema mostra la lista aggiornata degli ordini con i relativi stati </w:t>
            </w:r>
          </w:p>
        </w:tc>
      </w:tr>
      <w:tr w:rsidR="008211E8" w14:paraId="60EF043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C7D857C" w14:textId="77777777" w:rsidR="008211E8" w:rsidRPr="008211E8" w:rsidRDefault="008211E8">
            <w:pPr>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676A6F0" w14:textId="77777777" w:rsidR="008211E8" w:rsidRPr="008211E8" w:rsidRDefault="008211E8">
            <w:pPr>
              <w:rPr>
                <w:rFonts w:ascii="Calibri" w:hAnsi="Calibri" w:cs="Calibri"/>
              </w:rPr>
            </w:pPr>
          </w:p>
        </w:tc>
      </w:tr>
      <w:tr w:rsidR="008211E8" w14:paraId="5523262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C810F83" w14:textId="77777777" w:rsidR="008211E8" w:rsidRPr="008211E8" w:rsidRDefault="008211E8">
            <w:pPr>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3CFF84" w14:textId="77777777" w:rsidR="008211E8" w:rsidRPr="008211E8" w:rsidRDefault="008211E8">
            <w:pPr>
              <w:rPr>
                <w:rFonts w:ascii="Calibri" w:hAnsi="Calibri" w:cs="Calibri"/>
              </w:rPr>
            </w:pPr>
            <w:r w:rsidRPr="008211E8">
              <w:rPr>
                <w:rFonts w:ascii="Calibri" w:hAnsi="Calibri" w:cs="Calibri"/>
              </w:rPr>
              <w:t>Lo stato dell’ordine viene aggiornato e il gestore si trova sulla pagina degli ordini</w:t>
            </w:r>
          </w:p>
        </w:tc>
      </w:tr>
    </w:tbl>
    <w:p w14:paraId="407B4650" w14:textId="77777777" w:rsidR="008211E8" w:rsidRDefault="008211E8" w:rsidP="008211E8">
      <w:pPr>
        <w:rPr>
          <w:rFonts w:ascii="Calibri" w:hAnsi="Calibri" w:cs="Calibri"/>
        </w:rPr>
      </w:pPr>
    </w:p>
    <w:p w14:paraId="0FFC20C9" w14:textId="77777777" w:rsidR="00C957F2" w:rsidRDefault="00C957F2" w:rsidP="008211E8">
      <w:pPr>
        <w:rPr>
          <w:rFonts w:ascii="Calibri" w:hAnsi="Calibri" w:cs="Calibri"/>
        </w:rPr>
      </w:pPr>
    </w:p>
    <w:p w14:paraId="6594A220" w14:textId="77777777" w:rsidR="00C957F2" w:rsidRDefault="00C957F2" w:rsidP="008211E8">
      <w:pPr>
        <w:rPr>
          <w:rFonts w:ascii="Calibri" w:hAnsi="Calibri" w:cs="Calibri"/>
        </w:rPr>
      </w:pPr>
    </w:p>
    <w:p w14:paraId="6DB9C2B7" w14:textId="77777777" w:rsidR="00C957F2" w:rsidRDefault="00C957F2" w:rsidP="008211E8">
      <w:pPr>
        <w:rPr>
          <w:rFonts w:ascii="Calibri" w:hAnsi="Calibri" w:cs="Calibri"/>
        </w:rPr>
      </w:pPr>
    </w:p>
    <w:p w14:paraId="7EB89E5C" w14:textId="77777777" w:rsidR="00C957F2" w:rsidRPr="008211E8" w:rsidRDefault="00C957F2" w:rsidP="008211E8">
      <w:pPr>
        <w:rPr>
          <w:rFonts w:ascii="Calibri" w:hAnsi="Calibri" w:cs="Calibri"/>
        </w:rPr>
      </w:pPr>
    </w:p>
    <w:p w14:paraId="544541FA" w14:textId="4CCD4AB1" w:rsidR="008211E8" w:rsidRPr="008211E8" w:rsidRDefault="008211E8" w:rsidP="008211E8">
      <w:pPr>
        <w:rPr>
          <w:rFonts w:ascii="Calibri" w:hAnsi="Calibri" w:cs="Calibri"/>
        </w:rPr>
      </w:pPr>
      <w:r w:rsidRPr="008211E8">
        <w:rPr>
          <w:rFonts w:ascii="Calibri" w:hAnsi="Calibri" w:cs="Calibri"/>
        </w:rPr>
        <w:t xml:space="preserve">Caso d’Uso </w:t>
      </w:r>
      <w:r w:rsidR="001B76F6">
        <w:rPr>
          <w:rFonts w:ascii="Calibri" w:hAnsi="Calibri" w:cs="Calibri"/>
        </w:rPr>
        <w:t>20</w:t>
      </w:r>
      <w:r w:rsidRPr="008211E8">
        <w:rPr>
          <w:rFonts w:ascii="Calibri" w:hAnsi="Calibri" w:cs="Calibri"/>
        </w:rPr>
        <w:t>: Annulla ordine</w:t>
      </w:r>
    </w:p>
    <w:tbl>
      <w:tblPr>
        <w:tblW w:w="0" w:type="auto"/>
        <w:tblLook w:val="04A0" w:firstRow="1" w:lastRow="0" w:firstColumn="1" w:lastColumn="0" w:noHBand="0" w:noVBand="1"/>
      </w:tblPr>
      <w:tblGrid>
        <w:gridCol w:w="2971"/>
        <w:gridCol w:w="3328"/>
        <w:gridCol w:w="3328"/>
      </w:tblGrid>
      <w:tr w:rsidR="008211E8" w14:paraId="3720D43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0108A3"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B50F82" w14:textId="62179F4D"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20</w:t>
            </w:r>
            <w:r w:rsidRPr="008211E8">
              <w:rPr>
                <w:rFonts w:ascii="Calibri" w:hAnsi="Calibri" w:cs="Calibri"/>
              </w:rPr>
              <w:t xml:space="preserve"> – Annulla ordine</w:t>
            </w:r>
          </w:p>
        </w:tc>
      </w:tr>
      <w:tr w:rsidR="008211E8" w14:paraId="7F4EB28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179BEC3"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97F996" w14:textId="77777777" w:rsidR="008211E8" w:rsidRPr="008211E8" w:rsidRDefault="008211E8">
            <w:pPr>
              <w:spacing w:line="254" w:lineRule="auto"/>
              <w:rPr>
                <w:rFonts w:ascii="Calibri" w:hAnsi="Calibri" w:cs="Calibri"/>
              </w:rPr>
            </w:pPr>
            <w:r w:rsidRPr="008211E8">
              <w:rPr>
                <w:rFonts w:ascii="Calibri" w:hAnsi="Calibri" w:cs="Calibri"/>
              </w:rPr>
              <w:t>Gestore degli ordini</w:t>
            </w:r>
          </w:p>
        </w:tc>
      </w:tr>
      <w:tr w:rsidR="008211E8" w14:paraId="4A897DC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924C655" w14:textId="77777777" w:rsidR="008211E8" w:rsidRPr="008211E8" w:rsidRDefault="008211E8">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D96F23" w14:textId="77777777" w:rsidR="008211E8" w:rsidRPr="008211E8" w:rsidRDefault="008211E8">
            <w:pPr>
              <w:spacing w:line="254" w:lineRule="auto"/>
              <w:rPr>
                <w:rFonts w:ascii="Calibri" w:hAnsi="Calibri" w:cs="Calibri"/>
              </w:rPr>
            </w:pPr>
            <w:r w:rsidRPr="008211E8">
              <w:rPr>
                <w:rFonts w:ascii="Calibri" w:hAnsi="Calibri" w:cs="Calibri"/>
              </w:rPr>
              <w:t>Il gestore degli ordini si trova sulla pagina degli ordini del sito</w:t>
            </w:r>
          </w:p>
        </w:tc>
      </w:tr>
      <w:tr w:rsidR="008211E8" w14:paraId="1837A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7AA78D6"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EA58CD"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5D66A6"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6C478800" w14:textId="77777777" w:rsidTr="00A506B6">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2668BC"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8CC6F1" w14:textId="567A9089" w:rsidR="008211E8" w:rsidRPr="008211E8" w:rsidRDefault="008211E8" w:rsidP="008211E8">
            <w:pPr>
              <w:pStyle w:val="Paragrafoelenco"/>
              <w:numPr>
                <w:ilvl w:val="0"/>
                <w:numId w:val="46"/>
              </w:numPr>
              <w:spacing w:line="254" w:lineRule="auto"/>
              <w:rPr>
                <w:rFonts w:cs="Calibri"/>
                <w:kern w:val="2"/>
              </w:rPr>
            </w:pPr>
            <w:r w:rsidRPr="008211E8">
              <w:rPr>
                <w:rFonts w:cs="Calibri"/>
                <w:kern w:val="2"/>
              </w:rPr>
              <w:t>Il gestore degli ordini clicca su “</w:t>
            </w:r>
            <w:r w:rsidR="00B66571">
              <w:rPr>
                <w:rFonts w:cs="Calibri"/>
                <w:kern w:val="2"/>
              </w:rPr>
              <w:t>A</w:t>
            </w:r>
            <w:r w:rsidRPr="008211E8">
              <w:rPr>
                <w:rFonts w:cs="Calibri"/>
                <w:kern w:val="2"/>
              </w:rPr>
              <w:t xml:space="preserve">nnulla </w:t>
            </w:r>
            <w:r w:rsidR="00B66571">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62B8F2CD" w14:textId="77777777" w:rsidR="008211E8" w:rsidRPr="008211E8" w:rsidRDefault="008211E8">
            <w:pPr>
              <w:spacing w:line="254" w:lineRule="auto"/>
              <w:rPr>
                <w:rFonts w:ascii="Calibri" w:hAnsi="Calibri" w:cs="Calibri"/>
              </w:rPr>
            </w:pPr>
          </w:p>
        </w:tc>
      </w:tr>
      <w:tr w:rsidR="008211E8" w14:paraId="0E1E30E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F394690"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354BEC8"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27C88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62450D5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211E8" w14:paraId="0E78FB8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5F2E4"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183F5CA" w14:textId="77777777" w:rsidR="008211E8" w:rsidRPr="008211E8" w:rsidRDefault="008211E8">
            <w:pPr>
              <w:spacing w:line="254" w:lineRule="auto"/>
              <w:rPr>
                <w:rFonts w:ascii="Calibri" w:hAnsi="Calibri" w:cs="Calibri"/>
              </w:rPr>
            </w:pPr>
          </w:p>
        </w:tc>
      </w:tr>
      <w:tr w:rsidR="008211E8" w14:paraId="2AA0E1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557BBF" w14:textId="77777777" w:rsidR="008211E8" w:rsidRPr="008211E8" w:rsidRDefault="008211E8">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794034" w14:textId="77777777" w:rsidR="008211E8" w:rsidRPr="008211E8" w:rsidRDefault="008211E8">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78F2516C" w14:textId="77777777" w:rsidR="008211E8" w:rsidRPr="008211E8" w:rsidRDefault="008211E8" w:rsidP="008211E8">
      <w:pPr>
        <w:rPr>
          <w:rFonts w:ascii="Calibri" w:hAnsi="Calibri" w:cs="Calibri"/>
        </w:rPr>
      </w:pPr>
    </w:p>
    <w:p w14:paraId="0A9C3BB1" w14:textId="77777777" w:rsidR="008211E8" w:rsidRDefault="008211E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61"/>
          <w:p w14:paraId="4329B47B" w14:textId="7EADDDE7" w:rsidR="00F96F3A" w:rsidRPr="00A24447" w:rsidRDefault="00A24447">
            <w:pPr>
              <w:tabs>
                <w:tab w:val="left" w:pos="7599"/>
              </w:tabs>
              <w:jc w:val="both"/>
              <w:outlineLvl w:val="0"/>
              <w:rPr>
                <w:bCs/>
              </w:rPr>
            </w:pPr>
            <w:r w:rsidRPr="00A24447">
              <w:rPr>
                <w:bCs/>
                <w:lang w:val="en-US"/>
              </w:rPr>
              <w:lastRenderedPageBreak/>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62" w:name="_Toc148182134"/>
            <w:bookmarkStart w:id="63" w:name="_Toc148182217"/>
            <w:r w:rsidRPr="00A76445">
              <w:t>13/10/2023</w:t>
            </w:r>
            <w:bookmarkEnd w:id="62"/>
            <w:bookmarkEnd w:id="63"/>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4" w:name="_Toc148182135"/>
            <w:bookmarkStart w:id="65" w:name="_Toc148182218"/>
            <w:r w:rsidRPr="00A76445">
              <w:t>Requisiti e casi d’uso</w:t>
            </w:r>
            <w:bookmarkEnd w:id="64"/>
            <w:bookmarkEnd w:id="65"/>
          </w:p>
        </w:tc>
        <w:tc>
          <w:tcPr>
            <w:tcW w:w="2835" w:type="dxa"/>
            <w:shd w:val="clear" w:color="auto" w:fill="auto"/>
          </w:tcPr>
          <w:p w14:paraId="3BF2C62E" w14:textId="77777777" w:rsidR="00F96F3A" w:rsidRPr="00A76445" w:rsidRDefault="00F96F3A">
            <w:pPr>
              <w:tabs>
                <w:tab w:val="left" w:pos="7599"/>
              </w:tabs>
              <w:jc w:val="both"/>
              <w:outlineLvl w:val="0"/>
            </w:pPr>
            <w:bookmarkStart w:id="66" w:name="_Toc148182136"/>
            <w:bookmarkStart w:id="67" w:name="_Toc148182219"/>
            <w:r w:rsidRPr="00A76445">
              <w:t>27/10/2023</w:t>
            </w:r>
            <w:bookmarkEnd w:id="66"/>
            <w:bookmarkEnd w:id="67"/>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8" w:name="_Toc148182137"/>
            <w:bookmarkStart w:id="69" w:name="_Toc148182220"/>
            <w:r w:rsidRPr="00A76445">
              <w:t>Requirements Analysis Document</w:t>
            </w:r>
            <w:bookmarkEnd w:id="68"/>
            <w:bookmarkEnd w:id="69"/>
          </w:p>
        </w:tc>
        <w:tc>
          <w:tcPr>
            <w:tcW w:w="2835" w:type="dxa"/>
            <w:shd w:val="clear" w:color="auto" w:fill="auto"/>
          </w:tcPr>
          <w:p w14:paraId="712C0A84" w14:textId="77777777" w:rsidR="00F96F3A" w:rsidRPr="00A76445" w:rsidRDefault="00F96F3A">
            <w:pPr>
              <w:tabs>
                <w:tab w:val="left" w:pos="7599"/>
              </w:tabs>
              <w:jc w:val="both"/>
              <w:outlineLvl w:val="0"/>
            </w:pPr>
            <w:bookmarkStart w:id="70" w:name="_Toc148182138"/>
            <w:bookmarkStart w:id="71" w:name="_Toc148182221"/>
            <w:r w:rsidRPr="00A76445">
              <w:t>10/11/2023</w:t>
            </w:r>
            <w:bookmarkEnd w:id="70"/>
            <w:bookmarkEnd w:id="71"/>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72" w:name="_Toc148182139"/>
            <w:bookmarkStart w:id="73" w:name="_Toc148182222"/>
            <w:r w:rsidRPr="00A76445">
              <w:t>System Design Document</w:t>
            </w:r>
            <w:bookmarkEnd w:id="72"/>
            <w:bookmarkEnd w:id="73"/>
          </w:p>
        </w:tc>
        <w:tc>
          <w:tcPr>
            <w:tcW w:w="2835" w:type="dxa"/>
            <w:shd w:val="clear" w:color="auto" w:fill="auto"/>
          </w:tcPr>
          <w:p w14:paraId="20A1925C" w14:textId="77777777" w:rsidR="00F96F3A" w:rsidRPr="00A76445" w:rsidRDefault="00F96F3A">
            <w:pPr>
              <w:tabs>
                <w:tab w:val="left" w:pos="7599"/>
              </w:tabs>
              <w:jc w:val="both"/>
              <w:outlineLvl w:val="0"/>
            </w:pPr>
            <w:bookmarkStart w:id="74" w:name="_Toc148182140"/>
            <w:bookmarkStart w:id="75" w:name="_Toc148182223"/>
            <w:r w:rsidRPr="00A76445">
              <w:t>24/11/2023</w:t>
            </w:r>
            <w:bookmarkEnd w:id="74"/>
            <w:bookmarkEnd w:id="75"/>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6" w:name="_Toc148182141"/>
            <w:bookmarkStart w:id="77" w:name="_Toc148182224"/>
            <w:r w:rsidRPr="00A76445">
              <w:t>Piano di test e specifica interfaccce dei moduli del sistema</w:t>
            </w:r>
            <w:bookmarkEnd w:id="76"/>
            <w:bookmarkEnd w:id="77"/>
          </w:p>
        </w:tc>
        <w:tc>
          <w:tcPr>
            <w:tcW w:w="2835" w:type="dxa"/>
            <w:shd w:val="clear" w:color="auto" w:fill="auto"/>
          </w:tcPr>
          <w:p w14:paraId="68B8A4D0" w14:textId="77777777" w:rsidR="00F96F3A" w:rsidRPr="00A76445" w:rsidRDefault="00F96F3A">
            <w:pPr>
              <w:tabs>
                <w:tab w:val="left" w:pos="7599"/>
              </w:tabs>
              <w:jc w:val="both"/>
              <w:outlineLvl w:val="0"/>
            </w:pPr>
            <w:bookmarkStart w:id="78" w:name="_Toc148182142"/>
            <w:bookmarkStart w:id="79" w:name="_Toc148182225"/>
            <w:r w:rsidRPr="00A76445">
              <w:t>15/12/2023</w:t>
            </w:r>
            <w:bookmarkEnd w:id="78"/>
            <w:bookmarkEnd w:id="79"/>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nel use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E5874" w14:textId="77777777" w:rsidR="007412D0" w:rsidRDefault="007412D0">
      <w:r>
        <w:separator/>
      </w:r>
    </w:p>
  </w:endnote>
  <w:endnote w:type="continuationSeparator" w:id="0">
    <w:p w14:paraId="39D23F8A" w14:textId="77777777" w:rsidR="007412D0" w:rsidRDefault="007412D0">
      <w:r>
        <w:continuationSeparator/>
      </w:r>
    </w:p>
  </w:endnote>
  <w:endnote w:type="continuationNotice" w:id="1">
    <w:p w14:paraId="0F42ECAB" w14:textId="77777777" w:rsidR="007412D0" w:rsidRDefault="007412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8336F" w14:textId="77777777" w:rsidR="007412D0" w:rsidRDefault="007412D0">
      <w:r>
        <w:separator/>
      </w:r>
    </w:p>
  </w:footnote>
  <w:footnote w:type="continuationSeparator" w:id="0">
    <w:p w14:paraId="18175A62" w14:textId="77777777" w:rsidR="007412D0" w:rsidRDefault="007412D0">
      <w:r>
        <w:continuationSeparator/>
      </w:r>
    </w:p>
  </w:footnote>
  <w:footnote w:type="continuationNotice" w:id="1">
    <w:p w14:paraId="53906585" w14:textId="77777777" w:rsidR="007412D0" w:rsidRDefault="007412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r w:rsidR="00F41142">
            <w:rPr>
              <w:sz w:val="20"/>
            </w:rPr>
            <w:t>Requirement Analysis Document</w:t>
          </w:r>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Requirement Analysis Document</w:t>
          </w:r>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400481"/>
    <w:multiLevelType w:val="hybridMultilevel"/>
    <w:tmpl w:val="1F601086"/>
    <w:lvl w:ilvl="0" w:tplc="0A76B8E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7"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14C418E"/>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3" w15:restartNumberingAfterBreak="0">
    <w:nsid w:val="199762B8"/>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0D11F1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3C15368F"/>
    <w:multiLevelType w:val="hybridMultilevel"/>
    <w:tmpl w:val="CE449212"/>
    <w:lvl w:ilvl="0" w:tplc="64EE7C4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42E62E85"/>
    <w:multiLevelType w:val="hybridMultilevel"/>
    <w:tmpl w:val="1C289E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15:restartNumberingAfterBreak="0">
    <w:nsid w:val="4AD62B0E"/>
    <w:multiLevelType w:val="hybridMultilevel"/>
    <w:tmpl w:val="283CD8E2"/>
    <w:lvl w:ilvl="0" w:tplc="7674C16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4EF1331D"/>
    <w:multiLevelType w:val="hybridMultilevel"/>
    <w:tmpl w:val="DA603EB0"/>
    <w:lvl w:ilvl="0" w:tplc="E61ECD70">
      <w:start w:val="4"/>
      <w:numFmt w:val="bullet"/>
      <w:lvlText w:val="-"/>
      <w:lvlJc w:val="left"/>
      <w:pPr>
        <w:ind w:left="0" w:firstLine="0"/>
      </w:pPr>
      <w:rPr>
        <w:rFonts w:ascii="Times New Roman" w:eastAsia="Calibr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6"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00E604F"/>
    <w:multiLevelType w:val="hybridMultilevel"/>
    <w:tmpl w:val="C4521084"/>
    <w:lvl w:ilvl="0" w:tplc="DC66D13E">
      <w:start w:val="3"/>
      <w:numFmt w:val="bullet"/>
      <w:lvlText w:val="-"/>
      <w:lvlJc w:val="left"/>
      <w:pPr>
        <w:ind w:left="1080" w:hanging="360"/>
      </w:pPr>
      <w:rPr>
        <w:rFonts w:ascii="Calibri" w:eastAsia="Lucida Sans Unicode"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50367E3B"/>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53540D8A"/>
    <w:multiLevelType w:val="hybridMultilevel"/>
    <w:tmpl w:val="BFCEB3BE"/>
    <w:lvl w:ilvl="0" w:tplc="FFFFFFFF">
      <w:start w:val="1"/>
      <w:numFmt w:val="decimal"/>
      <w:lvlText w:val="%1."/>
      <w:lvlJc w:val="left"/>
      <w:pPr>
        <w:ind w:left="760" w:hanging="400"/>
      </w:pPr>
      <w:rPr>
        <w:rFonts w:hint="default"/>
        <w:b w:val="0"/>
        <w:bCs/>
        <w:color w:val="2F549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39" w15:restartNumberingAfterBreak="0">
    <w:nsid w:val="692B540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6A482BD2"/>
    <w:multiLevelType w:val="hybridMultilevel"/>
    <w:tmpl w:val="0D7003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3A4D3B"/>
    <w:multiLevelType w:val="hybridMultilevel"/>
    <w:tmpl w:val="6FE665EC"/>
    <w:lvl w:ilvl="0" w:tplc="FFFFFFFF">
      <w:start w:val="1"/>
      <w:numFmt w:val="decimal"/>
      <w:lvlText w:val="%1."/>
      <w:lvlJc w:val="left"/>
      <w:pPr>
        <w:ind w:left="760" w:hanging="400"/>
      </w:pPr>
      <w:rPr>
        <w:rFonts w:hint="default"/>
        <w:b w:val="0"/>
        <w:bCs/>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5"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45265675">
    <w:abstractNumId w:val="0"/>
  </w:num>
  <w:num w:numId="2" w16cid:durableId="528686156">
    <w:abstractNumId w:val="1"/>
  </w:num>
  <w:num w:numId="3" w16cid:durableId="1488128495">
    <w:abstractNumId w:val="2"/>
  </w:num>
  <w:num w:numId="4" w16cid:durableId="1210218225">
    <w:abstractNumId w:val="3"/>
  </w:num>
  <w:num w:numId="5" w16cid:durableId="1455563649">
    <w:abstractNumId w:val="4"/>
  </w:num>
  <w:num w:numId="6" w16cid:durableId="1278947792">
    <w:abstractNumId w:val="22"/>
  </w:num>
  <w:num w:numId="7" w16cid:durableId="789278703">
    <w:abstractNumId w:val="38"/>
  </w:num>
  <w:num w:numId="8" w16cid:durableId="1887600584">
    <w:abstractNumId w:val="15"/>
  </w:num>
  <w:num w:numId="9" w16cid:durableId="1660890767">
    <w:abstractNumId w:val="15"/>
  </w:num>
  <w:num w:numId="10" w16cid:durableId="1350720331">
    <w:abstractNumId w:val="42"/>
  </w:num>
  <w:num w:numId="11" w16cid:durableId="1233858090">
    <w:abstractNumId w:val="19"/>
  </w:num>
  <w:num w:numId="12" w16cid:durableId="1167869480">
    <w:abstractNumId w:val="24"/>
  </w:num>
  <w:num w:numId="13" w16cid:durableId="324742703">
    <w:abstractNumId w:val="6"/>
  </w:num>
  <w:num w:numId="14" w16cid:durableId="994990026">
    <w:abstractNumId w:val="10"/>
  </w:num>
  <w:num w:numId="15" w16cid:durableId="2033845112">
    <w:abstractNumId w:val="13"/>
  </w:num>
  <w:num w:numId="16" w16cid:durableId="24211424">
    <w:abstractNumId w:val="29"/>
  </w:num>
  <w:num w:numId="17" w16cid:durableId="718627523">
    <w:abstractNumId w:val="32"/>
  </w:num>
  <w:num w:numId="18" w16cid:durableId="607198388">
    <w:abstractNumId w:val="34"/>
  </w:num>
  <w:num w:numId="19" w16cid:durableId="645936791">
    <w:abstractNumId w:val="43"/>
  </w:num>
  <w:num w:numId="20" w16cid:durableId="17809054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39222690">
    <w:abstractNumId w:val="21"/>
  </w:num>
  <w:num w:numId="22" w16cid:durableId="2069762344">
    <w:abstractNumId w:val="33"/>
  </w:num>
  <w:num w:numId="23" w16cid:durableId="835877835">
    <w:abstractNumId w:val="37"/>
  </w:num>
  <w:num w:numId="24" w16cid:durableId="788814780">
    <w:abstractNumId w:val="8"/>
  </w:num>
  <w:num w:numId="25" w16cid:durableId="2109695604">
    <w:abstractNumId w:val="5"/>
  </w:num>
  <w:num w:numId="26" w16cid:durableId="1138231528">
    <w:abstractNumId w:val="16"/>
  </w:num>
  <w:num w:numId="27" w16cid:durableId="1714846468">
    <w:abstractNumId w:val="14"/>
  </w:num>
  <w:num w:numId="28" w16cid:durableId="2028948867">
    <w:abstractNumId w:val="28"/>
  </w:num>
  <w:num w:numId="29" w16cid:durableId="606084931">
    <w:abstractNumId w:val="39"/>
  </w:num>
  <w:num w:numId="30" w16cid:durableId="60144909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99227141">
    <w:abstractNumId w:val="12"/>
  </w:num>
  <w:num w:numId="32" w16cid:durableId="4280125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0965899">
    <w:abstractNumId w:val="25"/>
  </w:num>
  <w:num w:numId="34" w16cid:durableId="368147218">
    <w:abstractNumId w:val="35"/>
  </w:num>
  <w:num w:numId="35" w16cid:durableId="892084822">
    <w:abstractNumId w:val="45"/>
  </w:num>
  <w:num w:numId="36" w16cid:durableId="1628969533">
    <w:abstractNumId w:val="30"/>
  </w:num>
  <w:num w:numId="37" w16cid:durableId="257254227">
    <w:abstractNumId w:val="27"/>
  </w:num>
  <w:num w:numId="38" w16cid:durableId="1898776873">
    <w:abstractNumId w:val="41"/>
  </w:num>
  <w:num w:numId="39" w16cid:durableId="1219363089">
    <w:abstractNumId w:val="20"/>
  </w:num>
  <w:num w:numId="40" w16cid:durableId="453718481">
    <w:abstractNumId w:val="17"/>
  </w:num>
  <w:num w:numId="41" w16cid:durableId="924847878">
    <w:abstractNumId w:val="9"/>
  </w:num>
  <w:num w:numId="42" w16cid:durableId="8122145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95845764">
    <w:abstractNumId w:val="7"/>
  </w:num>
  <w:num w:numId="44" w16cid:durableId="262108587">
    <w:abstractNumId w:val="26"/>
  </w:num>
  <w:num w:numId="45" w16cid:durableId="85092071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3551857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3642135">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6AE8"/>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5121"/>
    <w:rsid w:val="0006664D"/>
    <w:rsid w:val="00073BB5"/>
    <w:rsid w:val="00074EF4"/>
    <w:rsid w:val="00076821"/>
    <w:rsid w:val="00092CD3"/>
    <w:rsid w:val="0009301F"/>
    <w:rsid w:val="000932F1"/>
    <w:rsid w:val="00093B54"/>
    <w:rsid w:val="00093D9B"/>
    <w:rsid w:val="00094B89"/>
    <w:rsid w:val="0009562E"/>
    <w:rsid w:val="000972C2"/>
    <w:rsid w:val="000A2F8E"/>
    <w:rsid w:val="000A45DF"/>
    <w:rsid w:val="000A5632"/>
    <w:rsid w:val="000B012E"/>
    <w:rsid w:val="000B1A7C"/>
    <w:rsid w:val="000C3163"/>
    <w:rsid w:val="000C3D31"/>
    <w:rsid w:val="000C67E4"/>
    <w:rsid w:val="000C6FC3"/>
    <w:rsid w:val="000C7026"/>
    <w:rsid w:val="000D2800"/>
    <w:rsid w:val="000D3B9C"/>
    <w:rsid w:val="000D7FEA"/>
    <w:rsid w:val="000E1AEE"/>
    <w:rsid w:val="000E5BA8"/>
    <w:rsid w:val="000F2F92"/>
    <w:rsid w:val="000F42FA"/>
    <w:rsid w:val="000F6D89"/>
    <w:rsid w:val="00106BA2"/>
    <w:rsid w:val="00110E0B"/>
    <w:rsid w:val="001157F7"/>
    <w:rsid w:val="00115835"/>
    <w:rsid w:val="0011630B"/>
    <w:rsid w:val="00120553"/>
    <w:rsid w:val="00121C4E"/>
    <w:rsid w:val="00122B1D"/>
    <w:rsid w:val="00123878"/>
    <w:rsid w:val="001276C9"/>
    <w:rsid w:val="00127F92"/>
    <w:rsid w:val="001322CB"/>
    <w:rsid w:val="00134432"/>
    <w:rsid w:val="001350E9"/>
    <w:rsid w:val="001404BD"/>
    <w:rsid w:val="00142582"/>
    <w:rsid w:val="00142C81"/>
    <w:rsid w:val="00145FB6"/>
    <w:rsid w:val="001478DA"/>
    <w:rsid w:val="00152584"/>
    <w:rsid w:val="001532F4"/>
    <w:rsid w:val="0015595B"/>
    <w:rsid w:val="00156443"/>
    <w:rsid w:val="00170135"/>
    <w:rsid w:val="00170CBD"/>
    <w:rsid w:val="001721FF"/>
    <w:rsid w:val="00172DBA"/>
    <w:rsid w:val="0017638D"/>
    <w:rsid w:val="001765AE"/>
    <w:rsid w:val="001803F9"/>
    <w:rsid w:val="00180505"/>
    <w:rsid w:val="00190322"/>
    <w:rsid w:val="00193327"/>
    <w:rsid w:val="001936FA"/>
    <w:rsid w:val="00196AEE"/>
    <w:rsid w:val="001A09EE"/>
    <w:rsid w:val="001A165C"/>
    <w:rsid w:val="001A56A9"/>
    <w:rsid w:val="001B3DF4"/>
    <w:rsid w:val="001B500F"/>
    <w:rsid w:val="001B6CE4"/>
    <w:rsid w:val="001B76F6"/>
    <w:rsid w:val="001C3256"/>
    <w:rsid w:val="001C389E"/>
    <w:rsid w:val="001C7A76"/>
    <w:rsid w:val="001D10E1"/>
    <w:rsid w:val="001D2256"/>
    <w:rsid w:val="001D5021"/>
    <w:rsid w:val="001D67F8"/>
    <w:rsid w:val="001D6A90"/>
    <w:rsid w:val="001D6AA5"/>
    <w:rsid w:val="001D6B82"/>
    <w:rsid w:val="001F2B5B"/>
    <w:rsid w:val="001F35C5"/>
    <w:rsid w:val="001F3E0B"/>
    <w:rsid w:val="001F5371"/>
    <w:rsid w:val="001F5D8E"/>
    <w:rsid w:val="001F7B9B"/>
    <w:rsid w:val="00200471"/>
    <w:rsid w:val="00201330"/>
    <w:rsid w:val="00204325"/>
    <w:rsid w:val="002075C3"/>
    <w:rsid w:val="00210C56"/>
    <w:rsid w:val="00211EA3"/>
    <w:rsid w:val="00220FED"/>
    <w:rsid w:val="002214A8"/>
    <w:rsid w:val="00221D2F"/>
    <w:rsid w:val="00223952"/>
    <w:rsid w:val="00223D21"/>
    <w:rsid w:val="00223E58"/>
    <w:rsid w:val="00231495"/>
    <w:rsid w:val="00234727"/>
    <w:rsid w:val="002361DF"/>
    <w:rsid w:val="002372F3"/>
    <w:rsid w:val="002427D7"/>
    <w:rsid w:val="002455F2"/>
    <w:rsid w:val="00250D02"/>
    <w:rsid w:val="00250D4A"/>
    <w:rsid w:val="00254B7B"/>
    <w:rsid w:val="00255410"/>
    <w:rsid w:val="00257B80"/>
    <w:rsid w:val="00262196"/>
    <w:rsid w:val="002624CB"/>
    <w:rsid w:val="0026424A"/>
    <w:rsid w:val="002713D8"/>
    <w:rsid w:val="00272C28"/>
    <w:rsid w:val="00281D8E"/>
    <w:rsid w:val="00283059"/>
    <w:rsid w:val="00286DDB"/>
    <w:rsid w:val="00291685"/>
    <w:rsid w:val="00291CCA"/>
    <w:rsid w:val="002953D5"/>
    <w:rsid w:val="002A1A9C"/>
    <w:rsid w:val="002A4D02"/>
    <w:rsid w:val="002A78F5"/>
    <w:rsid w:val="002B2D5A"/>
    <w:rsid w:val="002B3067"/>
    <w:rsid w:val="002B665C"/>
    <w:rsid w:val="002C4077"/>
    <w:rsid w:val="002C4FCF"/>
    <w:rsid w:val="002C75DC"/>
    <w:rsid w:val="002C76FC"/>
    <w:rsid w:val="002D45EE"/>
    <w:rsid w:val="002D47C6"/>
    <w:rsid w:val="002D744D"/>
    <w:rsid w:val="002E2834"/>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317F7"/>
    <w:rsid w:val="00332451"/>
    <w:rsid w:val="00333E41"/>
    <w:rsid w:val="00336709"/>
    <w:rsid w:val="003373BD"/>
    <w:rsid w:val="00337D2A"/>
    <w:rsid w:val="0034080D"/>
    <w:rsid w:val="00342227"/>
    <w:rsid w:val="003446B6"/>
    <w:rsid w:val="0034611C"/>
    <w:rsid w:val="003461FB"/>
    <w:rsid w:val="0034742D"/>
    <w:rsid w:val="00347550"/>
    <w:rsid w:val="00355131"/>
    <w:rsid w:val="00355240"/>
    <w:rsid w:val="00357AB0"/>
    <w:rsid w:val="003609D6"/>
    <w:rsid w:val="003616AD"/>
    <w:rsid w:val="00365502"/>
    <w:rsid w:val="003714AC"/>
    <w:rsid w:val="00371EE6"/>
    <w:rsid w:val="00377578"/>
    <w:rsid w:val="00377F88"/>
    <w:rsid w:val="003852F1"/>
    <w:rsid w:val="00385FDE"/>
    <w:rsid w:val="003936B8"/>
    <w:rsid w:val="003956EC"/>
    <w:rsid w:val="003A24DE"/>
    <w:rsid w:val="003B37F2"/>
    <w:rsid w:val="003B3C55"/>
    <w:rsid w:val="003B6D06"/>
    <w:rsid w:val="003C08BF"/>
    <w:rsid w:val="003C26F2"/>
    <w:rsid w:val="003C358D"/>
    <w:rsid w:val="003C3E75"/>
    <w:rsid w:val="003C4BFA"/>
    <w:rsid w:val="003C5711"/>
    <w:rsid w:val="003C574C"/>
    <w:rsid w:val="003C5F56"/>
    <w:rsid w:val="003C610B"/>
    <w:rsid w:val="003D406A"/>
    <w:rsid w:val="003E00FB"/>
    <w:rsid w:val="003E1C9A"/>
    <w:rsid w:val="003F0C7C"/>
    <w:rsid w:val="003F31FD"/>
    <w:rsid w:val="003F4C43"/>
    <w:rsid w:val="004064E6"/>
    <w:rsid w:val="00412EEA"/>
    <w:rsid w:val="00413A71"/>
    <w:rsid w:val="004212B0"/>
    <w:rsid w:val="0042132E"/>
    <w:rsid w:val="004218B3"/>
    <w:rsid w:val="0042191F"/>
    <w:rsid w:val="00423ED7"/>
    <w:rsid w:val="0042423E"/>
    <w:rsid w:val="0043703D"/>
    <w:rsid w:val="0043734E"/>
    <w:rsid w:val="00444EEC"/>
    <w:rsid w:val="00447F0D"/>
    <w:rsid w:val="00451BD1"/>
    <w:rsid w:val="0045573A"/>
    <w:rsid w:val="004567DA"/>
    <w:rsid w:val="00460447"/>
    <w:rsid w:val="0046124B"/>
    <w:rsid w:val="0046298D"/>
    <w:rsid w:val="004646F8"/>
    <w:rsid w:val="00464880"/>
    <w:rsid w:val="00470495"/>
    <w:rsid w:val="004736EE"/>
    <w:rsid w:val="00474E58"/>
    <w:rsid w:val="00483FB4"/>
    <w:rsid w:val="0048673E"/>
    <w:rsid w:val="00487978"/>
    <w:rsid w:val="00487AD3"/>
    <w:rsid w:val="00491EBA"/>
    <w:rsid w:val="00491FB3"/>
    <w:rsid w:val="00495385"/>
    <w:rsid w:val="0049628F"/>
    <w:rsid w:val="004A0C87"/>
    <w:rsid w:val="004A1E2D"/>
    <w:rsid w:val="004A4D51"/>
    <w:rsid w:val="004A59FA"/>
    <w:rsid w:val="004B03BD"/>
    <w:rsid w:val="004B0796"/>
    <w:rsid w:val="004B0BBB"/>
    <w:rsid w:val="004B3C7B"/>
    <w:rsid w:val="004D1EA6"/>
    <w:rsid w:val="004D3604"/>
    <w:rsid w:val="004D55F1"/>
    <w:rsid w:val="004D7657"/>
    <w:rsid w:val="004E040E"/>
    <w:rsid w:val="004E4C1D"/>
    <w:rsid w:val="004E5C0A"/>
    <w:rsid w:val="004E6DBB"/>
    <w:rsid w:val="004F0AD1"/>
    <w:rsid w:val="004F18E5"/>
    <w:rsid w:val="004F4ECC"/>
    <w:rsid w:val="004F51F5"/>
    <w:rsid w:val="005014F1"/>
    <w:rsid w:val="005016AA"/>
    <w:rsid w:val="00510B1C"/>
    <w:rsid w:val="00510DEA"/>
    <w:rsid w:val="005112B2"/>
    <w:rsid w:val="00511ADE"/>
    <w:rsid w:val="00512C48"/>
    <w:rsid w:val="00515FF5"/>
    <w:rsid w:val="005160A1"/>
    <w:rsid w:val="0052179B"/>
    <w:rsid w:val="00522640"/>
    <w:rsid w:val="0053039D"/>
    <w:rsid w:val="0053271A"/>
    <w:rsid w:val="00532DCE"/>
    <w:rsid w:val="0053304D"/>
    <w:rsid w:val="00534966"/>
    <w:rsid w:val="00535AF7"/>
    <w:rsid w:val="00535CD6"/>
    <w:rsid w:val="00541FC6"/>
    <w:rsid w:val="00542A29"/>
    <w:rsid w:val="00542D9F"/>
    <w:rsid w:val="00543713"/>
    <w:rsid w:val="005448E6"/>
    <w:rsid w:val="00544D3F"/>
    <w:rsid w:val="00546E0C"/>
    <w:rsid w:val="005510B8"/>
    <w:rsid w:val="00555EF2"/>
    <w:rsid w:val="005571BB"/>
    <w:rsid w:val="005578C8"/>
    <w:rsid w:val="005649E5"/>
    <w:rsid w:val="00565CCA"/>
    <w:rsid w:val="005679A3"/>
    <w:rsid w:val="00572560"/>
    <w:rsid w:val="0057689C"/>
    <w:rsid w:val="00581AD6"/>
    <w:rsid w:val="00585357"/>
    <w:rsid w:val="005909F6"/>
    <w:rsid w:val="00592425"/>
    <w:rsid w:val="00592F8C"/>
    <w:rsid w:val="00595E6F"/>
    <w:rsid w:val="005A331A"/>
    <w:rsid w:val="005A5F2A"/>
    <w:rsid w:val="005A7CE8"/>
    <w:rsid w:val="005B1276"/>
    <w:rsid w:val="005B3AA7"/>
    <w:rsid w:val="005D0725"/>
    <w:rsid w:val="005D5D42"/>
    <w:rsid w:val="005E3FAC"/>
    <w:rsid w:val="005E4733"/>
    <w:rsid w:val="005F015B"/>
    <w:rsid w:val="005F09D0"/>
    <w:rsid w:val="005F3691"/>
    <w:rsid w:val="005F40F3"/>
    <w:rsid w:val="005F4FB1"/>
    <w:rsid w:val="00603E79"/>
    <w:rsid w:val="00605BB7"/>
    <w:rsid w:val="00606B71"/>
    <w:rsid w:val="006074AF"/>
    <w:rsid w:val="006124A0"/>
    <w:rsid w:val="006128C3"/>
    <w:rsid w:val="00615044"/>
    <w:rsid w:val="00615156"/>
    <w:rsid w:val="00620FB3"/>
    <w:rsid w:val="0062334B"/>
    <w:rsid w:val="00623B03"/>
    <w:rsid w:val="00625359"/>
    <w:rsid w:val="006257D5"/>
    <w:rsid w:val="0062593C"/>
    <w:rsid w:val="006300EA"/>
    <w:rsid w:val="006353D2"/>
    <w:rsid w:val="006355EB"/>
    <w:rsid w:val="00635EC9"/>
    <w:rsid w:val="00644602"/>
    <w:rsid w:val="0064528F"/>
    <w:rsid w:val="00654B43"/>
    <w:rsid w:val="00655218"/>
    <w:rsid w:val="00655FCD"/>
    <w:rsid w:val="00656A2D"/>
    <w:rsid w:val="006624E0"/>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90BC4"/>
    <w:rsid w:val="0069562D"/>
    <w:rsid w:val="00695EEC"/>
    <w:rsid w:val="006960DC"/>
    <w:rsid w:val="006A12F1"/>
    <w:rsid w:val="006A430B"/>
    <w:rsid w:val="006A6885"/>
    <w:rsid w:val="006B4080"/>
    <w:rsid w:val="006B4B2C"/>
    <w:rsid w:val="006B4BFD"/>
    <w:rsid w:val="006B7280"/>
    <w:rsid w:val="006C210E"/>
    <w:rsid w:val="006D1F67"/>
    <w:rsid w:val="006D576D"/>
    <w:rsid w:val="006D62B3"/>
    <w:rsid w:val="006E673C"/>
    <w:rsid w:val="006E7E08"/>
    <w:rsid w:val="006F076E"/>
    <w:rsid w:val="006F1DF7"/>
    <w:rsid w:val="006F25FF"/>
    <w:rsid w:val="006F3F90"/>
    <w:rsid w:val="006F7660"/>
    <w:rsid w:val="007015A4"/>
    <w:rsid w:val="007017E5"/>
    <w:rsid w:val="00704BA8"/>
    <w:rsid w:val="007124CB"/>
    <w:rsid w:val="00715903"/>
    <w:rsid w:val="00732386"/>
    <w:rsid w:val="00734327"/>
    <w:rsid w:val="007412D0"/>
    <w:rsid w:val="007431A9"/>
    <w:rsid w:val="0074690C"/>
    <w:rsid w:val="00752AD4"/>
    <w:rsid w:val="007531BC"/>
    <w:rsid w:val="00753B16"/>
    <w:rsid w:val="007575ED"/>
    <w:rsid w:val="0076258A"/>
    <w:rsid w:val="00765A99"/>
    <w:rsid w:val="0078049A"/>
    <w:rsid w:val="007811C5"/>
    <w:rsid w:val="00794BD0"/>
    <w:rsid w:val="00796ABC"/>
    <w:rsid w:val="007A1113"/>
    <w:rsid w:val="007A3857"/>
    <w:rsid w:val="007A3915"/>
    <w:rsid w:val="007A6C6D"/>
    <w:rsid w:val="007A70CF"/>
    <w:rsid w:val="007B4623"/>
    <w:rsid w:val="007B5514"/>
    <w:rsid w:val="007B6CB0"/>
    <w:rsid w:val="007B78E9"/>
    <w:rsid w:val="007C0274"/>
    <w:rsid w:val="007C4B05"/>
    <w:rsid w:val="007D0AF9"/>
    <w:rsid w:val="007D2C99"/>
    <w:rsid w:val="007D3CB5"/>
    <w:rsid w:val="007E00DC"/>
    <w:rsid w:val="007E1381"/>
    <w:rsid w:val="007E47FE"/>
    <w:rsid w:val="007E7429"/>
    <w:rsid w:val="007E7633"/>
    <w:rsid w:val="007F10F7"/>
    <w:rsid w:val="007F7B11"/>
    <w:rsid w:val="00801A2A"/>
    <w:rsid w:val="008034E2"/>
    <w:rsid w:val="008066A4"/>
    <w:rsid w:val="00810083"/>
    <w:rsid w:val="00816060"/>
    <w:rsid w:val="00820F4B"/>
    <w:rsid w:val="008211E8"/>
    <w:rsid w:val="008252B9"/>
    <w:rsid w:val="008273B8"/>
    <w:rsid w:val="008307E0"/>
    <w:rsid w:val="0083160D"/>
    <w:rsid w:val="0083278F"/>
    <w:rsid w:val="00836011"/>
    <w:rsid w:val="00843BC0"/>
    <w:rsid w:val="00844C0F"/>
    <w:rsid w:val="00853938"/>
    <w:rsid w:val="00853F98"/>
    <w:rsid w:val="00856112"/>
    <w:rsid w:val="00860297"/>
    <w:rsid w:val="008628D3"/>
    <w:rsid w:val="00870916"/>
    <w:rsid w:val="00870C17"/>
    <w:rsid w:val="00870F9B"/>
    <w:rsid w:val="008740D6"/>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912"/>
    <w:rsid w:val="008D6F23"/>
    <w:rsid w:val="008E1532"/>
    <w:rsid w:val="008E712E"/>
    <w:rsid w:val="0090442B"/>
    <w:rsid w:val="00904C89"/>
    <w:rsid w:val="0090548E"/>
    <w:rsid w:val="0090682F"/>
    <w:rsid w:val="00911077"/>
    <w:rsid w:val="00913D98"/>
    <w:rsid w:val="00920033"/>
    <w:rsid w:val="009211E8"/>
    <w:rsid w:val="00925226"/>
    <w:rsid w:val="00937F41"/>
    <w:rsid w:val="00937FEC"/>
    <w:rsid w:val="00940B8A"/>
    <w:rsid w:val="009443D7"/>
    <w:rsid w:val="00945AB5"/>
    <w:rsid w:val="00946879"/>
    <w:rsid w:val="00947ACD"/>
    <w:rsid w:val="009525CA"/>
    <w:rsid w:val="00955C1D"/>
    <w:rsid w:val="009569EB"/>
    <w:rsid w:val="00957365"/>
    <w:rsid w:val="0095747F"/>
    <w:rsid w:val="00960885"/>
    <w:rsid w:val="00960FF3"/>
    <w:rsid w:val="009658A6"/>
    <w:rsid w:val="00970EE2"/>
    <w:rsid w:val="009716E7"/>
    <w:rsid w:val="00975027"/>
    <w:rsid w:val="00977496"/>
    <w:rsid w:val="00980BF1"/>
    <w:rsid w:val="00981FD8"/>
    <w:rsid w:val="009A03E5"/>
    <w:rsid w:val="009A10F2"/>
    <w:rsid w:val="009A1EA9"/>
    <w:rsid w:val="009A2CC7"/>
    <w:rsid w:val="009A56CE"/>
    <w:rsid w:val="009A5A3B"/>
    <w:rsid w:val="009B0AEB"/>
    <w:rsid w:val="009C4D21"/>
    <w:rsid w:val="009C6402"/>
    <w:rsid w:val="009D2B3B"/>
    <w:rsid w:val="009D4468"/>
    <w:rsid w:val="009E18FF"/>
    <w:rsid w:val="009E22E6"/>
    <w:rsid w:val="009E5D59"/>
    <w:rsid w:val="009E7D50"/>
    <w:rsid w:val="009F094E"/>
    <w:rsid w:val="009F0B55"/>
    <w:rsid w:val="009F1B67"/>
    <w:rsid w:val="009F26B9"/>
    <w:rsid w:val="009F4314"/>
    <w:rsid w:val="00A01D6A"/>
    <w:rsid w:val="00A107A8"/>
    <w:rsid w:val="00A115A4"/>
    <w:rsid w:val="00A11C48"/>
    <w:rsid w:val="00A17BA5"/>
    <w:rsid w:val="00A24447"/>
    <w:rsid w:val="00A24FA4"/>
    <w:rsid w:val="00A26D65"/>
    <w:rsid w:val="00A27DE3"/>
    <w:rsid w:val="00A331F1"/>
    <w:rsid w:val="00A4101F"/>
    <w:rsid w:val="00A42E9E"/>
    <w:rsid w:val="00A455E9"/>
    <w:rsid w:val="00A47973"/>
    <w:rsid w:val="00A506B6"/>
    <w:rsid w:val="00A5170D"/>
    <w:rsid w:val="00A52E87"/>
    <w:rsid w:val="00A61D2E"/>
    <w:rsid w:val="00A6371B"/>
    <w:rsid w:val="00A66C32"/>
    <w:rsid w:val="00A679CC"/>
    <w:rsid w:val="00A72170"/>
    <w:rsid w:val="00A73A86"/>
    <w:rsid w:val="00A80B46"/>
    <w:rsid w:val="00A836B6"/>
    <w:rsid w:val="00A849B9"/>
    <w:rsid w:val="00A87E00"/>
    <w:rsid w:val="00A92AE2"/>
    <w:rsid w:val="00AA0F53"/>
    <w:rsid w:val="00AB0A28"/>
    <w:rsid w:val="00AB3A97"/>
    <w:rsid w:val="00AB5AE0"/>
    <w:rsid w:val="00AB7975"/>
    <w:rsid w:val="00AC4C15"/>
    <w:rsid w:val="00AD21C2"/>
    <w:rsid w:val="00AD3111"/>
    <w:rsid w:val="00AD587D"/>
    <w:rsid w:val="00AE18BD"/>
    <w:rsid w:val="00AE4B25"/>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620E4"/>
    <w:rsid w:val="00B66571"/>
    <w:rsid w:val="00B738E0"/>
    <w:rsid w:val="00B73B24"/>
    <w:rsid w:val="00B74CAC"/>
    <w:rsid w:val="00B74EDB"/>
    <w:rsid w:val="00B75DF3"/>
    <w:rsid w:val="00B77377"/>
    <w:rsid w:val="00B85107"/>
    <w:rsid w:val="00B86EEA"/>
    <w:rsid w:val="00B87011"/>
    <w:rsid w:val="00B9096C"/>
    <w:rsid w:val="00B92A07"/>
    <w:rsid w:val="00B92ADB"/>
    <w:rsid w:val="00B95601"/>
    <w:rsid w:val="00BA1483"/>
    <w:rsid w:val="00BA1C19"/>
    <w:rsid w:val="00BB5FE8"/>
    <w:rsid w:val="00BB6DD5"/>
    <w:rsid w:val="00BC0812"/>
    <w:rsid w:val="00BC0B20"/>
    <w:rsid w:val="00BC1B2E"/>
    <w:rsid w:val="00BC47BD"/>
    <w:rsid w:val="00BC71DF"/>
    <w:rsid w:val="00BD0FD4"/>
    <w:rsid w:val="00BD12EE"/>
    <w:rsid w:val="00BD1984"/>
    <w:rsid w:val="00BD1B68"/>
    <w:rsid w:val="00BD6AA4"/>
    <w:rsid w:val="00BE01FD"/>
    <w:rsid w:val="00C00451"/>
    <w:rsid w:val="00C01930"/>
    <w:rsid w:val="00C07790"/>
    <w:rsid w:val="00C104D5"/>
    <w:rsid w:val="00C10EB9"/>
    <w:rsid w:val="00C1436B"/>
    <w:rsid w:val="00C14CE1"/>
    <w:rsid w:val="00C2058D"/>
    <w:rsid w:val="00C23921"/>
    <w:rsid w:val="00C25E5A"/>
    <w:rsid w:val="00C25FEE"/>
    <w:rsid w:val="00C32CF1"/>
    <w:rsid w:val="00C37192"/>
    <w:rsid w:val="00C4391B"/>
    <w:rsid w:val="00C4506E"/>
    <w:rsid w:val="00C5089A"/>
    <w:rsid w:val="00C52AF0"/>
    <w:rsid w:val="00C52C4A"/>
    <w:rsid w:val="00C53FC7"/>
    <w:rsid w:val="00C57876"/>
    <w:rsid w:val="00C60B0E"/>
    <w:rsid w:val="00C64AC7"/>
    <w:rsid w:val="00C6593E"/>
    <w:rsid w:val="00C66936"/>
    <w:rsid w:val="00C66EF4"/>
    <w:rsid w:val="00C76EC3"/>
    <w:rsid w:val="00C84557"/>
    <w:rsid w:val="00C85CBA"/>
    <w:rsid w:val="00C878E9"/>
    <w:rsid w:val="00C87A0A"/>
    <w:rsid w:val="00C91273"/>
    <w:rsid w:val="00C9227F"/>
    <w:rsid w:val="00C93101"/>
    <w:rsid w:val="00C957F2"/>
    <w:rsid w:val="00C95C10"/>
    <w:rsid w:val="00C97A9A"/>
    <w:rsid w:val="00CA096B"/>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444E"/>
    <w:rsid w:val="00CE78AB"/>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611CA"/>
    <w:rsid w:val="00D651A9"/>
    <w:rsid w:val="00D65953"/>
    <w:rsid w:val="00D7149B"/>
    <w:rsid w:val="00D764A4"/>
    <w:rsid w:val="00D8048B"/>
    <w:rsid w:val="00D847DC"/>
    <w:rsid w:val="00D84C85"/>
    <w:rsid w:val="00D90047"/>
    <w:rsid w:val="00D94B04"/>
    <w:rsid w:val="00DA05AD"/>
    <w:rsid w:val="00DA0B4C"/>
    <w:rsid w:val="00DA4256"/>
    <w:rsid w:val="00DA4F06"/>
    <w:rsid w:val="00DB0156"/>
    <w:rsid w:val="00DB1E8B"/>
    <w:rsid w:val="00DB21BA"/>
    <w:rsid w:val="00DB5095"/>
    <w:rsid w:val="00DB6339"/>
    <w:rsid w:val="00DC052B"/>
    <w:rsid w:val="00DC1012"/>
    <w:rsid w:val="00DC1DD1"/>
    <w:rsid w:val="00DC6C85"/>
    <w:rsid w:val="00DD24A7"/>
    <w:rsid w:val="00DD547B"/>
    <w:rsid w:val="00DD6D91"/>
    <w:rsid w:val="00DE08AD"/>
    <w:rsid w:val="00DE3C3D"/>
    <w:rsid w:val="00DE47A0"/>
    <w:rsid w:val="00DE597E"/>
    <w:rsid w:val="00DF14DA"/>
    <w:rsid w:val="00DF4299"/>
    <w:rsid w:val="00DF4492"/>
    <w:rsid w:val="00DF6A96"/>
    <w:rsid w:val="00E01A0A"/>
    <w:rsid w:val="00E051BA"/>
    <w:rsid w:val="00E06591"/>
    <w:rsid w:val="00E11989"/>
    <w:rsid w:val="00E16D50"/>
    <w:rsid w:val="00E178AC"/>
    <w:rsid w:val="00E17954"/>
    <w:rsid w:val="00E20EC6"/>
    <w:rsid w:val="00E21B6D"/>
    <w:rsid w:val="00E235E0"/>
    <w:rsid w:val="00E25C08"/>
    <w:rsid w:val="00E2784D"/>
    <w:rsid w:val="00E30462"/>
    <w:rsid w:val="00E30C59"/>
    <w:rsid w:val="00E32EFD"/>
    <w:rsid w:val="00E34150"/>
    <w:rsid w:val="00E3703E"/>
    <w:rsid w:val="00E40407"/>
    <w:rsid w:val="00E42EF7"/>
    <w:rsid w:val="00E43D61"/>
    <w:rsid w:val="00E44CBC"/>
    <w:rsid w:val="00E54166"/>
    <w:rsid w:val="00E55C3C"/>
    <w:rsid w:val="00E579C3"/>
    <w:rsid w:val="00E62A71"/>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7905"/>
    <w:rsid w:val="00EB1C18"/>
    <w:rsid w:val="00EB30FB"/>
    <w:rsid w:val="00EB3388"/>
    <w:rsid w:val="00EB4454"/>
    <w:rsid w:val="00EB4C7C"/>
    <w:rsid w:val="00EC5989"/>
    <w:rsid w:val="00ED31CD"/>
    <w:rsid w:val="00ED42DC"/>
    <w:rsid w:val="00ED61D3"/>
    <w:rsid w:val="00ED669F"/>
    <w:rsid w:val="00ED75D7"/>
    <w:rsid w:val="00EE5EAB"/>
    <w:rsid w:val="00EF239C"/>
    <w:rsid w:val="00F0147D"/>
    <w:rsid w:val="00F026E4"/>
    <w:rsid w:val="00F0328C"/>
    <w:rsid w:val="00F05403"/>
    <w:rsid w:val="00F07CA9"/>
    <w:rsid w:val="00F102DD"/>
    <w:rsid w:val="00F10761"/>
    <w:rsid w:val="00F1332A"/>
    <w:rsid w:val="00F1639A"/>
    <w:rsid w:val="00F16B03"/>
    <w:rsid w:val="00F277E6"/>
    <w:rsid w:val="00F303D4"/>
    <w:rsid w:val="00F33810"/>
    <w:rsid w:val="00F341F9"/>
    <w:rsid w:val="00F34818"/>
    <w:rsid w:val="00F41142"/>
    <w:rsid w:val="00F51123"/>
    <w:rsid w:val="00F601D2"/>
    <w:rsid w:val="00F60EB8"/>
    <w:rsid w:val="00F633B9"/>
    <w:rsid w:val="00F64E1C"/>
    <w:rsid w:val="00F66421"/>
    <w:rsid w:val="00F67FB8"/>
    <w:rsid w:val="00F71F18"/>
    <w:rsid w:val="00F735FF"/>
    <w:rsid w:val="00F738EE"/>
    <w:rsid w:val="00F752B1"/>
    <w:rsid w:val="00F806EE"/>
    <w:rsid w:val="00F81EA0"/>
    <w:rsid w:val="00F836FD"/>
    <w:rsid w:val="00F90B5D"/>
    <w:rsid w:val="00F9223C"/>
    <w:rsid w:val="00F92611"/>
    <w:rsid w:val="00F96D8D"/>
    <w:rsid w:val="00F96F3A"/>
    <w:rsid w:val="00F978AB"/>
    <w:rsid w:val="00FA2CF4"/>
    <w:rsid w:val="00FA41AC"/>
    <w:rsid w:val="00FA6257"/>
    <w:rsid w:val="00FA696A"/>
    <w:rsid w:val="00FB184D"/>
    <w:rsid w:val="00FB2EFE"/>
    <w:rsid w:val="00FC0416"/>
    <w:rsid w:val="00FC206D"/>
    <w:rsid w:val="00FC4193"/>
    <w:rsid w:val="00FC5D75"/>
    <w:rsid w:val="00FD0055"/>
    <w:rsid w:val="00FD24FC"/>
    <w:rsid w:val="00FD7D82"/>
    <w:rsid w:val="00FE09D7"/>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5"/>
    <o:shapelayout v:ext="edit">
      <o:idmap v:ext="edit" data="1"/>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mailt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mailto:***@**.**"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3743</Words>
  <Characters>21339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Università degli Studi di Salerno</vt:lpstr>
    </vt:vector>
  </TitlesOfParts>
  <Company/>
  <LinksUpToDate>false</LinksUpToDate>
  <CharactersWithSpaces>25032</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ANGELO SPATARO</cp:lastModifiedBy>
  <cp:revision>2</cp:revision>
  <cp:lastPrinted>1900-01-01T08:00:00Z</cp:lastPrinted>
  <dcterms:created xsi:type="dcterms:W3CDTF">2023-11-29T16:16:00Z</dcterms:created>
  <dcterms:modified xsi:type="dcterms:W3CDTF">2023-11-29T16:16:00Z</dcterms:modified>
</cp:coreProperties>
</file>