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r>
      <w:proofErr w:type="spellStart"/>
      <w:r w:rsidR="008B36D5" w:rsidRPr="00324C42">
        <w:rPr>
          <w:rFonts w:ascii="Arial" w:hAnsi="Arial"/>
          <w:b/>
          <w:sz w:val="36"/>
          <w:lang w:val="en-GB"/>
        </w:rPr>
        <w:t>Versione</w:t>
      </w:r>
      <w:proofErr w:type="spellEnd"/>
      <w:r w:rsidR="008B36D5" w:rsidRPr="00324C42">
        <w:rPr>
          <w:rFonts w:ascii="Arial" w:hAnsi="Arial"/>
          <w:b/>
          <w:sz w:val="36"/>
          <w:lang w:val="en-GB"/>
        </w:rPr>
        <w:t xml:space="preserv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FD3596"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FD3596"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FD3596"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FD3596"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276B91D" w14:textId="77777777" w:rsidR="00D84C85" w:rsidRDefault="00D84C85" w:rsidP="00233EF7">
      <w:pPr>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0" w:author="GIUSEPPE TOMMASO SPATARO" w:date="2023-11-20T19:31:00Z">
        <w:r w:rsidR="00D84C85">
          <w:rPr>
            <w:u w:val="single"/>
          </w:rPr>
          <w:t>autentic</w:t>
        </w:r>
      </w:ins>
      <w:del w:id="41"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2"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3"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058E490B"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4"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4"/>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proofErr w:type="spellStart"/>
      <w:r w:rsidR="00211EA3">
        <w:rPr>
          <w:u w:val="single"/>
        </w:rPr>
        <w:t>supportabilità</w:t>
      </w:r>
      <w:proofErr w:type="spellEnd"/>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proofErr w:type="gramStart"/>
      <w:r w:rsidR="00EA2FD0">
        <w:t>di?</w:t>
      </w:r>
      <w:r w:rsidR="00210C56">
        <w:t>?????????????????????????</w:t>
      </w:r>
      <w:r>
        <w:t>.</w:t>
      </w:r>
      <w:proofErr w:type="gramEnd"/>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5" w:name="Scenari"/>
      <w:r w:rsidRPr="00491FB3">
        <w:rPr>
          <w:color w:val="FF0000"/>
          <w:sz w:val="32"/>
          <w:szCs w:val="32"/>
        </w:rPr>
        <w:lastRenderedPageBreak/>
        <w:t>System Model</w:t>
      </w:r>
      <w:bookmarkEnd w:id="45"/>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6"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proofErr w:type="spellStart"/>
      <w:r w:rsidR="006F3F90">
        <w:t>RecordRoad</w:t>
      </w:r>
      <w:proofErr w:type="spellEnd"/>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w:t>
      </w:r>
      <w:proofErr w:type="spellStart"/>
      <w:r w:rsidRPr="00EB4454">
        <w:t>randomicamente</w:t>
      </w:r>
      <w:proofErr w:type="spellEnd"/>
      <w:r w:rsidRPr="00EB4454">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7" w:author="ANGELO SPATARO" w:date="2023-11-21T17:13:00Z">
            <w:rPr>
              <w:color w:val="70AD47"/>
            </w:rPr>
          </w:rPrChange>
        </w:rPr>
      </w:pPr>
    </w:p>
    <w:p w14:paraId="2A26B15A" w14:textId="77777777" w:rsidR="00DD6D91" w:rsidRPr="00423ED7" w:rsidRDefault="00DD6D91" w:rsidP="000C3D31">
      <w:pPr>
        <w:ind w:left="360"/>
        <w:rPr>
          <w:ins w:id="48" w:author="ANGELO SPATARO" w:date="2023-11-21T08:50:00Z"/>
          <w:rPrChange w:id="49" w:author="ANGELO SPATARO" w:date="2023-11-21T08:55:00Z">
            <w:rPr>
              <w:ins w:id="50"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1" w:author="ANGELO SPATARO" w:date="2023-11-21T08:50:00Z"/>
          <w:rPrChange w:id="52" w:author="ANGELO SPATARO" w:date="2023-11-21T08:55:00Z">
            <w:rPr>
              <w:ins w:id="53" w:author="ANGELO SPATARO" w:date="2023-11-21T08:50:00Z"/>
              <w:color w:val="FF0000"/>
            </w:rPr>
          </w:rPrChange>
        </w:rPr>
      </w:pPr>
    </w:p>
    <w:p w14:paraId="494A68FF" w14:textId="77777777" w:rsidR="00423ED7" w:rsidRPr="00423ED7" w:rsidRDefault="00423ED7" w:rsidP="00423ED7">
      <w:pPr>
        <w:ind w:left="360"/>
        <w:rPr>
          <w:ins w:id="54" w:author="ANGELO SPATARO" w:date="2023-11-21T08:54:00Z"/>
        </w:rPr>
      </w:pPr>
      <w:ins w:id="55" w:author="ANGELO SPATARO" w:date="2023-11-21T08:54:00Z">
        <w:r w:rsidRPr="00423ED7">
          <w:t>Arrivato sul sito, Luigi Verdi apre la home page dove gli viene mostrato una lista di alcuni articoli presenti nel sistema scelti </w:t>
        </w:r>
        <w:proofErr w:type="spellStart"/>
        <w:r w:rsidRPr="00423ED7">
          <w:t>randomicamente</w:t>
        </w:r>
        <w:proofErr w:type="spellEnd"/>
        <w:r w:rsidRPr="00423ED7">
          <w:t>.</w:t>
        </w:r>
      </w:ins>
    </w:p>
    <w:p w14:paraId="46AADEFF" w14:textId="77777777" w:rsidR="00423ED7" w:rsidRDefault="00423ED7" w:rsidP="00423ED7">
      <w:pPr>
        <w:ind w:left="360"/>
        <w:rPr>
          <w:ins w:id="56" w:author="ANGELO SPATARO" w:date="2023-11-21T08:54:00Z"/>
          <w:color w:val="70AD47"/>
        </w:rPr>
      </w:pPr>
      <w:ins w:id="57" w:author="ANGELO SPATARO" w:date="2023-11-21T08:54:00Z">
        <w:r>
          <w:rPr>
            <w:color w:val="70AD47"/>
          </w:rPr>
          <w:t>FOTO 2</w:t>
        </w:r>
      </w:ins>
    </w:p>
    <w:p w14:paraId="490F4F4E" w14:textId="0B12B0EA" w:rsidR="00423ED7" w:rsidRPr="00A80B46" w:rsidRDefault="00423ED7">
      <w:pPr>
        <w:rPr>
          <w:ins w:id="58" w:author="ANGELO SPATARO" w:date="2023-11-21T08:53:00Z"/>
          <w:color w:val="FF0000"/>
        </w:rPr>
        <w:pPrChange w:id="59"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proofErr w:type="spellStart"/>
      <w:proofErr w:type="gramStart"/>
      <w:r w:rsidR="007B6CB0" w:rsidRPr="00882016">
        <w:t>SignUp</w:t>
      </w:r>
      <w:proofErr w:type="spellEnd"/>
      <w:r w:rsidR="007B6CB0" w:rsidRPr="00882016">
        <w:t>.</w:t>
      </w:r>
      <w:r w:rsidR="00E30C59">
        <w:t>(</w:t>
      </w:r>
      <w:proofErr w:type="gramEnd"/>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w:t>
      </w:r>
      <w:proofErr w:type="spellStart"/>
      <w:r w:rsidR="001A09EE" w:rsidRPr="001A09EE">
        <w:t>form</w:t>
      </w:r>
      <w:proofErr w:type="spellEnd"/>
      <w:r w:rsidR="001A09EE" w:rsidRPr="001A09EE">
        <w:t xml:space="preserve">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drawing>
          <wp:inline distT="0" distB="0" distL="0" distR="0" wp14:anchorId="273526FF" wp14:editId="30471D6B">
            <wp:extent cx="6666551" cy="5406500"/>
            <wp:effectExtent l="0" t="0" r="127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66551"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5834095" w:rsidR="0083160D" w:rsidRPr="0083160D" w:rsidRDefault="0083160D">
            <w:pPr>
              <w:spacing w:line="256" w:lineRule="auto"/>
              <w:rPr>
                <w:rFonts w:ascii="Calibri" w:hAnsi="Calibri" w:cs="Calibri"/>
              </w:rPr>
            </w:pPr>
            <w:r w:rsidRPr="0083160D">
              <w:rPr>
                <w:rFonts w:ascii="Calibri" w:hAnsi="Calibri" w:cs="Calibri"/>
              </w:rPr>
              <w:t xml:space="preserve">UC 1 – </w:t>
            </w:r>
            <w:r w:rsidR="00A2781C" w:rsidRPr="00A2781C">
              <w:rPr>
                <w:rFonts w:ascii="Calibri" w:hAnsi="Calibri" w:cs="Calibri"/>
              </w:rPr>
              <w:t xml:space="preserve">Ricerca </w:t>
            </w:r>
            <w:r w:rsidR="00A2781C">
              <w:rPr>
                <w:rFonts w:ascii="Calibri" w:hAnsi="Calibri" w:cs="Calibri"/>
              </w:rPr>
              <w:t>p</w:t>
            </w:r>
            <w:r w:rsidR="00A2781C" w:rsidRPr="00A2781C">
              <w:rPr>
                <w:rFonts w:ascii="Calibri" w:hAnsi="Calibri" w:cs="Calibri"/>
              </w:rPr>
              <w:t>rodotto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6CA4D5FE" w:rsidR="0083160D" w:rsidRPr="0083160D" w:rsidRDefault="00A2781C">
            <w:pPr>
              <w:spacing w:line="256" w:lineRule="auto"/>
              <w:rPr>
                <w:rFonts w:ascii="Calibri" w:hAnsi="Calibri" w:cs="Calibri"/>
              </w:rPr>
            </w:pPr>
            <w:r w:rsidRPr="00A2781C">
              <w:rPr>
                <w:rFonts w:ascii="Calibri" w:hAnsi="Calibri" w:cs="Calibri"/>
              </w:rPr>
              <w:t>L’utente clicca sulla barra di ricerca del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6BF01694" w:rsidR="0083160D" w:rsidRPr="0083160D" w:rsidRDefault="00A2781C" w:rsidP="00355240">
            <w:pPr>
              <w:numPr>
                <w:ilvl w:val="0"/>
                <w:numId w:val="21"/>
              </w:numPr>
              <w:spacing w:line="256" w:lineRule="auto"/>
              <w:rPr>
                <w:rFonts w:ascii="Calibri" w:hAnsi="Calibri" w:cs="Calibri"/>
              </w:rPr>
            </w:pPr>
            <w:r w:rsidRPr="00A2781C">
              <w:rPr>
                <w:rFonts w:ascii="Calibri" w:hAnsi="Calibri" w:cs="Calibri"/>
              </w:rPr>
              <w:t>L’utente inserisce la stringa di ricerca, e preme invio</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7874007E"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w:t>
            </w:r>
            <w:r w:rsidR="00A2781C" w:rsidRPr="00A2781C">
              <w:rPr>
                <w:rFonts w:ascii="Calibri" w:hAnsi="Calibri" w:cs="Calibri"/>
              </w:rPr>
              <w:t>Il sistema riceve la stringa ed elabora una lista di prodotti</w:t>
            </w:r>
          </w:p>
          <w:p w14:paraId="119F8AE6" w14:textId="2DB44715" w:rsidR="0083160D" w:rsidRPr="0083160D" w:rsidRDefault="00355240" w:rsidP="00355240">
            <w:pPr>
              <w:spacing w:line="256" w:lineRule="auto"/>
              <w:ind w:left="360"/>
              <w:rPr>
                <w:rFonts w:ascii="Calibri" w:hAnsi="Calibri" w:cs="Calibri"/>
              </w:rPr>
            </w:pPr>
            <w:r>
              <w:rPr>
                <w:rFonts w:ascii="Calibri" w:hAnsi="Calibri" w:cs="Calibri"/>
              </w:rPr>
              <w:t xml:space="preserve">3. </w:t>
            </w:r>
            <w:r w:rsidR="00A2781C" w:rsidRPr="00A2781C">
              <w:rPr>
                <w:rFonts w:ascii="Calibri" w:hAnsi="Calibri" w:cs="Calibri"/>
              </w:rPr>
              <w:t>Il sistema aggiorna la pagina del catalogo (la Home Page) in base alla lista di prodotti elaborata</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34F85817" w:rsidR="0083160D" w:rsidRPr="0083160D" w:rsidRDefault="00A2781C">
            <w:pPr>
              <w:spacing w:line="256" w:lineRule="auto"/>
              <w:rPr>
                <w:rFonts w:ascii="Calibri" w:hAnsi="Calibri" w:cs="Calibri"/>
              </w:rPr>
            </w:pPr>
            <w:r w:rsidRPr="00A2781C">
              <w:rPr>
                <w:rFonts w:ascii="Calibri" w:hAnsi="Calibri" w:cs="Calibri"/>
              </w:rPr>
              <w:t>La pagina dei risultati di ricerca viene presentata all’utente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122D8D1D"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1.1</w:t>
            </w:r>
            <w:r w:rsidRPr="0083160D">
              <w:rPr>
                <w:rFonts w:ascii="Calibri" w:hAnsi="Calibri" w:cs="Calibri"/>
              </w:rPr>
              <w:t xml:space="preserve"> – </w:t>
            </w:r>
            <w:r w:rsidR="00A2781C">
              <w:rPr>
                <w:rFonts w:ascii="Calibri" w:hAnsi="Calibri" w:cs="Calibri"/>
              </w:rPr>
              <w:t>Ricerca avanzata</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A2781C"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0A7E931A" w:rsidR="00A2781C" w:rsidRPr="0083160D" w:rsidRDefault="00A2781C" w:rsidP="00A2781C">
            <w:pPr>
              <w:spacing w:line="256" w:lineRule="auto"/>
              <w:rPr>
                <w:rFonts w:ascii="Calibri" w:hAnsi="Calibri" w:cs="Calibri"/>
              </w:rPr>
            </w:pPr>
            <w:r>
              <w:rPr>
                <w:rFonts w:ascii="Calibri" w:hAnsi="Calibri" w:cs="Calibri"/>
              </w:rPr>
              <w:t>L’utente si trova sulla home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A2781C"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3B22AB" w14:textId="2ABBE130" w:rsidR="00A2781C" w:rsidRPr="0083160D" w:rsidRDefault="00A2781C" w:rsidP="00A2781C">
            <w:pPr>
              <w:numPr>
                <w:ilvl w:val="0"/>
                <w:numId w:val="24"/>
              </w:numPr>
              <w:spacing w:line="256" w:lineRule="auto"/>
              <w:rPr>
                <w:rFonts w:ascii="Calibri" w:hAnsi="Calibri" w:cs="Calibri"/>
              </w:rPr>
            </w:pPr>
            <w:r>
              <w:rPr>
                <w:rFonts w:ascii="Calibri" w:hAnsi="Calibri" w:cs="Calibr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A2781C" w:rsidRPr="0083160D" w:rsidRDefault="00A2781C" w:rsidP="00A2781C">
            <w:pPr>
              <w:spacing w:line="256" w:lineRule="auto"/>
              <w:rPr>
                <w:rFonts w:ascii="Calibri" w:hAnsi="Calibri" w:cs="Calibri"/>
              </w:rPr>
            </w:pPr>
          </w:p>
        </w:tc>
      </w:tr>
      <w:tr w:rsidR="00A2781C"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E673CFF" w14:textId="77777777" w:rsidR="00A2781C" w:rsidRDefault="00A2781C" w:rsidP="00A2781C">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1B72B34A" w14:textId="499BC46C" w:rsidR="00A2781C" w:rsidRPr="0083160D" w:rsidRDefault="00A2781C" w:rsidP="00A2781C">
            <w:pPr>
              <w:numPr>
                <w:ilvl w:val="0"/>
                <w:numId w:val="24"/>
              </w:numPr>
              <w:spacing w:line="256" w:lineRule="auto"/>
              <w:rPr>
                <w:rFonts w:ascii="Calibri" w:hAnsi="Calibri" w:cs="Calibri"/>
              </w:rPr>
            </w:pPr>
            <w:r>
              <w:rPr>
                <w:rFonts w:ascii="Calibri" w:hAnsi="Calibri" w:cs="Calibri"/>
              </w:rPr>
              <w:t>Il sistema aggiorna la pagina del catalogo (la Home Page) in base alla lista di prodotti elaborata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A2781C"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652C55CB" w:rsidR="00A2781C" w:rsidRPr="0083160D" w:rsidRDefault="00A2781C" w:rsidP="00A2781C">
            <w:pPr>
              <w:spacing w:line="256" w:lineRule="auto"/>
              <w:rPr>
                <w:rFonts w:ascii="Calibri" w:hAnsi="Calibri" w:cs="Calibri"/>
              </w:rPr>
            </w:pPr>
            <w:r>
              <w:rPr>
                <w:rFonts w:ascii="Calibri" w:hAnsi="Calibri" w:cs="Calibri"/>
              </w:rPr>
              <w:t>La pagina dei risultati di ricerca viene presentata all’utente</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19F65579" w:rsidR="005F015B" w:rsidRPr="0083160D" w:rsidRDefault="005F015B">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2</w:t>
            </w:r>
            <w:r w:rsidRPr="0083160D">
              <w:rPr>
                <w:rFonts w:ascii="Calibri" w:hAnsi="Calibri" w:cs="Calibri"/>
              </w:rPr>
              <w:t xml:space="preserve"> – </w:t>
            </w:r>
            <w:r w:rsidR="00A2781C">
              <w:rPr>
                <w:rFonts w:ascii="Calibri" w:hAnsi="Calibri" w:cs="Calibri"/>
              </w:rPr>
              <w:t>Visualizza catalogo</w:t>
            </w:r>
          </w:p>
        </w:tc>
      </w:tr>
      <w:tr w:rsidR="005F015B" w:rsidRPr="00BC6E10" w14:paraId="70F57930"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51DF0560" w:rsidR="005F015B" w:rsidRPr="0083160D" w:rsidRDefault="005F015B">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A2781C" w:rsidRPr="00BC6E10" w14:paraId="01481BC6"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2C27426B" w:rsidR="00A2781C" w:rsidRPr="0083160D" w:rsidRDefault="00A2781C" w:rsidP="00A2781C">
            <w:pPr>
              <w:spacing w:line="256" w:lineRule="auto"/>
              <w:rPr>
                <w:rFonts w:ascii="Calibri" w:hAnsi="Calibri" w:cs="Calibri"/>
              </w:rPr>
            </w:pPr>
            <w:r>
              <w:rPr>
                <w:rFonts w:ascii="Calibri" w:hAnsi="Calibri" w:cs="Calibri"/>
              </w:rPr>
              <w:t>L’utente accede al sito</w:t>
            </w:r>
          </w:p>
        </w:tc>
      </w:tr>
      <w:tr w:rsidR="005F015B" w:rsidRPr="00BC6E10" w14:paraId="5127758F" w14:textId="77777777" w:rsidTr="00A2781C">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491B277" w:rsidR="005F015B" w:rsidRPr="0083160D" w:rsidRDefault="005F015B">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A2781C"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05E8C08" w:rsidR="00A2781C" w:rsidRPr="0083160D" w:rsidRDefault="00A2781C" w:rsidP="00A2781C">
            <w:pPr>
              <w:numPr>
                <w:ilvl w:val="0"/>
                <w:numId w:val="48"/>
              </w:numPr>
              <w:spacing w:line="256" w:lineRule="auto"/>
              <w:rPr>
                <w:rFonts w:ascii="Calibri" w:hAnsi="Calibri" w:cs="Calibri"/>
              </w:rPr>
            </w:pPr>
            <w:r>
              <w:rPr>
                <w:rFonts w:ascii="Calibri" w:hAnsi="Calibri" w:cs="Calibri"/>
              </w:rPr>
              <w:t>L’utente apre la Home Page</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A2781C" w:rsidRPr="0083160D" w:rsidRDefault="00A2781C" w:rsidP="00A2781C">
            <w:pPr>
              <w:spacing w:line="256" w:lineRule="auto"/>
              <w:rPr>
                <w:rFonts w:ascii="Calibri" w:hAnsi="Calibri" w:cs="Calibri"/>
              </w:rPr>
            </w:pPr>
          </w:p>
        </w:tc>
      </w:tr>
      <w:tr w:rsidR="00A2781C"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124C88" w14:textId="77777777" w:rsidR="00A2781C" w:rsidRDefault="00A2781C" w:rsidP="00A2781C">
            <w:pPr>
              <w:spacing w:line="256" w:lineRule="auto"/>
              <w:ind w:left="360"/>
              <w:rPr>
                <w:rFonts w:ascii="Calibri" w:hAnsi="Calibri" w:cs="Calibri"/>
              </w:rPr>
            </w:pPr>
            <w:r>
              <w:rPr>
                <w:rFonts w:ascii="Calibri" w:hAnsi="Calibri" w:cs="Calibri"/>
              </w:rPr>
              <w:t>2. Il sistema genera una lista randomica di vinili</w:t>
            </w:r>
          </w:p>
          <w:p w14:paraId="29B1CD0A" w14:textId="388D9ECF" w:rsidR="00A2781C" w:rsidRPr="0083160D" w:rsidRDefault="00A2781C" w:rsidP="00A2781C">
            <w:pPr>
              <w:spacing w:line="256" w:lineRule="auto"/>
              <w:ind w:left="360"/>
              <w:rPr>
                <w:rFonts w:ascii="Calibri" w:hAnsi="Calibri" w:cs="Calibri"/>
              </w:rPr>
            </w:pPr>
            <w:r>
              <w:rPr>
                <w:rFonts w:ascii="Calibri" w:hAnsi="Calibri" w:cs="Calibri"/>
              </w:rPr>
              <w:t>3. Il sistema invia la pagina con i prodotti elaborati</w:t>
            </w:r>
          </w:p>
        </w:tc>
      </w:tr>
      <w:tr w:rsidR="005F015B" w:rsidRPr="00BC6E10" w14:paraId="0B91C604"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A2781C" w:rsidRPr="00BC6E10" w14:paraId="5EB2CECC"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57970DB4" w:rsidR="00A2781C" w:rsidRPr="0083160D" w:rsidRDefault="00A2781C" w:rsidP="00A2781C">
            <w:pPr>
              <w:spacing w:line="256" w:lineRule="auto"/>
              <w:rPr>
                <w:rFonts w:ascii="Calibri" w:hAnsi="Calibri" w:cs="Calibri"/>
              </w:rPr>
            </w:pPr>
            <w:r>
              <w:rPr>
                <w:rFonts w:ascii="Calibri" w:hAnsi="Calibri" w:cs="Calibri"/>
              </w:rPr>
              <w:t>L’utente si trova nella pagina home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3471827A" w:rsidR="00201330" w:rsidRPr="0083160D" w:rsidRDefault="00201330">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3</w:t>
            </w:r>
            <w:r w:rsidRPr="0083160D">
              <w:rPr>
                <w:rFonts w:ascii="Calibri" w:hAnsi="Calibri" w:cs="Calibri"/>
              </w:rPr>
              <w:t xml:space="preserve"> – </w:t>
            </w:r>
            <w:r w:rsidR="00A2781C" w:rsidRPr="00A2781C">
              <w:rPr>
                <w:rFonts w:ascii="Calibri" w:hAnsi="Calibri" w:cs="Calibri"/>
              </w:rPr>
              <w:t xml:space="preserve">Visualizza </w:t>
            </w:r>
            <w:r w:rsidR="00A2781C">
              <w:rPr>
                <w:rFonts w:ascii="Calibri" w:hAnsi="Calibri" w:cs="Calibri"/>
              </w:rPr>
              <w:t>p</w:t>
            </w:r>
            <w:r w:rsidR="00A2781C" w:rsidRPr="00A2781C">
              <w:rPr>
                <w:rFonts w:ascii="Calibri" w:hAnsi="Calibri" w:cs="Calibri"/>
              </w:rPr>
              <w:t>rodotto</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4D53EF07" w:rsidR="00201330" w:rsidRPr="0083160D" w:rsidRDefault="0020133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40DA5C57" w:rsidR="00201330" w:rsidRPr="0083160D" w:rsidRDefault="00201330">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43188BD7" w:rsidR="00201330" w:rsidRPr="00A2781C" w:rsidRDefault="00A2781C" w:rsidP="00A2781C">
            <w:pPr>
              <w:pStyle w:val="Paragrafoelenco"/>
              <w:numPr>
                <w:ilvl w:val="0"/>
                <w:numId w:val="49"/>
              </w:numPr>
              <w:rPr>
                <w:rFonts w:cs="Calibri"/>
              </w:rPr>
            </w:pPr>
            <w:r w:rsidRPr="00A2781C">
              <w:rPr>
                <w:rFonts w:cs="Calibri"/>
              </w:rPr>
              <w:t>L’utente 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5DD082" w14:textId="058F26A3" w:rsidR="00D524BA" w:rsidRPr="0083160D" w:rsidRDefault="00A2781C" w:rsidP="00201330">
            <w:pPr>
              <w:numPr>
                <w:ilvl w:val="0"/>
                <w:numId w:val="23"/>
              </w:numPr>
              <w:spacing w:line="256" w:lineRule="auto"/>
              <w:rPr>
                <w:rFonts w:ascii="Calibri" w:hAnsi="Calibri" w:cs="Calibri"/>
              </w:rPr>
            </w:pPr>
            <w:r w:rsidRPr="00A2781C">
              <w:rPr>
                <w:rFonts w:ascii="Calibri" w:hAnsi="Calibri" w:cs="Calibri"/>
              </w:rPr>
              <w:t>Il sistema reindirizza l’utente verso la pagina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1473873" w:rsidR="00201330" w:rsidRPr="0083160D" w:rsidRDefault="00A2781C">
            <w:pPr>
              <w:spacing w:line="256" w:lineRule="auto"/>
              <w:rPr>
                <w:rFonts w:ascii="Calibri" w:hAnsi="Calibri" w:cs="Calibri"/>
              </w:rPr>
            </w:pPr>
            <w:r w:rsidRPr="00A2781C">
              <w:rPr>
                <w:rFonts w:ascii="Calibri" w:hAnsi="Calibri" w:cs="Calibri"/>
              </w:rPr>
              <w:t>L’utente si trova nella pagina del prodotto</w:t>
            </w:r>
          </w:p>
        </w:tc>
      </w:tr>
    </w:tbl>
    <w:p w14:paraId="4EC9E11F" w14:textId="77777777" w:rsidR="00201330" w:rsidRDefault="00201330" w:rsidP="00B46471">
      <w:pPr>
        <w:rPr>
          <w:sz w:val="32"/>
          <w:szCs w:val="32"/>
        </w:rPr>
      </w:pPr>
    </w:p>
    <w:p w14:paraId="451288ED" w14:textId="77777777" w:rsidR="002A3CB2" w:rsidRDefault="002A3CB2" w:rsidP="00B46471">
      <w:pPr>
        <w:rPr>
          <w:sz w:val="32"/>
          <w:szCs w:val="32"/>
        </w:rPr>
      </w:pPr>
    </w:p>
    <w:tbl>
      <w:tblPr>
        <w:tblW w:w="0" w:type="auto"/>
        <w:tblLook w:val="04A0" w:firstRow="1" w:lastRow="0" w:firstColumn="1" w:lastColumn="0" w:noHBand="0" w:noVBand="1"/>
      </w:tblPr>
      <w:tblGrid>
        <w:gridCol w:w="2971"/>
        <w:gridCol w:w="3328"/>
        <w:gridCol w:w="3328"/>
      </w:tblGrid>
      <w:tr w:rsidR="003E7D05" w:rsidRPr="00BC6E10" w14:paraId="11573C7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D5AFEF" w14:textId="77777777" w:rsidR="003E7D05" w:rsidRPr="003C3E75" w:rsidRDefault="003E7D05" w:rsidP="00F53B6B">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ACB3904" w14:textId="7B91FAD5" w:rsidR="003E7D05" w:rsidRPr="003C3E75" w:rsidRDefault="003E7D05" w:rsidP="00F53B6B">
            <w:pPr>
              <w:spacing w:line="256" w:lineRule="auto"/>
              <w:rPr>
                <w:rFonts w:ascii="Calibri" w:hAnsi="Calibri" w:cs="Calibri"/>
              </w:rPr>
            </w:pPr>
            <w:r w:rsidRPr="003C3E75">
              <w:rPr>
                <w:rFonts w:ascii="Calibri" w:hAnsi="Calibri" w:cs="Calibri"/>
              </w:rPr>
              <w:t xml:space="preserve">UC </w:t>
            </w:r>
            <w:r w:rsidR="007E467E">
              <w:rPr>
                <w:rFonts w:ascii="Calibri" w:hAnsi="Calibri" w:cs="Calibri"/>
              </w:rPr>
              <w:t>4</w:t>
            </w:r>
            <w:r w:rsidRPr="003C3E75">
              <w:rPr>
                <w:rFonts w:ascii="Calibri" w:hAnsi="Calibri" w:cs="Calibri"/>
              </w:rPr>
              <w:t xml:space="preserve"> – Visualizza Home Page</w:t>
            </w:r>
          </w:p>
        </w:tc>
      </w:tr>
      <w:tr w:rsidR="003E7D05" w:rsidRPr="00BC6E10" w14:paraId="755CE39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B6D421" w14:textId="77777777" w:rsidR="003E7D05" w:rsidRPr="003C3E75" w:rsidRDefault="003E7D05" w:rsidP="00F53B6B">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2F4D35A" w14:textId="5368FA35" w:rsidR="003E7D05" w:rsidRPr="003C3E75" w:rsidRDefault="003E7D05" w:rsidP="00F53B6B">
            <w:pPr>
              <w:spacing w:line="256" w:lineRule="auto"/>
              <w:rPr>
                <w:rFonts w:ascii="Calibri" w:hAnsi="Calibri" w:cs="Calibri"/>
              </w:rPr>
            </w:pPr>
            <w:r w:rsidRPr="003C3E75">
              <w:rPr>
                <w:rFonts w:ascii="Calibri" w:hAnsi="Calibri" w:cs="Calibri"/>
              </w:rPr>
              <w:t>Utente</w:t>
            </w:r>
            <w:r w:rsidR="007E467E">
              <w:rPr>
                <w:rFonts w:ascii="Calibri" w:hAnsi="Calibri" w:cs="Calibri"/>
              </w:rPr>
              <w:t xml:space="preserve"> generico</w:t>
            </w:r>
          </w:p>
        </w:tc>
      </w:tr>
      <w:tr w:rsidR="003E7D05" w:rsidRPr="00BC6E10" w14:paraId="35D7D11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94AF31" w14:textId="77777777" w:rsidR="003E7D05" w:rsidRPr="003C3E75" w:rsidRDefault="003E7D05" w:rsidP="00F53B6B">
            <w:pPr>
              <w:spacing w:line="256" w:lineRule="auto"/>
              <w:rPr>
                <w:rFonts w:ascii="Calibri" w:hAnsi="Calibri" w:cs="Calibri"/>
              </w:rPr>
            </w:pPr>
            <w:r w:rsidRPr="003C3E75">
              <w:rPr>
                <w:rFonts w:ascii="Calibri" w:hAnsi="Calibri" w:cs="Calibri"/>
              </w:rPr>
              <w:t xml:space="preserve">Entry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11A445"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 qualsiasi pagina del sito</w:t>
            </w:r>
          </w:p>
        </w:tc>
      </w:tr>
      <w:tr w:rsidR="003E7D05" w:rsidRPr="00BC6E10" w14:paraId="75B729A7"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37E5506" w14:textId="77777777" w:rsidR="003E7D05" w:rsidRPr="003C3E75" w:rsidRDefault="003E7D05" w:rsidP="00F53B6B">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0909AF4" w14:textId="46B0DD3F" w:rsidR="003E7D05" w:rsidRPr="003C3E75" w:rsidRDefault="003E7D05" w:rsidP="00F53B6B">
            <w:pPr>
              <w:spacing w:line="256" w:lineRule="auto"/>
              <w:jc w:val="center"/>
              <w:rPr>
                <w:rFonts w:ascii="Calibri" w:hAnsi="Calibri" w:cs="Calibri"/>
              </w:rPr>
            </w:pPr>
            <w:r w:rsidRPr="003C3E75">
              <w:rPr>
                <w:rFonts w:ascii="Calibri" w:hAnsi="Calibri" w:cs="Calibri"/>
              </w:rPr>
              <w:t>Utente</w:t>
            </w:r>
            <w:r w:rsidR="007E467E">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9538F7" w14:textId="77777777" w:rsidR="003E7D05" w:rsidRPr="003C3E75" w:rsidRDefault="003E7D05" w:rsidP="00F53B6B">
            <w:pPr>
              <w:spacing w:line="256" w:lineRule="auto"/>
              <w:jc w:val="center"/>
              <w:rPr>
                <w:rFonts w:ascii="Calibri" w:hAnsi="Calibri" w:cs="Calibri"/>
              </w:rPr>
            </w:pPr>
            <w:r w:rsidRPr="003C3E75">
              <w:rPr>
                <w:rFonts w:ascii="Calibri" w:hAnsi="Calibri" w:cs="Calibri"/>
              </w:rPr>
              <w:t>Sistema</w:t>
            </w:r>
          </w:p>
        </w:tc>
      </w:tr>
      <w:tr w:rsidR="003E7D05" w:rsidRPr="00BC6E10" w14:paraId="6D156F1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EC5E847"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6CA1F7" w14:textId="77777777" w:rsidR="003E7D05" w:rsidRPr="003C3E75" w:rsidRDefault="003E7D05" w:rsidP="00F53B6B">
            <w:pPr>
              <w:numPr>
                <w:ilvl w:val="0"/>
                <w:numId w:val="36"/>
              </w:numPr>
              <w:spacing w:line="256" w:lineRule="auto"/>
              <w:rPr>
                <w:rFonts w:ascii="Calibri" w:hAnsi="Calibri" w:cs="Calibri"/>
              </w:rPr>
            </w:pPr>
            <w:r w:rsidRPr="003C3E75">
              <w:rPr>
                <w:rFonts w:ascii="Calibri" w:hAnsi="Calibri" w:cs="Calibri"/>
              </w:rPr>
              <w:t xml:space="preserve">L’utente clicca </w:t>
            </w:r>
            <w:r>
              <w:rPr>
                <w:rFonts w:ascii="Calibri" w:hAnsi="Calibri" w:cs="Calibri"/>
              </w:rPr>
              <w:t>sull’icona del vinile 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78E6715" w14:textId="77777777" w:rsidR="003E7D05" w:rsidRPr="003C3E75" w:rsidRDefault="003E7D05" w:rsidP="00F53B6B">
            <w:pPr>
              <w:spacing w:line="256" w:lineRule="auto"/>
              <w:rPr>
                <w:rFonts w:ascii="Calibri" w:hAnsi="Calibri" w:cs="Calibri"/>
              </w:rPr>
            </w:pPr>
          </w:p>
        </w:tc>
      </w:tr>
      <w:tr w:rsidR="003E7D05" w:rsidRPr="00BC6E10" w14:paraId="329AAB8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A54873F"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7D56250"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297C84" w14:textId="77777777" w:rsidR="003E7D05" w:rsidRPr="003C3E75" w:rsidRDefault="003E7D05" w:rsidP="00F53B6B">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E7D05" w:rsidRPr="00BC6E10" w14:paraId="0A58D28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B3DA4C" w14:textId="77777777" w:rsidR="003E7D05" w:rsidRPr="003C3E75" w:rsidRDefault="003E7D05" w:rsidP="00F53B6B">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8CA778A" w14:textId="77777777" w:rsidR="003E7D05" w:rsidRPr="003C3E75" w:rsidRDefault="003E7D05" w:rsidP="00F53B6B">
            <w:pPr>
              <w:spacing w:line="256" w:lineRule="auto"/>
              <w:rPr>
                <w:rFonts w:ascii="Calibri" w:hAnsi="Calibri" w:cs="Calibri"/>
              </w:rPr>
            </w:pPr>
          </w:p>
        </w:tc>
      </w:tr>
      <w:tr w:rsidR="003E7D05" w:rsidRPr="00BC6E10" w14:paraId="5DBE268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92814F" w14:textId="77777777" w:rsidR="003E7D05" w:rsidRPr="003C3E75" w:rsidRDefault="003E7D05" w:rsidP="00F53B6B">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776081"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sulla home page</w:t>
            </w:r>
          </w:p>
        </w:tc>
      </w:tr>
    </w:tbl>
    <w:p w14:paraId="067A2817" w14:textId="77777777" w:rsidR="00FB6A00" w:rsidRDefault="00FB6A00"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FB6A00" w:rsidRPr="00BC6E10" w14:paraId="0735F00A"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65376E3" w14:textId="77777777" w:rsidR="00FB6A00" w:rsidRPr="00413A71" w:rsidRDefault="00FB6A00" w:rsidP="00F53B6B">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B048382" w14:textId="7799C275" w:rsidR="00FB6A00" w:rsidRPr="00413A71" w:rsidRDefault="00FB6A00" w:rsidP="00F53B6B">
            <w:pPr>
              <w:spacing w:line="256" w:lineRule="auto"/>
              <w:rPr>
                <w:rFonts w:ascii="Calibri" w:hAnsi="Calibri" w:cs="Calibri"/>
              </w:rPr>
            </w:pPr>
            <w:r w:rsidRPr="00413A71">
              <w:rPr>
                <w:rFonts w:ascii="Calibri" w:hAnsi="Calibri" w:cs="Calibri"/>
              </w:rPr>
              <w:t xml:space="preserve">UC </w:t>
            </w:r>
            <w:r w:rsidR="007E467E">
              <w:rPr>
                <w:rFonts w:ascii="Calibri" w:hAnsi="Calibri" w:cs="Calibri"/>
              </w:rPr>
              <w:t>5</w:t>
            </w:r>
            <w:r w:rsidRPr="00413A71">
              <w:rPr>
                <w:rFonts w:ascii="Calibri" w:hAnsi="Calibri" w:cs="Calibri"/>
              </w:rPr>
              <w:t xml:space="preserve"> – Logout</w:t>
            </w:r>
          </w:p>
        </w:tc>
      </w:tr>
      <w:tr w:rsidR="00FB6A00" w:rsidRPr="00BC6E10" w14:paraId="2777BAA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4672FE" w14:textId="77777777" w:rsidR="00FB6A00" w:rsidRPr="00413A71" w:rsidRDefault="00FB6A00" w:rsidP="00F53B6B">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8B65F6E" w14:textId="0F92FD03" w:rsidR="00FB6A00" w:rsidRPr="00413A71" w:rsidRDefault="00FB6A00" w:rsidP="00F53B6B">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00FB6A00" w:rsidRPr="00BC6E10" w14:paraId="5C05AE1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17622"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5DD6C8"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00FB6A00" w:rsidRPr="00BC6E10" w14:paraId="6F8EAE22"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0F496B9" w14:textId="77777777" w:rsidR="00FB6A00" w:rsidRPr="00413A71" w:rsidRDefault="00FB6A00" w:rsidP="00F53B6B">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472667" w14:textId="7A10132B" w:rsidR="00FB6A00" w:rsidRPr="00413A71" w:rsidRDefault="00FB6A00" w:rsidP="00F53B6B">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9062D" w14:textId="77777777" w:rsidR="00FB6A00" w:rsidRPr="00413A71" w:rsidRDefault="00FB6A00" w:rsidP="00F53B6B">
            <w:pPr>
              <w:spacing w:line="256" w:lineRule="auto"/>
              <w:jc w:val="center"/>
              <w:rPr>
                <w:rFonts w:ascii="Calibri" w:hAnsi="Calibri" w:cs="Calibri"/>
              </w:rPr>
            </w:pPr>
            <w:r w:rsidRPr="00413A71">
              <w:rPr>
                <w:rFonts w:ascii="Calibri" w:hAnsi="Calibri" w:cs="Calibri"/>
              </w:rPr>
              <w:t>Sistema</w:t>
            </w:r>
          </w:p>
        </w:tc>
      </w:tr>
      <w:tr w:rsidR="00FB6A00" w:rsidRPr="00BC6E10" w14:paraId="2239C855"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FBB3A9F"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C4D1BB"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05AEE953" w14:textId="77777777" w:rsidR="00FB6A00" w:rsidRPr="00413A71" w:rsidRDefault="00FB6A00" w:rsidP="00F53B6B">
            <w:pPr>
              <w:spacing w:line="256" w:lineRule="auto"/>
              <w:rPr>
                <w:rFonts w:ascii="Calibri" w:hAnsi="Calibri" w:cs="Calibri"/>
              </w:rPr>
            </w:pPr>
          </w:p>
        </w:tc>
      </w:tr>
      <w:tr w:rsidR="00FB6A00" w:rsidRPr="006C1193" w14:paraId="1905E26F"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DC71AAE"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748B8"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8DADF0"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Il sistema disconnette l’utente</w:t>
            </w:r>
          </w:p>
          <w:p w14:paraId="335683AA" w14:textId="77777777" w:rsidR="00FB6A00" w:rsidRPr="00413A71" w:rsidRDefault="00FB6A00" w:rsidP="00F53B6B">
            <w:pPr>
              <w:numPr>
                <w:ilvl w:val="0"/>
                <w:numId w:val="39"/>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00FB6A00" w:rsidRPr="00BC6E10" w14:paraId="3267B0B4"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1CC7ADB" w14:textId="77777777" w:rsidR="00FB6A00" w:rsidRPr="00413A71" w:rsidRDefault="00FB6A00" w:rsidP="00F53B6B">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91DA11" w14:textId="77777777" w:rsidR="00FB6A00" w:rsidRPr="00413A71" w:rsidRDefault="00FB6A00" w:rsidP="00F53B6B">
            <w:pPr>
              <w:spacing w:line="256" w:lineRule="auto"/>
              <w:rPr>
                <w:rFonts w:ascii="Calibri" w:hAnsi="Calibri" w:cs="Calibri"/>
              </w:rPr>
            </w:pPr>
          </w:p>
        </w:tc>
      </w:tr>
      <w:tr w:rsidR="00FB6A00" w:rsidRPr="00BC6E10" w14:paraId="60652D5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F2C8A0"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0776CB" w14:textId="04C3F943" w:rsidR="00FB6A00" w:rsidRPr="00413A71" w:rsidRDefault="00FB6A00" w:rsidP="00F53B6B">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14:paraId="75B6F67E" w14:textId="77777777" w:rsidR="00FB6A00" w:rsidRDefault="00FB6A00" w:rsidP="0046124B">
      <w:pPr>
        <w:rPr>
          <w:rFonts w:ascii="Calibri" w:hAnsi="Calibri" w:cs="Calibri"/>
        </w:rPr>
      </w:pPr>
    </w:p>
    <w:p w14:paraId="5A50A44F" w14:textId="6E35378F" w:rsidR="0046124B" w:rsidRDefault="0046124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233EF7" w:rsidRPr="00BC6E10" w14:paraId="7C0DB42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BC796A" w14:textId="77777777" w:rsidR="00233EF7" w:rsidRPr="003B3C55" w:rsidRDefault="00233EF7" w:rsidP="00F53B6B">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8A9F4A" w14:textId="2690D505" w:rsidR="00233EF7" w:rsidRPr="003B3C55" w:rsidRDefault="00233EF7" w:rsidP="00F53B6B">
            <w:pPr>
              <w:spacing w:line="256" w:lineRule="auto"/>
              <w:rPr>
                <w:rFonts w:ascii="Calibri" w:hAnsi="Calibri" w:cs="Calibri"/>
              </w:rPr>
            </w:pPr>
            <w:r w:rsidRPr="003B3C55">
              <w:rPr>
                <w:rFonts w:ascii="Calibri" w:hAnsi="Calibri" w:cs="Calibri"/>
              </w:rPr>
              <w:t xml:space="preserve">UC </w:t>
            </w:r>
            <w:r w:rsidR="007E467E">
              <w:rPr>
                <w:rFonts w:ascii="Calibri" w:hAnsi="Calibri" w:cs="Calibri"/>
              </w:rPr>
              <w:t>6</w:t>
            </w:r>
            <w:r w:rsidRPr="003B3C55">
              <w:rPr>
                <w:rFonts w:ascii="Calibri" w:hAnsi="Calibri" w:cs="Calibri"/>
              </w:rPr>
              <w:t xml:space="preserve"> – Visualizza </w:t>
            </w:r>
            <w:r>
              <w:rPr>
                <w:rFonts w:ascii="Calibri" w:hAnsi="Calibri" w:cs="Calibri"/>
              </w:rPr>
              <w:t>profilo</w:t>
            </w:r>
          </w:p>
        </w:tc>
      </w:tr>
      <w:tr w:rsidR="00233EF7" w:rsidRPr="00BC6E10" w14:paraId="581F276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C5D11B" w14:textId="77777777" w:rsidR="00233EF7" w:rsidRPr="003B3C55" w:rsidRDefault="00233EF7" w:rsidP="00F53B6B">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3F3B979" w14:textId="31A34B75" w:rsidR="00233EF7" w:rsidRPr="003B3C55" w:rsidRDefault="00233EF7" w:rsidP="00F53B6B">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00233EF7" w:rsidRPr="00BC6E10" w14:paraId="18C9663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E3883F3"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2AC4B7"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233EF7" w:rsidRPr="00BC6E10" w14:paraId="1FE6BE4B"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1641020" w14:textId="77777777" w:rsidR="00233EF7" w:rsidRPr="003B3C55" w:rsidRDefault="00233EF7" w:rsidP="00F53B6B">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CB468E" w14:textId="4B437942" w:rsidR="00233EF7" w:rsidRPr="003B3C55" w:rsidRDefault="00233EF7" w:rsidP="00F53B6B">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5EB8DC" w14:textId="77777777" w:rsidR="00233EF7" w:rsidRPr="003B3C55" w:rsidRDefault="00233EF7" w:rsidP="00F53B6B">
            <w:pPr>
              <w:spacing w:line="256" w:lineRule="auto"/>
              <w:jc w:val="center"/>
              <w:rPr>
                <w:rFonts w:ascii="Calibri" w:hAnsi="Calibri" w:cs="Calibri"/>
              </w:rPr>
            </w:pPr>
            <w:r w:rsidRPr="003B3C55">
              <w:rPr>
                <w:rFonts w:ascii="Calibri" w:hAnsi="Calibri" w:cs="Calibri"/>
              </w:rPr>
              <w:t>Sistema</w:t>
            </w:r>
          </w:p>
        </w:tc>
      </w:tr>
      <w:tr w:rsidR="00233EF7" w:rsidRPr="00BC6E10" w14:paraId="77452F34"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21F0C26"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2203E5" w14:textId="549FEE2C" w:rsidR="00233EF7" w:rsidRPr="003B3C55" w:rsidRDefault="00233EF7" w:rsidP="00F53B6B">
            <w:pPr>
              <w:numPr>
                <w:ilvl w:val="0"/>
                <w:numId w:val="37"/>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2FFC25DC" w14:textId="77777777" w:rsidR="00233EF7" w:rsidRPr="003B3C55" w:rsidRDefault="00233EF7" w:rsidP="00F53B6B">
            <w:pPr>
              <w:spacing w:line="256" w:lineRule="auto"/>
              <w:rPr>
                <w:rFonts w:ascii="Calibri" w:hAnsi="Calibri" w:cs="Calibri"/>
              </w:rPr>
            </w:pPr>
          </w:p>
        </w:tc>
      </w:tr>
      <w:tr w:rsidR="00233EF7" w:rsidRPr="006C1193" w14:paraId="0BE71B7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430C644"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2F997"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B4D0FAF" w14:textId="52A1F0EF" w:rsidR="009562C4" w:rsidRDefault="009562C4" w:rsidP="00F53B6B">
            <w:pPr>
              <w:numPr>
                <w:ilvl w:val="0"/>
                <w:numId w:val="37"/>
              </w:numPr>
              <w:spacing w:line="256" w:lineRule="auto"/>
              <w:rPr>
                <w:rFonts w:ascii="Calibri" w:hAnsi="Calibri" w:cs="Calibri"/>
              </w:rPr>
            </w:pPr>
            <w:r>
              <w:rPr>
                <w:rFonts w:ascii="Calibri" w:hAnsi="Calibri" w:cs="Calibri"/>
              </w:rPr>
              <w:t>Il sistema recupera dall’archivio i seguenti dati personali dell’utente autenticato: Nome, Cognome, Numero di telefono, E-mail, Password</w:t>
            </w:r>
          </w:p>
          <w:p w14:paraId="149DFC5C" w14:textId="487DDB5B" w:rsidR="00233EF7" w:rsidRPr="003B3C55" w:rsidRDefault="00233EF7" w:rsidP="00F53B6B">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00233EF7" w:rsidRPr="00BC6E10" w14:paraId="6023CA60"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61127" w14:textId="77777777" w:rsidR="00233EF7" w:rsidRPr="003B3C55" w:rsidRDefault="00233EF7" w:rsidP="00F53B6B">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59CEC58" w14:textId="77777777" w:rsidR="00233EF7" w:rsidRPr="003B3C55" w:rsidRDefault="00233EF7" w:rsidP="00F53B6B">
            <w:pPr>
              <w:spacing w:line="256" w:lineRule="auto"/>
              <w:rPr>
                <w:rFonts w:ascii="Calibri" w:hAnsi="Calibri" w:cs="Calibri"/>
              </w:rPr>
            </w:pPr>
          </w:p>
        </w:tc>
      </w:tr>
      <w:tr w:rsidR="00233EF7" w:rsidRPr="00BC6E10" w14:paraId="3035ED0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7BFFB"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22CEABC" w14:textId="466A7023" w:rsidR="00233EF7" w:rsidRPr="003B3C55" w:rsidRDefault="00233EF7" w:rsidP="00F53B6B">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14:paraId="1B3C1B83" w14:textId="77777777" w:rsidR="00233EF7" w:rsidRDefault="00233EF7" w:rsidP="00260A37">
      <w:pPr>
        <w:ind w:left="360"/>
      </w:pPr>
    </w:p>
    <w:p w14:paraId="2CA8BCB8" w14:textId="77777777" w:rsidR="00A2781C" w:rsidRDefault="00A2781C" w:rsidP="00260A37">
      <w:pPr>
        <w:ind w:left="360"/>
      </w:pPr>
    </w:p>
    <w:p w14:paraId="604861B1" w14:textId="77777777" w:rsidR="00A2781C" w:rsidRDefault="00A2781C" w:rsidP="00260A37">
      <w:pPr>
        <w:ind w:left="360"/>
      </w:pPr>
    </w:p>
    <w:p w14:paraId="270B15FE" w14:textId="77777777" w:rsidR="00A2781C" w:rsidRDefault="00A2781C" w:rsidP="009562C4"/>
    <w:p w14:paraId="0ABD5D84" w14:textId="77777777" w:rsidR="00A2781C" w:rsidRDefault="00A2781C" w:rsidP="005230E8"/>
    <w:tbl>
      <w:tblPr>
        <w:tblW w:w="0" w:type="auto"/>
        <w:tblLook w:val="04A0" w:firstRow="1" w:lastRow="0" w:firstColumn="1" w:lastColumn="0" w:noHBand="0" w:noVBand="1"/>
      </w:tblPr>
      <w:tblGrid>
        <w:gridCol w:w="2971"/>
        <w:gridCol w:w="3328"/>
        <w:gridCol w:w="3328"/>
      </w:tblGrid>
      <w:tr w:rsidR="00A2781C" w14:paraId="4E8EE4D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2D40D5" w14:textId="77777777" w:rsidR="00A2781C" w:rsidRPr="00B620E4" w:rsidRDefault="00A2781C" w:rsidP="00F53B6B">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21D067E" w14:textId="0F21A61E" w:rsidR="00A2781C" w:rsidRPr="00B620E4" w:rsidRDefault="00A2781C" w:rsidP="00F53B6B">
            <w:pPr>
              <w:rPr>
                <w:rFonts w:ascii="Calibri" w:hAnsi="Calibri" w:cs="Calibri"/>
              </w:rPr>
            </w:pPr>
            <w:r w:rsidRPr="00B620E4">
              <w:rPr>
                <w:rFonts w:ascii="Calibri" w:hAnsi="Calibri" w:cs="Calibri"/>
              </w:rPr>
              <w:t xml:space="preserve">UC  </w:t>
            </w:r>
            <w:r w:rsidR="007E467E">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14:paraId="1ACD66B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ED05FC" w14:textId="77777777" w:rsidR="00A2781C" w:rsidRPr="00B620E4" w:rsidRDefault="00A2781C" w:rsidP="00F53B6B">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0B6924" w14:textId="52CD9D42" w:rsidR="00A2781C" w:rsidRPr="00B620E4" w:rsidRDefault="00A2781C" w:rsidP="00F53B6B">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14:paraId="2AF85EB2"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4E95B42" w14:textId="77777777" w:rsidR="00A2781C" w:rsidRPr="00B620E4" w:rsidRDefault="00A2781C" w:rsidP="00F53B6B">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75ECD58" w14:textId="6FF9B0B3" w:rsidR="00A2781C" w:rsidRPr="00B620E4" w:rsidRDefault="00A2781C" w:rsidP="00F53B6B">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14:paraId="6062E2D6" w14:textId="77777777" w:rsidTr="009562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558F36" w14:textId="77777777" w:rsidR="009562C4" w:rsidRPr="00B620E4" w:rsidRDefault="009562C4" w:rsidP="00F53B6B">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3B51B" w14:textId="4B5410DB" w:rsidR="009562C4" w:rsidRPr="00B620E4" w:rsidRDefault="009562C4" w:rsidP="00F53B6B">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277FE9" w14:textId="77777777" w:rsidR="009562C4" w:rsidRPr="00B620E4" w:rsidRDefault="009562C4" w:rsidP="00F53B6B">
            <w:pPr>
              <w:jc w:val="center"/>
              <w:rPr>
                <w:rFonts w:ascii="Calibri" w:hAnsi="Calibri" w:cs="Calibri"/>
              </w:rPr>
            </w:pPr>
            <w:r w:rsidRPr="00B620E4">
              <w:rPr>
                <w:rFonts w:ascii="Calibri" w:hAnsi="Calibri" w:cs="Calibri"/>
              </w:rPr>
              <w:t>Sistema</w:t>
            </w:r>
          </w:p>
        </w:tc>
      </w:tr>
      <w:tr w:rsidR="009562C4" w14:paraId="4EC20634"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4CA519BD"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A26823A" w14:textId="77777777" w:rsidR="009562C4" w:rsidRDefault="009562C4" w:rsidP="00F53B6B">
            <w:pPr>
              <w:numPr>
                <w:ilvl w:val="0"/>
                <w:numId w:val="40"/>
              </w:numPr>
              <w:rPr>
                <w:rFonts w:ascii="Calibri" w:hAnsi="Calibri" w:cs="Calibri"/>
              </w:rPr>
            </w:pPr>
            <w:r w:rsidRPr="00B620E4">
              <w:rPr>
                <w:rFonts w:ascii="Calibri" w:hAnsi="Calibri" w:cs="Calibri"/>
              </w:rPr>
              <w:t xml:space="preserve">L’utente </w:t>
            </w:r>
            <w:r>
              <w:rPr>
                <w:rFonts w:ascii="Calibri" w:hAnsi="Calibri" w:cs="Calibri"/>
              </w:rPr>
              <w:t xml:space="preserve">seleziona uno dei dati che desidera modificare, tramite un apposito </w:t>
            </w:r>
            <w:proofErr w:type="spellStart"/>
            <w:r>
              <w:rPr>
                <w:rFonts w:ascii="Calibri" w:hAnsi="Calibri" w:cs="Calibri"/>
              </w:rPr>
              <w:t>form</w:t>
            </w:r>
            <w:proofErr w:type="spellEnd"/>
          </w:p>
          <w:p w14:paraId="74D93402" w14:textId="0110F1DD" w:rsidR="00E44B96" w:rsidRPr="00E44B96" w:rsidRDefault="00E44B96" w:rsidP="00E44B96">
            <w:pPr>
              <w:pStyle w:val="Paragrafoelenco"/>
              <w:numPr>
                <w:ilvl w:val="0"/>
                <w:numId w:val="40"/>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4BAD3473" w14:textId="1BDCA387" w:rsidR="009562C4" w:rsidRPr="00E44B96" w:rsidRDefault="009562C4" w:rsidP="00E44B96">
            <w:pPr>
              <w:rPr>
                <w:rFonts w:cs="Calibri"/>
              </w:rPr>
            </w:pPr>
          </w:p>
        </w:tc>
      </w:tr>
      <w:tr w:rsidR="009562C4" w14:paraId="4F9DC08D"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0474DE59"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282AD90"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3CABF6" w14:textId="2F4FB0D7" w:rsidR="009562C4" w:rsidRPr="00E44B96" w:rsidRDefault="00E44B96" w:rsidP="00E44B96">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9562C4" w14:paraId="7EEC6153" w14:textId="77777777" w:rsidTr="00737709">
        <w:trPr>
          <w:trHeight w:val="135"/>
        </w:trPr>
        <w:tc>
          <w:tcPr>
            <w:tcW w:w="0" w:type="auto"/>
            <w:vMerge/>
            <w:tcBorders>
              <w:left w:val="single" w:sz="4" w:space="0" w:color="auto"/>
              <w:right w:val="single" w:sz="4" w:space="0" w:color="auto"/>
            </w:tcBorders>
            <w:shd w:val="clear" w:color="auto" w:fill="FF0000"/>
            <w:vAlign w:val="center"/>
          </w:tcPr>
          <w:p w14:paraId="71F0C64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F45316" w14:textId="10771A84" w:rsidR="009562C4" w:rsidRPr="00B620E4" w:rsidRDefault="00E44B96" w:rsidP="00F53B6B">
            <w:pPr>
              <w:numPr>
                <w:ilvl w:val="0"/>
                <w:numId w:val="40"/>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0424480A" w14:textId="77777777" w:rsidR="009562C4" w:rsidRPr="00B620E4" w:rsidRDefault="009562C4" w:rsidP="00F53B6B">
            <w:pPr>
              <w:rPr>
                <w:rFonts w:ascii="Calibri" w:hAnsi="Calibri" w:cs="Calibri"/>
              </w:rPr>
            </w:pPr>
          </w:p>
        </w:tc>
      </w:tr>
      <w:tr w:rsidR="009562C4" w14:paraId="7690DF70" w14:textId="77777777" w:rsidTr="00737709">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D5EA81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6416D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DF3212" w14:textId="3C4D6F01" w:rsidR="009562C4" w:rsidRPr="00B620E4" w:rsidRDefault="009562C4" w:rsidP="00F53B6B">
            <w:pPr>
              <w:numPr>
                <w:ilvl w:val="0"/>
                <w:numId w:val="40"/>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14:paraId="11148C60" w14:textId="77777777" w:rsidTr="009562C4">
        <w:trPr>
          <w:trHeight w:val="1390"/>
        </w:trPr>
        <w:tc>
          <w:tcPr>
            <w:tcW w:w="2971" w:type="dxa"/>
            <w:tcBorders>
              <w:top w:val="single" w:sz="4" w:space="0" w:color="auto"/>
              <w:left w:val="single" w:sz="4" w:space="0" w:color="auto"/>
              <w:right w:val="single" w:sz="4" w:space="0" w:color="auto"/>
            </w:tcBorders>
            <w:shd w:val="clear" w:color="auto" w:fill="FF0000"/>
            <w:hideMark/>
          </w:tcPr>
          <w:p w14:paraId="2ED8B21E" w14:textId="77777777" w:rsidR="00A2781C" w:rsidRPr="00B620E4" w:rsidRDefault="00A2781C" w:rsidP="00F53B6B">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4A35E810" w14:textId="77777777" w:rsidR="00A2781C" w:rsidRPr="00B620E4" w:rsidRDefault="00A2781C" w:rsidP="00F53B6B">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Pr="00B620E4">
              <w:rPr>
                <w:rFonts w:ascii="Calibri" w:hAnsi="Calibri" w:cs="Calibri"/>
              </w:rPr>
              <w:t xml:space="preserve"> con un messaggio d’errore che aiuti l’utente ad inserire correttamente i dati (UC 1</w:t>
            </w:r>
            <w:r>
              <w:rPr>
                <w:rFonts w:ascii="Calibri" w:hAnsi="Calibri" w:cs="Calibri"/>
              </w:rPr>
              <w:t>4</w:t>
            </w:r>
            <w:r w:rsidRPr="00B620E4">
              <w:rPr>
                <w:rFonts w:ascii="Calibri" w:hAnsi="Calibri" w:cs="Calibri"/>
              </w:rPr>
              <w:t>.1 Formato non valido)</w:t>
            </w:r>
          </w:p>
        </w:tc>
      </w:tr>
      <w:tr w:rsidR="00A2781C" w14:paraId="27FB16A3"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9FB31" w14:textId="77777777" w:rsidR="00A2781C" w:rsidRPr="00B620E4" w:rsidRDefault="00A2781C" w:rsidP="00F53B6B">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306691C" w14:textId="77777777" w:rsidR="00A2781C" w:rsidRPr="00B620E4" w:rsidRDefault="00A2781C" w:rsidP="00F53B6B">
            <w:pPr>
              <w:rPr>
                <w:rFonts w:ascii="Calibri" w:hAnsi="Calibri" w:cs="Calibri"/>
              </w:rPr>
            </w:pPr>
            <w:r w:rsidRPr="00B620E4">
              <w:rPr>
                <w:rFonts w:ascii="Calibri" w:hAnsi="Calibri" w:cs="Calibri"/>
              </w:rPr>
              <w:t>Le informazioni dell’utente sono state modificate con successo</w:t>
            </w:r>
          </w:p>
        </w:tc>
      </w:tr>
    </w:tbl>
    <w:p w14:paraId="2A9AA5B1" w14:textId="77777777" w:rsidR="00233EF7" w:rsidRDefault="00233EF7" w:rsidP="00260A37">
      <w:pPr>
        <w:ind w:left="360"/>
      </w:pPr>
    </w:p>
    <w:p w14:paraId="47D31934" w14:textId="77777777" w:rsidR="00A2781C" w:rsidRDefault="00A2781C" w:rsidP="00260A37">
      <w:pPr>
        <w:ind w:left="360"/>
      </w:pPr>
    </w:p>
    <w:p w14:paraId="69C64EFD" w14:textId="77777777" w:rsidR="00A2781C" w:rsidRDefault="00A2781C" w:rsidP="00260A37">
      <w:pPr>
        <w:ind w:left="360"/>
      </w:pPr>
    </w:p>
    <w:p w14:paraId="2E84A67B" w14:textId="77777777" w:rsidR="00E44B96" w:rsidRDefault="00E44B96" w:rsidP="00260A37">
      <w:pPr>
        <w:ind w:left="360"/>
      </w:pPr>
    </w:p>
    <w:p w14:paraId="4C396CA1" w14:textId="77777777" w:rsidR="003E7D05" w:rsidRDefault="003E7D05" w:rsidP="003E7D05"/>
    <w:p w14:paraId="3B23D8D2" w14:textId="77777777" w:rsidR="003E7D05" w:rsidRDefault="003E7D05" w:rsidP="003E7D05"/>
    <w:p w14:paraId="68D6F05E" w14:textId="77777777" w:rsidR="00E44B96" w:rsidRDefault="00E44B96" w:rsidP="00260A37">
      <w:pPr>
        <w:ind w:left="360"/>
      </w:pPr>
    </w:p>
    <w:p w14:paraId="080119AA" w14:textId="77777777" w:rsidR="00E44B96" w:rsidRDefault="00E44B96" w:rsidP="00260A37">
      <w:pPr>
        <w:ind w:left="360"/>
      </w:pPr>
    </w:p>
    <w:p w14:paraId="38BBB60C" w14:textId="6BF82B1B" w:rsidR="00260A37" w:rsidRDefault="00260A37" w:rsidP="00260A37">
      <w:pPr>
        <w:ind w:left="360"/>
      </w:pPr>
      <w:r>
        <w:t xml:space="preserve">3.2.2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75D99F28" w14:textId="178C7205" w:rsidR="00260A37" w:rsidRDefault="00260A37" w:rsidP="0046124B">
      <w:pPr>
        <w:rPr>
          <w:rFonts w:ascii="Calibri" w:hAnsi="Calibri" w:cs="Calibri"/>
        </w:rPr>
      </w:pPr>
      <w:r>
        <w:rPr>
          <w:rFonts w:ascii="Calibri" w:hAnsi="Calibri" w:cs="Calibri"/>
          <w:noProof/>
        </w:rPr>
        <w:drawing>
          <wp:inline distT="0" distB="0" distL="0" distR="0" wp14:anchorId="01FEDE6C" wp14:editId="21EB48C5">
            <wp:extent cx="6629453" cy="3962400"/>
            <wp:effectExtent l="0" t="0" r="0" b="0"/>
            <wp:docPr id="1571846477"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descr="Immagine che contiene testo, diagramma, schizzo, disegno&#10;&#10;Descrizione generata automaticamente"/>
                    <pic:cNvPicPr/>
                  </pic:nvPicPr>
                  <pic:blipFill>
                    <a:blip r:embed="rId33"/>
                    <a:stretch>
                      <a:fillRect/>
                    </a:stretch>
                  </pic:blipFill>
                  <pic:spPr>
                    <a:xfrm>
                      <a:off x="0" y="0"/>
                      <a:ext cx="6638898" cy="3968045"/>
                    </a:xfrm>
                    <a:prstGeom prst="rect">
                      <a:avLst/>
                    </a:prstGeom>
                  </pic:spPr>
                </pic:pic>
              </a:graphicData>
            </a:graphic>
          </wp:inline>
        </w:drawing>
      </w:r>
    </w:p>
    <w:p w14:paraId="5147630A" w14:textId="77777777" w:rsidR="00260A37" w:rsidRDefault="00260A37" w:rsidP="0046124B">
      <w:pPr>
        <w:rPr>
          <w:rFonts w:ascii="Calibri" w:hAnsi="Calibri" w:cs="Calibri"/>
        </w:rPr>
      </w:pPr>
    </w:p>
    <w:p w14:paraId="60B8C903" w14:textId="77777777" w:rsidR="005B2F96" w:rsidRDefault="005B2F96" w:rsidP="0046124B">
      <w:pPr>
        <w:rPr>
          <w:rFonts w:ascii="Calibri" w:hAnsi="Calibri" w:cs="Calibri"/>
        </w:rPr>
      </w:pPr>
    </w:p>
    <w:p w14:paraId="3E8E14B3" w14:textId="77777777" w:rsidR="005B2F96" w:rsidRDefault="005B2F96" w:rsidP="0046124B">
      <w:pPr>
        <w:rPr>
          <w:rFonts w:ascii="Calibri" w:hAnsi="Calibri" w:cs="Calibri"/>
        </w:rPr>
      </w:pPr>
    </w:p>
    <w:p w14:paraId="4A884549" w14:textId="77777777" w:rsidR="005B2F96" w:rsidRDefault="005B2F96" w:rsidP="0046124B">
      <w:pPr>
        <w:rPr>
          <w:rFonts w:ascii="Calibri" w:hAnsi="Calibri" w:cs="Calibri"/>
        </w:rPr>
      </w:pPr>
    </w:p>
    <w:p w14:paraId="166DA14D" w14:textId="77777777" w:rsidR="005B2F96" w:rsidRDefault="005B2F96" w:rsidP="0046124B">
      <w:pPr>
        <w:rPr>
          <w:rFonts w:ascii="Calibri" w:hAnsi="Calibri" w:cs="Calibri"/>
        </w:rPr>
      </w:pPr>
    </w:p>
    <w:p w14:paraId="3AD8B230" w14:textId="77777777" w:rsidR="005B2F96" w:rsidRDefault="005B2F96" w:rsidP="0046124B">
      <w:pPr>
        <w:rPr>
          <w:rFonts w:ascii="Calibri" w:hAnsi="Calibri" w:cs="Calibri"/>
        </w:rPr>
      </w:pPr>
    </w:p>
    <w:p w14:paraId="650E5ED0" w14:textId="77777777" w:rsidR="005B2F96" w:rsidRDefault="005B2F96" w:rsidP="0046124B">
      <w:pPr>
        <w:rPr>
          <w:rFonts w:ascii="Calibri" w:hAnsi="Calibri" w:cs="Calibri"/>
        </w:rPr>
      </w:pPr>
    </w:p>
    <w:p w14:paraId="1B6B7EBA" w14:textId="77777777" w:rsidR="005B2F96" w:rsidRDefault="005B2F96" w:rsidP="0046124B">
      <w:pPr>
        <w:rPr>
          <w:rFonts w:ascii="Calibri" w:hAnsi="Calibri" w:cs="Calibri"/>
        </w:rPr>
      </w:pPr>
    </w:p>
    <w:p w14:paraId="659C60EC" w14:textId="77777777" w:rsidR="005B2F96" w:rsidRDefault="005B2F96" w:rsidP="0046124B">
      <w:pPr>
        <w:rPr>
          <w:rFonts w:ascii="Calibri" w:hAnsi="Calibri" w:cs="Calibri"/>
        </w:rPr>
      </w:pPr>
    </w:p>
    <w:p w14:paraId="03ED353A" w14:textId="77777777" w:rsidR="005B2F96" w:rsidRDefault="005B2F96" w:rsidP="0046124B">
      <w:pPr>
        <w:rPr>
          <w:rFonts w:ascii="Calibri" w:hAnsi="Calibri" w:cs="Calibri"/>
        </w:rPr>
      </w:pPr>
    </w:p>
    <w:p w14:paraId="5DDCCC04" w14:textId="77777777" w:rsidR="005B2F96" w:rsidRDefault="005B2F96" w:rsidP="0046124B">
      <w:pPr>
        <w:rPr>
          <w:rFonts w:ascii="Calibri" w:hAnsi="Calibri" w:cs="Calibri"/>
        </w:rPr>
      </w:pPr>
    </w:p>
    <w:p w14:paraId="5721C0A0" w14:textId="77777777" w:rsidR="005B2F96" w:rsidRDefault="005B2F96" w:rsidP="0046124B">
      <w:pPr>
        <w:rPr>
          <w:rFonts w:ascii="Calibri" w:hAnsi="Calibri" w:cs="Calibri"/>
        </w:rPr>
      </w:pPr>
    </w:p>
    <w:p w14:paraId="02A5C219" w14:textId="77777777" w:rsidR="005B2F96" w:rsidRDefault="005B2F96" w:rsidP="0046124B">
      <w:pPr>
        <w:rPr>
          <w:rFonts w:ascii="Calibri" w:hAnsi="Calibri" w:cs="Calibri"/>
        </w:rPr>
      </w:pPr>
    </w:p>
    <w:p w14:paraId="11C34E82" w14:textId="77777777" w:rsidR="005B2F96" w:rsidRDefault="005B2F96" w:rsidP="0046124B">
      <w:pPr>
        <w:rPr>
          <w:rFonts w:ascii="Calibri" w:hAnsi="Calibri" w:cs="Calibri"/>
        </w:rPr>
      </w:pPr>
    </w:p>
    <w:p w14:paraId="132A4D17" w14:textId="77777777" w:rsidR="005B2F96" w:rsidRDefault="005B2F96" w:rsidP="0046124B">
      <w:pPr>
        <w:rPr>
          <w:rFonts w:ascii="Calibri" w:hAnsi="Calibri" w:cs="Calibri"/>
        </w:rPr>
      </w:pPr>
    </w:p>
    <w:p w14:paraId="0FEAFF4E" w14:textId="77777777" w:rsidR="005B2F96" w:rsidRDefault="005B2F96" w:rsidP="0046124B">
      <w:pPr>
        <w:rPr>
          <w:rFonts w:ascii="Calibri" w:hAnsi="Calibri" w:cs="Calibri"/>
        </w:rPr>
      </w:pPr>
    </w:p>
    <w:p w14:paraId="4FC453A4" w14:textId="77777777" w:rsidR="005B2F96" w:rsidRDefault="005B2F96" w:rsidP="0046124B">
      <w:pPr>
        <w:rPr>
          <w:rFonts w:ascii="Calibri" w:hAnsi="Calibri" w:cs="Calibri"/>
        </w:rPr>
      </w:pPr>
    </w:p>
    <w:p w14:paraId="0524807D" w14:textId="77777777" w:rsidR="005B2F96" w:rsidRDefault="005B2F96" w:rsidP="0046124B">
      <w:pPr>
        <w:rPr>
          <w:rFonts w:ascii="Calibri" w:hAnsi="Calibri" w:cs="Calibri"/>
        </w:rPr>
      </w:pPr>
    </w:p>
    <w:p w14:paraId="19C906A7" w14:textId="77777777" w:rsidR="005B2F96" w:rsidRDefault="005B2F96" w:rsidP="0046124B">
      <w:pPr>
        <w:rPr>
          <w:rFonts w:ascii="Calibri" w:hAnsi="Calibri" w:cs="Calibri"/>
        </w:rPr>
      </w:pPr>
    </w:p>
    <w:p w14:paraId="33B50478" w14:textId="77777777" w:rsidR="005B2F96" w:rsidRDefault="005B2F9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C95B9A" w:rsidRPr="00BC6E10" w14:paraId="149F1B9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CE5DED" w14:textId="77777777" w:rsidR="00C95B9A" w:rsidRPr="003F31FD" w:rsidRDefault="00C95B9A" w:rsidP="00F53B6B">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F636C0" w14:textId="5E70AE09" w:rsidR="00C95B9A" w:rsidRPr="003F31FD" w:rsidRDefault="00C95B9A" w:rsidP="00F53B6B">
            <w:pPr>
              <w:spacing w:line="256" w:lineRule="auto"/>
              <w:rPr>
                <w:rFonts w:ascii="Calibri" w:hAnsi="Calibri" w:cs="Calibri"/>
              </w:rPr>
            </w:pPr>
            <w:r w:rsidRPr="003F31FD">
              <w:rPr>
                <w:rFonts w:ascii="Calibri" w:hAnsi="Calibri" w:cs="Calibri"/>
              </w:rPr>
              <w:t xml:space="preserve">UC </w:t>
            </w:r>
            <w:r w:rsidR="00250D95">
              <w:rPr>
                <w:rFonts w:ascii="Calibri" w:hAnsi="Calibri" w:cs="Calibri"/>
              </w:rPr>
              <w:t>8</w:t>
            </w:r>
            <w:r w:rsidRPr="003F31FD">
              <w:rPr>
                <w:rFonts w:ascii="Calibri" w:hAnsi="Calibri" w:cs="Calibri"/>
              </w:rPr>
              <w:t xml:space="preserve"> – </w:t>
            </w:r>
            <w:r>
              <w:rPr>
                <w:rFonts w:ascii="Calibri" w:hAnsi="Calibri" w:cs="Calibri"/>
              </w:rPr>
              <w:t>Autenticarsi</w:t>
            </w:r>
          </w:p>
        </w:tc>
      </w:tr>
      <w:tr w:rsidR="00C95B9A" w:rsidRPr="00BC6E10" w14:paraId="23862B7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6F1963E" w14:textId="77777777" w:rsidR="00C95B9A" w:rsidRPr="003F31FD" w:rsidRDefault="00C95B9A" w:rsidP="00F53B6B">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D1D9912" w14:textId="77777777" w:rsidR="00C95B9A" w:rsidRPr="003F31FD" w:rsidRDefault="00C95B9A" w:rsidP="00F53B6B">
            <w:pPr>
              <w:spacing w:line="256" w:lineRule="auto"/>
              <w:rPr>
                <w:rFonts w:ascii="Calibri" w:hAnsi="Calibri" w:cs="Calibri"/>
              </w:rPr>
            </w:pPr>
            <w:r w:rsidRPr="003F31FD">
              <w:rPr>
                <w:rFonts w:ascii="Calibri" w:hAnsi="Calibri" w:cs="Calibri"/>
              </w:rPr>
              <w:t>Utente</w:t>
            </w:r>
            <w:r>
              <w:rPr>
                <w:rFonts w:ascii="Calibri" w:hAnsi="Calibri" w:cs="Calibri"/>
              </w:rPr>
              <w:t xml:space="preserve"> non autenticato</w:t>
            </w:r>
          </w:p>
        </w:tc>
      </w:tr>
      <w:tr w:rsidR="00C95B9A" w:rsidRPr="00BC6E10" w14:paraId="7A9DC9CC"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3F6699"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4FF604" w14:textId="77777777" w:rsidR="00C95B9A" w:rsidRPr="003F31FD" w:rsidRDefault="00C95B9A" w:rsidP="00F53B6B">
            <w:pPr>
              <w:spacing w:line="256" w:lineRule="auto"/>
              <w:rPr>
                <w:rFonts w:ascii="Calibri" w:hAnsi="Calibri" w:cs="Calibri"/>
              </w:rPr>
            </w:pPr>
            <w:r w:rsidRPr="00585357">
              <w:rPr>
                <w:rFonts w:ascii="Calibri" w:hAnsi="Calibri" w:cs="Calibri"/>
              </w:rPr>
              <w:t>L’utente si trova su qualsiasi pagina del sito</w:t>
            </w:r>
          </w:p>
        </w:tc>
      </w:tr>
      <w:tr w:rsidR="00C95B9A" w:rsidRPr="00BC6E10" w14:paraId="56FA0CCF" w14:textId="77777777" w:rsidTr="00F53B6B">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125388DB" w14:textId="77777777" w:rsidR="00C95B9A" w:rsidRPr="003F31FD" w:rsidRDefault="00C95B9A" w:rsidP="00F53B6B">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B5E2D9" w14:textId="1C9DE83C" w:rsidR="00C95B9A" w:rsidRPr="003F31FD" w:rsidRDefault="00C95B9A" w:rsidP="00F53B6B">
            <w:pPr>
              <w:spacing w:line="256" w:lineRule="auto"/>
              <w:jc w:val="center"/>
              <w:rPr>
                <w:rFonts w:ascii="Calibri" w:hAnsi="Calibri" w:cs="Calibri"/>
              </w:rPr>
            </w:pPr>
            <w:r w:rsidRPr="003F31FD">
              <w:rPr>
                <w:rFonts w:ascii="Calibri" w:hAnsi="Calibri" w:cs="Calibri"/>
              </w:rPr>
              <w:t>Utente</w:t>
            </w:r>
            <w:r w:rsidR="00C76679">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C5588" w14:textId="77777777" w:rsidR="00C95B9A" w:rsidRPr="003F31FD" w:rsidRDefault="00C95B9A" w:rsidP="00F53B6B">
            <w:pPr>
              <w:spacing w:line="256" w:lineRule="auto"/>
              <w:jc w:val="center"/>
              <w:rPr>
                <w:rFonts w:ascii="Calibri" w:hAnsi="Calibri" w:cs="Calibri"/>
              </w:rPr>
            </w:pPr>
            <w:r w:rsidRPr="003F31FD">
              <w:rPr>
                <w:rFonts w:ascii="Calibri" w:hAnsi="Calibri" w:cs="Calibri"/>
              </w:rPr>
              <w:t>Sistema</w:t>
            </w:r>
          </w:p>
        </w:tc>
      </w:tr>
      <w:tr w:rsidR="00C95B9A" w:rsidRPr="00BC6E10" w14:paraId="7DD5691D"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1CA4933"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6707DC" w14:textId="77777777" w:rsidR="00C95B9A" w:rsidRPr="003F31FD" w:rsidRDefault="00C95B9A" w:rsidP="00F53B6B">
            <w:pPr>
              <w:pStyle w:val="Paragrafoelenco"/>
              <w:numPr>
                <w:ilvl w:val="0"/>
                <w:numId w:val="34"/>
              </w:numPr>
              <w:rPr>
                <w:rFonts w:cs="Calibri"/>
              </w:rPr>
            </w:pPr>
            <w:r w:rsidRPr="003F31FD">
              <w:rPr>
                <w:rFonts w:cs="Calibri"/>
              </w:rPr>
              <w:t xml:space="preserve">L’utente naviga verso la pagina di </w:t>
            </w:r>
            <w:r>
              <w:rPr>
                <w:rFonts w:cs="Calibri"/>
              </w:rPr>
              <w:t>L</w:t>
            </w:r>
            <w:r w:rsidRPr="003F31FD">
              <w:rPr>
                <w:rFonts w:cs="Calibri"/>
              </w:rPr>
              <w:t xml:space="preserve">ogin </w:t>
            </w:r>
            <w:r>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3A57711" w14:textId="77777777" w:rsidR="00C95B9A" w:rsidRPr="003F31FD" w:rsidRDefault="00C95B9A" w:rsidP="00F53B6B">
            <w:pPr>
              <w:spacing w:line="256" w:lineRule="auto"/>
              <w:jc w:val="center"/>
              <w:rPr>
                <w:rFonts w:ascii="Calibri" w:hAnsi="Calibri" w:cs="Calibri"/>
              </w:rPr>
            </w:pPr>
          </w:p>
        </w:tc>
      </w:tr>
      <w:tr w:rsidR="00C95B9A" w:rsidRPr="00BC6E10" w14:paraId="0154A591"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2E8899"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73B5A95" w14:textId="77777777" w:rsidR="00C95B9A" w:rsidRPr="003F31FD" w:rsidRDefault="00C95B9A"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0EC97C" w14:textId="77777777" w:rsidR="00C95B9A" w:rsidRPr="003F31FD" w:rsidRDefault="00C95B9A" w:rsidP="00F53B6B">
            <w:pPr>
              <w:numPr>
                <w:ilvl w:val="0"/>
                <w:numId w:val="32"/>
              </w:numPr>
              <w:spacing w:line="256" w:lineRule="auto"/>
              <w:rPr>
                <w:rFonts w:ascii="Calibri" w:hAnsi="Calibri" w:cs="Calibri"/>
              </w:rPr>
            </w:pPr>
            <w:r w:rsidRPr="003F31FD">
              <w:rPr>
                <w:rFonts w:ascii="Calibri" w:hAnsi="Calibri" w:cs="Calibri"/>
              </w:rPr>
              <w:t xml:space="preserve">Il sistema mostra il </w:t>
            </w:r>
            <w:proofErr w:type="spellStart"/>
            <w:r w:rsidRPr="003F31FD">
              <w:rPr>
                <w:rFonts w:ascii="Calibri" w:hAnsi="Calibri" w:cs="Calibri"/>
              </w:rPr>
              <w:t>form</w:t>
            </w:r>
            <w:proofErr w:type="spellEnd"/>
            <w:r w:rsidRPr="003F31FD">
              <w:rPr>
                <w:rFonts w:ascii="Calibri" w:hAnsi="Calibri" w:cs="Calibri"/>
              </w:rPr>
              <w:t xml:space="preserve"> di autenticazione</w:t>
            </w:r>
          </w:p>
        </w:tc>
      </w:tr>
      <w:tr w:rsidR="00C95B9A" w:rsidRPr="00BC6E10" w14:paraId="491941B4" w14:textId="77777777" w:rsidTr="00F53B6B">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760678C"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711E5B" w14:textId="77777777" w:rsidR="00C95B9A" w:rsidRPr="003F31FD" w:rsidRDefault="00C95B9A" w:rsidP="00F53B6B">
            <w:pPr>
              <w:numPr>
                <w:ilvl w:val="0"/>
                <w:numId w:val="32"/>
              </w:numPr>
              <w:spacing w:line="256" w:lineRule="auto"/>
              <w:rPr>
                <w:rFonts w:ascii="Calibri" w:hAnsi="Calibri" w:cs="Calibri"/>
              </w:rPr>
            </w:pPr>
            <w:r w:rsidRPr="003F31FD">
              <w:rPr>
                <w:rFonts w:ascii="Calibri" w:hAnsi="Calibri" w:cs="Calibri"/>
              </w:rPr>
              <w:t>L’utente inserisce i dati:</w:t>
            </w:r>
          </w:p>
          <w:p w14:paraId="66A66CC0" w14:textId="77777777" w:rsidR="00C95B9A" w:rsidRPr="003F31FD" w:rsidRDefault="00C95B9A" w:rsidP="00F53B6B">
            <w:pPr>
              <w:pStyle w:val="Paragrafoelenco"/>
              <w:widowControl/>
              <w:numPr>
                <w:ilvl w:val="0"/>
                <w:numId w:val="33"/>
              </w:numPr>
              <w:suppressAutoHyphens w:val="0"/>
              <w:ind w:left="397"/>
              <w:rPr>
                <w:rFonts w:cs="Calibri"/>
              </w:rPr>
            </w:pPr>
            <w:r>
              <w:rPr>
                <w:rFonts w:cs="Calibri"/>
              </w:rPr>
              <w:t>Nome Utente</w:t>
            </w:r>
          </w:p>
          <w:p w14:paraId="19A6E243" w14:textId="77777777" w:rsidR="00C95B9A" w:rsidRPr="003F31FD" w:rsidRDefault="00C95B9A" w:rsidP="00F53B6B">
            <w:pPr>
              <w:pStyle w:val="Paragrafoelenco"/>
              <w:widowControl/>
              <w:numPr>
                <w:ilvl w:val="0"/>
                <w:numId w:val="33"/>
              </w:numPr>
              <w:suppressAutoHyphens w:val="0"/>
              <w:ind w:left="397"/>
              <w:rPr>
                <w:rFonts w:cs="Calibri"/>
              </w:rPr>
            </w:pPr>
            <w:r w:rsidRPr="003F31FD">
              <w:rPr>
                <w:rFonts w:cs="Calibri"/>
              </w:rPr>
              <w:t>Password</w:t>
            </w:r>
          </w:p>
        </w:tc>
        <w:tc>
          <w:tcPr>
            <w:tcW w:w="3328" w:type="dxa"/>
            <w:tcBorders>
              <w:top w:val="single" w:sz="4" w:space="0" w:color="auto"/>
              <w:left w:val="single" w:sz="4" w:space="0" w:color="auto"/>
              <w:bottom w:val="single" w:sz="4" w:space="0" w:color="auto"/>
              <w:right w:val="single" w:sz="4" w:space="0" w:color="auto"/>
            </w:tcBorders>
          </w:tcPr>
          <w:p w14:paraId="3242D605" w14:textId="77777777" w:rsidR="00C95B9A" w:rsidRPr="003F31FD" w:rsidRDefault="00C95B9A" w:rsidP="00F53B6B">
            <w:pPr>
              <w:spacing w:line="256" w:lineRule="auto"/>
              <w:rPr>
                <w:rFonts w:ascii="Calibri" w:hAnsi="Calibri" w:cs="Calibri"/>
              </w:rPr>
            </w:pPr>
          </w:p>
        </w:tc>
      </w:tr>
      <w:tr w:rsidR="00C95B9A" w:rsidRPr="00BC6E10" w14:paraId="0556E7F4"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8FA5F98"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83235D0" w14:textId="77777777" w:rsidR="00C95B9A" w:rsidRPr="003F31FD" w:rsidRDefault="00C95B9A"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476678" w14:textId="77777777" w:rsidR="00C95B9A" w:rsidRPr="003F31FD" w:rsidRDefault="00C95B9A" w:rsidP="00F53B6B">
            <w:pPr>
              <w:numPr>
                <w:ilvl w:val="0"/>
                <w:numId w:val="32"/>
              </w:numPr>
              <w:spacing w:line="256" w:lineRule="auto"/>
              <w:rPr>
                <w:rFonts w:ascii="Calibri" w:hAnsi="Calibri" w:cs="Calibri"/>
              </w:rPr>
            </w:pPr>
            <w:r w:rsidRPr="003F31FD">
              <w:rPr>
                <w:rFonts w:ascii="Calibri" w:hAnsi="Calibri" w:cs="Calibri"/>
              </w:rPr>
              <w:t>Il sistema controlla la correttezza dei dati e</w:t>
            </w:r>
            <w:r>
              <w:rPr>
                <w:rFonts w:ascii="Calibri" w:hAnsi="Calibri" w:cs="Calibri"/>
              </w:rPr>
              <w:t xml:space="preserve"> se</w:t>
            </w:r>
            <w:r w:rsidRPr="003F31FD">
              <w:rPr>
                <w:rFonts w:ascii="Calibri" w:hAnsi="Calibri" w:cs="Calibri"/>
              </w:rPr>
              <w:t xml:space="preserve"> i dati </w:t>
            </w:r>
            <w:r>
              <w:rPr>
                <w:rFonts w:ascii="Calibri" w:hAnsi="Calibri" w:cs="Calibri"/>
              </w:rPr>
              <w:t>combaciano con uno degli account disponibili nel server</w:t>
            </w:r>
          </w:p>
          <w:p w14:paraId="7332F7BC" w14:textId="77777777" w:rsidR="00C95B9A" w:rsidRPr="003F31FD" w:rsidRDefault="00C95B9A" w:rsidP="00F53B6B">
            <w:pPr>
              <w:numPr>
                <w:ilvl w:val="0"/>
                <w:numId w:val="32"/>
              </w:numPr>
              <w:spacing w:line="256" w:lineRule="auto"/>
              <w:rPr>
                <w:rFonts w:ascii="Calibri" w:hAnsi="Calibri" w:cs="Calibri"/>
              </w:rPr>
            </w:pPr>
            <w:r w:rsidRPr="003F31FD">
              <w:rPr>
                <w:rFonts w:ascii="Calibri" w:hAnsi="Calibri" w:cs="Calibri"/>
              </w:rPr>
              <w:t>Il sistema reindirizza l’utente alla home page</w:t>
            </w:r>
          </w:p>
        </w:tc>
      </w:tr>
      <w:tr w:rsidR="00C95B9A" w:rsidRPr="00BC6E10" w14:paraId="264C0C36"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D2A78" w14:textId="77777777" w:rsidR="00C95B9A" w:rsidRPr="003F31FD" w:rsidRDefault="00C95B9A" w:rsidP="00F53B6B">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232B96"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Se il sistema rileva dati non corretti al passo 4 viene </w:t>
            </w:r>
            <w:r>
              <w:rPr>
                <w:rFonts w:ascii="Calibri" w:hAnsi="Calibri" w:cs="Calibri"/>
              </w:rPr>
              <w:t xml:space="preserve">reindirizzato nella pagina di </w:t>
            </w:r>
            <w:r w:rsidRPr="003F31FD">
              <w:rPr>
                <w:rFonts w:ascii="Calibri" w:hAnsi="Calibri" w:cs="Calibri"/>
              </w:rPr>
              <w:t xml:space="preserve">errore (UC </w:t>
            </w:r>
            <w:r>
              <w:rPr>
                <w:rFonts w:ascii="Calibri" w:hAnsi="Calibri" w:cs="Calibri"/>
              </w:rPr>
              <w:t>9</w:t>
            </w:r>
            <w:r w:rsidRPr="003F31FD">
              <w:rPr>
                <w:rFonts w:ascii="Calibri" w:hAnsi="Calibri" w:cs="Calibri"/>
              </w:rPr>
              <w:t>.1 Dati errati)</w:t>
            </w:r>
          </w:p>
        </w:tc>
      </w:tr>
      <w:tr w:rsidR="00C95B9A" w:rsidRPr="00BC6E10" w14:paraId="2C10D179"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7D2AB0"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2DB8F2F" w14:textId="77777777" w:rsidR="00C95B9A" w:rsidRPr="003F31FD" w:rsidRDefault="00C95B9A" w:rsidP="00F53B6B">
            <w:pPr>
              <w:spacing w:line="256" w:lineRule="auto"/>
              <w:rPr>
                <w:rFonts w:ascii="Calibri" w:hAnsi="Calibri" w:cs="Calibri"/>
              </w:rPr>
            </w:pPr>
            <w:r w:rsidRPr="003F31FD">
              <w:rPr>
                <w:rFonts w:ascii="Calibri" w:hAnsi="Calibri" w:cs="Calibri"/>
              </w:rPr>
              <w:t>L’utente si trova</w:t>
            </w:r>
            <w:r>
              <w:rPr>
                <w:rFonts w:ascii="Calibri" w:hAnsi="Calibri" w:cs="Calibri"/>
              </w:rPr>
              <w:t xml:space="preserve"> sulla pagina dati personali</w:t>
            </w:r>
          </w:p>
        </w:tc>
      </w:tr>
    </w:tbl>
    <w:p w14:paraId="71456641" w14:textId="77777777" w:rsidR="00260A37" w:rsidRDefault="00260A37" w:rsidP="0046124B">
      <w:pPr>
        <w:rPr>
          <w:rFonts w:ascii="Calibri" w:hAnsi="Calibri" w:cs="Calibri"/>
        </w:rPr>
      </w:pPr>
    </w:p>
    <w:p w14:paraId="4FF6F1DF" w14:textId="77777777" w:rsidR="00CF1C90" w:rsidRDefault="00CF1C90"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B61F41" w:rsidRPr="00BC6E10" w14:paraId="2F987AFA"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DB72CE" w14:textId="77777777" w:rsidR="00B61F41" w:rsidRPr="00C60B0E" w:rsidRDefault="00B61F41" w:rsidP="00F53B6B">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02141" w14:textId="3324AF92" w:rsidR="00B61F41" w:rsidRPr="00C60B0E" w:rsidRDefault="00B61F41" w:rsidP="00F53B6B">
            <w:pPr>
              <w:spacing w:line="256" w:lineRule="auto"/>
              <w:rPr>
                <w:rFonts w:ascii="Calibri" w:hAnsi="Calibri" w:cs="Calibri"/>
              </w:rPr>
            </w:pPr>
            <w:r w:rsidRPr="00C60B0E">
              <w:rPr>
                <w:rFonts w:ascii="Calibri" w:hAnsi="Calibri" w:cs="Calibri"/>
              </w:rPr>
              <w:t xml:space="preserve">UC </w:t>
            </w:r>
            <w:r w:rsidR="00250D95">
              <w:rPr>
                <w:rFonts w:ascii="Calibri" w:hAnsi="Calibri" w:cs="Calibri"/>
              </w:rPr>
              <w:t>8</w:t>
            </w:r>
            <w:r w:rsidRPr="00C60B0E">
              <w:rPr>
                <w:rFonts w:ascii="Calibri" w:hAnsi="Calibri" w:cs="Calibri"/>
              </w:rPr>
              <w:t xml:space="preserve">.1 – </w:t>
            </w:r>
            <w:r>
              <w:rPr>
                <w:rFonts w:ascii="Calibri" w:hAnsi="Calibri" w:cs="Calibri"/>
              </w:rPr>
              <w:t>Credenziali non valide</w:t>
            </w:r>
          </w:p>
        </w:tc>
      </w:tr>
      <w:tr w:rsidR="00B61F41" w:rsidRPr="00BC6E10" w14:paraId="62643CE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B2A3C9" w14:textId="77777777" w:rsidR="00B61F41" w:rsidRPr="00C60B0E" w:rsidRDefault="00B61F41" w:rsidP="00F53B6B">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B421D20" w14:textId="50AA6438" w:rsidR="00B61F41" w:rsidRPr="00C60B0E" w:rsidRDefault="00B61F41" w:rsidP="00F53B6B">
            <w:pPr>
              <w:spacing w:line="256" w:lineRule="auto"/>
              <w:rPr>
                <w:rFonts w:ascii="Calibri" w:hAnsi="Calibri" w:cs="Calibri"/>
              </w:rPr>
            </w:pPr>
            <w:r w:rsidRPr="00C60B0E">
              <w:rPr>
                <w:rFonts w:ascii="Calibri" w:hAnsi="Calibri" w:cs="Calibri"/>
              </w:rPr>
              <w:t>Utente</w:t>
            </w:r>
            <w:r w:rsidR="00B95A1D">
              <w:rPr>
                <w:rFonts w:ascii="Calibri" w:hAnsi="Calibri" w:cs="Calibri"/>
              </w:rPr>
              <w:t xml:space="preserve"> non autenticato</w:t>
            </w:r>
          </w:p>
        </w:tc>
      </w:tr>
      <w:tr w:rsidR="00B61F41" w:rsidRPr="00BC6E10" w14:paraId="630C930E"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A8223F1"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A9B835" w14:textId="2AE31E40" w:rsidR="00B61F41" w:rsidRPr="00C60B0E" w:rsidRDefault="00806D51" w:rsidP="00F53B6B">
            <w:pPr>
              <w:spacing w:line="256" w:lineRule="auto"/>
              <w:rPr>
                <w:rFonts w:ascii="Calibri" w:hAnsi="Calibri" w:cs="Calibri"/>
              </w:rPr>
            </w:pPr>
            <w:r>
              <w:rPr>
                <w:rFonts w:ascii="Calibri" w:hAnsi="Calibri" w:cs="Calibri"/>
              </w:rPr>
              <w:t xml:space="preserve">L’utente ha provato ad accedere con delle credenziali non </w:t>
            </w:r>
            <w:r w:rsidR="004E1888">
              <w:rPr>
                <w:rFonts w:ascii="Calibri" w:hAnsi="Calibri" w:cs="Calibri"/>
              </w:rPr>
              <w:t>idonee</w:t>
            </w:r>
          </w:p>
        </w:tc>
      </w:tr>
      <w:tr w:rsidR="00B61F41" w:rsidRPr="00BC6E10" w14:paraId="37D2F433" w14:textId="77777777" w:rsidTr="00F53B6B">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74727D10" w14:textId="77777777" w:rsidR="00B61F41" w:rsidRPr="00C60B0E" w:rsidRDefault="00B61F41" w:rsidP="00F53B6B">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734CE1D" w14:textId="42BC9F7B" w:rsidR="00B61F41" w:rsidRPr="00C60B0E" w:rsidRDefault="00B61F41" w:rsidP="00F53B6B">
            <w:pPr>
              <w:spacing w:line="256" w:lineRule="auto"/>
              <w:jc w:val="center"/>
              <w:rPr>
                <w:rFonts w:ascii="Calibri" w:hAnsi="Calibri" w:cs="Calibri"/>
              </w:rPr>
            </w:pPr>
            <w:r w:rsidRPr="00C60B0E">
              <w:rPr>
                <w:rFonts w:ascii="Calibri" w:hAnsi="Calibri" w:cs="Calibri"/>
              </w:rPr>
              <w:t>Utente</w:t>
            </w:r>
            <w:r w:rsidR="007123A2">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D41FC0" w14:textId="77777777" w:rsidR="00B61F41" w:rsidRPr="00C60B0E" w:rsidRDefault="00B61F41" w:rsidP="00F53B6B">
            <w:pPr>
              <w:spacing w:line="256" w:lineRule="auto"/>
              <w:jc w:val="center"/>
              <w:rPr>
                <w:rFonts w:ascii="Calibri" w:hAnsi="Calibri" w:cs="Calibri"/>
              </w:rPr>
            </w:pPr>
            <w:r w:rsidRPr="00C60B0E">
              <w:rPr>
                <w:rFonts w:ascii="Calibri" w:hAnsi="Calibri" w:cs="Calibri"/>
              </w:rPr>
              <w:t>Sistema</w:t>
            </w:r>
          </w:p>
        </w:tc>
      </w:tr>
      <w:tr w:rsidR="00B61F41" w:rsidRPr="00BC6E10" w14:paraId="6F486118" w14:textId="77777777" w:rsidTr="00F53B6B">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2EF0E49" w14:textId="77777777" w:rsidR="00B61F41" w:rsidRPr="00C60B0E" w:rsidRDefault="00B61F41"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803E47B" w14:textId="77777777" w:rsidR="00B61F41" w:rsidRPr="00C60B0E" w:rsidRDefault="00B61F41" w:rsidP="00F53B6B">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6010B83C" w14:textId="77777777" w:rsidR="00B61F41" w:rsidRDefault="00B61F41" w:rsidP="00F53B6B">
            <w:pPr>
              <w:numPr>
                <w:ilvl w:val="0"/>
                <w:numId w:val="35"/>
              </w:numPr>
              <w:spacing w:line="256" w:lineRule="auto"/>
              <w:rPr>
                <w:rFonts w:ascii="Calibri" w:hAnsi="Calibri" w:cs="Calibri"/>
              </w:rPr>
            </w:pPr>
            <w:r w:rsidRPr="00C60B0E">
              <w:rPr>
                <w:rFonts w:ascii="Calibri" w:hAnsi="Calibri" w:cs="Calibri"/>
              </w:rPr>
              <w:t>Il sistema</w:t>
            </w:r>
            <w:r w:rsidR="00806D51">
              <w:rPr>
                <w:rFonts w:ascii="Calibri" w:hAnsi="Calibri" w:cs="Calibri"/>
              </w:rPr>
              <w:t xml:space="preserve"> </w:t>
            </w:r>
            <w:r w:rsidR="005011E3">
              <w:rPr>
                <w:rFonts w:ascii="Calibri" w:hAnsi="Calibri" w:cs="Calibri"/>
              </w:rPr>
              <w:t>riconosce che le credenziali inserite non sono disponibili</w:t>
            </w:r>
          </w:p>
          <w:p w14:paraId="686113FB" w14:textId="1667E693" w:rsidR="005011E3" w:rsidRPr="00C60B0E" w:rsidRDefault="005011E3" w:rsidP="00F53B6B">
            <w:pPr>
              <w:numPr>
                <w:ilvl w:val="0"/>
                <w:numId w:val="35"/>
              </w:numPr>
              <w:spacing w:line="256" w:lineRule="auto"/>
              <w:rPr>
                <w:rFonts w:ascii="Calibri" w:hAnsi="Calibri" w:cs="Calibri"/>
              </w:rPr>
            </w:pPr>
            <w:r>
              <w:rPr>
                <w:rFonts w:ascii="Calibri" w:hAnsi="Calibri" w:cs="Calibri"/>
              </w:rPr>
              <w:t xml:space="preserve">Il sistema ricarica la pagina di Login con </w:t>
            </w:r>
            <w:r w:rsidR="004E1888">
              <w:rPr>
                <w:rFonts w:ascii="Calibri" w:hAnsi="Calibri" w:cs="Calibri"/>
              </w:rPr>
              <w:t>un messaggio di errore</w:t>
            </w:r>
          </w:p>
        </w:tc>
      </w:tr>
      <w:tr w:rsidR="00B61F41" w:rsidRPr="00BC6E10" w14:paraId="5A3979E6"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6C1B88D" w14:textId="77777777" w:rsidR="00B61F41" w:rsidRPr="00C60B0E" w:rsidRDefault="00B61F41" w:rsidP="00F53B6B">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0D1C32E" w14:textId="77777777" w:rsidR="00B61F41" w:rsidRPr="00C60B0E" w:rsidRDefault="00B61F41" w:rsidP="00F53B6B">
            <w:pPr>
              <w:spacing w:line="256" w:lineRule="auto"/>
              <w:rPr>
                <w:rFonts w:ascii="Calibri" w:hAnsi="Calibri" w:cs="Calibri"/>
              </w:rPr>
            </w:pPr>
          </w:p>
        </w:tc>
      </w:tr>
      <w:tr w:rsidR="00B61F41" w:rsidRPr="00BC6E10" w14:paraId="345AB48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A06639D"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286FEE" w14:textId="4EBBA38B" w:rsidR="00B61F41" w:rsidRPr="00C60B0E" w:rsidRDefault="00B61F41" w:rsidP="00F53B6B">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sidR="00DC4E50">
              <w:rPr>
                <w:rFonts w:ascii="Calibri" w:hAnsi="Calibri" w:cs="Calibri"/>
              </w:rPr>
              <w:t xml:space="preserve">nuovamente nella pagina di Login, ma con un </w:t>
            </w:r>
            <w:r w:rsidR="00DC4E50">
              <w:rPr>
                <w:rFonts w:ascii="Calibri" w:hAnsi="Calibri" w:cs="Calibri"/>
              </w:rPr>
              <w:lastRenderedPageBreak/>
              <w:t>messaggio di errore</w:t>
            </w:r>
            <w:r w:rsidR="007123A2">
              <w:rPr>
                <w:rFonts w:ascii="Calibri" w:hAnsi="Calibri" w:cs="Calibri"/>
              </w:rPr>
              <w:t xml:space="preserve"> riguardo i dati di Login errati</w:t>
            </w:r>
          </w:p>
        </w:tc>
      </w:tr>
    </w:tbl>
    <w:p w14:paraId="187E804B" w14:textId="77777777" w:rsidR="00260A37" w:rsidRDefault="00260A37" w:rsidP="0046124B">
      <w:pPr>
        <w:rPr>
          <w:rFonts w:ascii="Calibri" w:hAnsi="Calibri" w:cs="Calibri"/>
        </w:rPr>
      </w:pPr>
    </w:p>
    <w:p w14:paraId="0B9CF72D" w14:textId="77777777" w:rsidR="0075757E" w:rsidRDefault="0075757E" w:rsidP="0046124B">
      <w:pPr>
        <w:rPr>
          <w:rFonts w:ascii="Calibri" w:hAnsi="Calibri" w:cs="Calibri"/>
        </w:rPr>
      </w:pPr>
    </w:p>
    <w:p w14:paraId="7A8D3229" w14:textId="77777777" w:rsidR="0075757E" w:rsidRDefault="0075757E" w:rsidP="0046124B">
      <w:pPr>
        <w:rPr>
          <w:rFonts w:ascii="Calibri" w:hAnsi="Calibri" w:cs="Calibri"/>
        </w:rPr>
      </w:pPr>
    </w:p>
    <w:p w14:paraId="22164651"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0B1D58" w:rsidRPr="00BC6E10" w14:paraId="164EE36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9C4032" w14:textId="77777777" w:rsidR="000B1D58" w:rsidRPr="0083160D" w:rsidRDefault="000B1D58" w:rsidP="00F53B6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57B1DA" w14:textId="69F5DE9A" w:rsidR="000B1D58" w:rsidRPr="0083160D" w:rsidRDefault="000B1D58" w:rsidP="00F53B6B">
            <w:pPr>
              <w:spacing w:line="256" w:lineRule="auto"/>
              <w:rPr>
                <w:rFonts w:ascii="Calibri" w:hAnsi="Calibri" w:cs="Calibri"/>
              </w:rPr>
            </w:pPr>
            <w:r w:rsidRPr="0083160D">
              <w:rPr>
                <w:rFonts w:ascii="Calibri" w:hAnsi="Calibri" w:cs="Calibri"/>
              </w:rPr>
              <w:t xml:space="preserve">UC </w:t>
            </w:r>
            <w:r w:rsidR="00250D95">
              <w:rPr>
                <w:rFonts w:ascii="Calibri" w:hAnsi="Calibri" w:cs="Calibri"/>
              </w:rPr>
              <w:t>8</w:t>
            </w:r>
            <w:r>
              <w:rPr>
                <w:rFonts w:ascii="Calibri" w:hAnsi="Calibri" w:cs="Calibri"/>
              </w:rPr>
              <w:t>.2</w:t>
            </w:r>
            <w:r w:rsidRPr="0083160D">
              <w:rPr>
                <w:rFonts w:ascii="Calibri" w:hAnsi="Calibri" w:cs="Calibri"/>
              </w:rPr>
              <w:t xml:space="preserve"> – </w:t>
            </w:r>
            <w:r w:rsidR="00C72D70">
              <w:rPr>
                <w:rFonts w:ascii="Calibri" w:hAnsi="Calibri" w:cs="Calibri"/>
              </w:rPr>
              <w:t>Autenticazione via Google</w:t>
            </w:r>
          </w:p>
        </w:tc>
      </w:tr>
      <w:tr w:rsidR="000B1D58" w:rsidRPr="00BC6E10" w14:paraId="60620CE4"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B7756EF" w14:textId="77777777" w:rsidR="000B1D58" w:rsidRPr="0083160D" w:rsidRDefault="000B1D58" w:rsidP="00F53B6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F1193" w14:textId="77777777" w:rsidR="000B1D58" w:rsidRPr="0083160D" w:rsidRDefault="000B1D58" w:rsidP="00F53B6B">
            <w:pPr>
              <w:spacing w:line="256" w:lineRule="auto"/>
              <w:rPr>
                <w:rFonts w:ascii="Calibri" w:hAnsi="Calibri" w:cs="Calibri"/>
              </w:rPr>
            </w:pPr>
            <w:r w:rsidRPr="0083160D">
              <w:rPr>
                <w:rFonts w:ascii="Calibri" w:hAnsi="Calibri" w:cs="Calibri"/>
              </w:rPr>
              <w:t>Utente</w:t>
            </w:r>
          </w:p>
        </w:tc>
      </w:tr>
      <w:tr w:rsidR="000B1D58" w:rsidRPr="00BC6E10" w14:paraId="3CF44F2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957486"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A40F85" w14:textId="77777777" w:rsidR="000B1D58" w:rsidRPr="0083160D" w:rsidRDefault="000B1D58" w:rsidP="00F53B6B">
            <w:pPr>
              <w:spacing w:line="256" w:lineRule="auto"/>
              <w:rPr>
                <w:rFonts w:ascii="Calibri" w:hAnsi="Calibri" w:cs="Calibri"/>
              </w:rPr>
            </w:pPr>
            <w:r>
              <w:rPr>
                <w:rFonts w:ascii="Calibri" w:hAnsi="Calibri" w:cs="Calibri"/>
              </w:rPr>
              <w:t>L’utente si trova nella pagina Login</w:t>
            </w:r>
          </w:p>
        </w:tc>
      </w:tr>
      <w:tr w:rsidR="000B1D58" w:rsidRPr="00BC6E10" w14:paraId="50DEF25B" w14:textId="77777777" w:rsidTr="00F53B6B">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038DBCD4" w14:textId="77777777" w:rsidR="000B1D58" w:rsidRPr="0083160D" w:rsidRDefault="000B1D58" w:rsidP="00F53B6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91B7D3" w14:textId="77777777" w:rsidR="000B1D58" w:rsidRPr="0083160D" w:rsidRDefault="000B1D58" w:rsidP="00F53B6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4461D4D" w14:textId="77777777" w:rsidR="000B1D58" w:rsidRPr="0083160D" w:rsidRDefault="000B1D58" w:rsidP="00F53B6B">
            <w:pPr>
              <w:spacing w:line="256" w:lineRule="auto"/>
              <w:jc w:val="center"/>
              <w:rPr>
                <w:rFonts w:ascii="Calibri" w:hAnsi="Calibri" w:cs="Calibri"/>
              </w:rPr>
            </w:pPr>
            <w:r w:rsidRPr="0083160D">
              <w:rPr>
                <w:rFonts w:ascii="Calibri" w:hAnsi="Calibri" w:cs="Calibri"/>
              </w:rPr>
              <w:t>Sistema</w:t>
            </w:r>
          </w:p>
        </w:tc>
      </w:tr>
      <w:tr w:rsidR="000B1D58" w:rsidRPr="00BC6E10" w14:paraId="441995D1"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14046FAB"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93CA819" w14:textId="77777777" w:rsidR="000B1D58" w:rsidRPr="0083160D" w:rsidRDefault="000B1D58" w:rsidP="00F53B6B">
            <w:pPr>
              <w:numPr>
                <w:ilvl w:val="0"/>
                <w:numId w:val="27"/>
              </w:numPr>
              <w:spacing w:line="256" w:lineRule="auto"/>
              <w:rPr>
                <w:rFonts w:ascii="Calibri" w:hAnsi="Calibri" w:cs="Calibri"/>
              </w:rPr>
            </w:pPr>
            <w:r>
              <w:rPr>
                <w:rFonts w:ascii="Calibri" w:hAnsi="Calibri" w:cs="Calibri"/>
              </w:rP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77098AAA" w14:textId="77777777" w:rsidR="000B1D58" w:rsidRPr="0083160D" w:rsidRDefault="000B1D58" w:rsidP="00F53B6B">
            <w:pPr>
              <w:spacing w:line="256" w:lineRule="auto"/>
              <w:rPr>
                <w:rFonts w:ascii="Calibri" w:hAnsi="Calibri" w:cs="Calibri"/>
              </w:rPr>
            </w:pPr>
          </w:p>
        </w:tc>
      </w:tr>
      <w:tr w:rsidR="000B1D58" w:rsidRPr="00BC6E10" w14:paraId="7483F07A"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249548B8"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E1393DD"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01C30AC" w14:textId="77777777" w:rsidR="000B1D58" w:rsidRPr="0083160D" w:rsidRDefault="000B1D58" w:rsidP="00F53B6B">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0B1D58" w:rsidRPr="00BC6E10" w14:paraId="467DB4FC" w14:textId="77777777" w:rsidTr="00F53B6B">
        <w:trPr>
          <w:trHeight w:val="135"/>
        </w:trPr>
        <w:tc>
          <w:tcPr>
            <w:tcW w:w="0" w:type="auto"/>
            <w:vMerge/>
            <w:tcBorders>
              <w:left w:val="single" w:sz="4" w:space="0" w:color="auto"/>
              <w:right w:val="single" w:sz="4" w:space="0" w:color="auto"/>
            </w:tcBorders>
            <w:shd w:val="clear" w:color="auto" w:fill="FF0000"/>
            <w:vAlign w:val="center"/>
          </w:tcPr>
          <w:p w14:paraId="04AD68CB"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B99D997" w14:textId="77777777" w:rsidR="000B1D58" w:rsidRDefault="000B1D58" w:rsidP="00F53B6B">
            <w:pPr>
              <w:numPr>
                <w:ilvl w:val="0"/>
                <w:numId w:val="27"/>
              </w:numPr>
              <w:spacing w:line="256" w:lineRule="auto"/>
              <w:rPr>
                <w:rFonts w:ascii="Calibri" w:hAnsi="Calibri" w:cs="Calibri"/>
              </w:rPr>
            </w:pPr>
            <w:r>
              <w:rPr>
                <w:rFonts w:ascii="Calibri" w:hAnsi="Calibri" w:cs="Calibri"/>
              </w:rPr>
              <w:t>L’utente inserisci i dati:</w:t>
            </w:r>
          </w:p>
          <w:p w14:paraId="283D1EEB" w14:textId="77777777" w:rsidR="000B1D58" w:rsidRDefault="000B1D58" w:rsidP="00F53B6B">
            <w:pPr>
              <w:numPr>
                <w:ilvl w:val="0"/>
                <w:numId w:val="28"/>
              </w:numPr>
              <w:spacing w:line="256" w:lineRule="auto"/>
              <w:rPr>
                <w:rFonts w:ascii="Calibri" w:hAnsi="Calibri" w:cs="Calibri"/>
              </w:rPr>
            </w:pPr>
            <w:r>
              <w:rPr>
                <w:rFonts w:ascii="Calibri" w:hAnsi="Calibri" w:cs="Calibri"/>
              </w:rPr>
              <w:t>E-mail</w:t>
            </w:r>
          </w:p>
          <w:p w14:paraId="4BD7E587" w14:textId="77777777" w:rsidR="000B1D58" w:rsidRDefault="000B1D58" w:rsidP="00F53B6B">
            <w:pPr>
              <w:numPr>
                <w:ilvl w:val="0"/>
                <w:numId w:val="28"/>
              </w:numPr>
              <w:spacing w:line="256" w:lineRule="auto"/>
              <w:rPr>
                <w:rFonts w:ascii="Calibri" w:hAnsi="Calibri" w:cs="Calibri"/>
              </w:rPr>
            </w:pPr>
            <w:r>
              <w:rPr>
                <w:rFonts w:ascii="Calibri" w:hAnsi="Calibri" w:cs="Calibri"/>
              </w:rPr>
              <w:t>Password</w:t>
            </w:r>
          </w:p>
          <w:p w14:paraId="348D42D0" w14:textId="77777777" w:rsidR="000B1D58" w:rsidRDefault="000B1D58" w:rsidP="00F53B6B">
            <w:pPr>
              <w:numPr>
                <w:ilvl w:val="0"/>
                <w:numId w:val="28"/>
              </w:numPr>
              <w:spacing w:line="256" w:lineRule="auto"/>
              <w:rPr>
                <w:rFonts w:ascii="Calibri" w:hAnsi="Calibri" w:cs="Calibri"/>
              </w:rPr>
            </w:pPr>
            <w:r>
              <w:rPr>
                <w:rFonts w:ascii="Calibri" w:hAnsi="Calibri" w:cs="Calibri"/>
              </w:rPr>
              <w:t>Nome utente</w:t>
            </w:r>
          </w:p>
          <w:p w14:paraId="2A48E614" w14:textId="77777777" w:rsidR="000B1D58" w:rsidRDefault="000B1D58" w:rsidP="00F53B6B">
            <w:pPr>
              <w:numPr>
                <w:ilvl w:val="0"/>
                <w:numId w:val="28"/>
              </w:numPr>
              <w:spacing w:line="256" w:lineRule="auto"/>
              <w:rPr>
                <w:rFonts w:ascii="Calibri" w:hAnsi="Calibri" w:cs="Calibri"/>
              </w:rPr>
            </w:pPr>
            <w:r>
              <w:rPr>
                <w:rFonts w:ascii="Calibri" w:hAnsi="Calibri" w:cs="Calibri"/>
              </w:rPr>
              <w:t>Nome</w:t>
            </w:r>
          </w:p>
          <w:p w14:paraId="49AF4FCD" w14:textId="77777777" w:rsidR="000B1D58" w:rsidRDefault="000B1D58" w:rsidP="00F53B6B">
            <w:pPr>
              <w:numPr>
                <w:ilvl w:val="0"/>
                <w:numId w:val="28"/>
              </w:numPr>
              <w:spacing w:line="256" w:lineRule="auto"/>
              <w:rPr>
                <w:rFonts w:ascii="Calibri" w:hAnsi="Calibri" w:cs="Calibri"/>
              </w:rPr>
            </w:pPr>
            <w:r>
              <w:rPr>
                <w:rFonts w:ascii="Calibri" w:hAnsi="Calibri" w:cs="Calibri"/>
              </w:rPr>
              <w:t xml:space="preserve">Cognome </w:t>
            </w:r>
          </w:p>
          <w:p w14:paraId="659550B3" w14:textId="77777777" w:rsidR="000B1D58" w:rsidRDefault="000B1D58" w:rsidP="00F53B6B">
            <w:pPr>
              <w:numPr>
                <w:ilvl w:val="0"/>
                <w:numId w:val="28"/>
              </w:numPr>
              <w:spacing w:line="256" w:lineRule="auto"/>
              <w:rPr>
                <w:rFonts w:ascii="Calibri" w:hAnsi="Calibri" w:cs="Calibri"/>
              </w:rPr>
            </w:pPr>
            <w:r>
              <w:rPr>
                <w:rFonts w:ascii="Calibri" w:hAnsi="Calibri" w:cs="Calibri"/>
              </w:rPr>
              <w:t>Sesso</w:t>
            </w:r>
          </w:p>
          <w:p w14:paraId="2C45CC14" w14:textId="77777777" w:rsidR="000B1D58" w:rsidRPr="00371EE6" w:rsidRDefault="000B1D58" w:rsidP="00F53B6B">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0CB2E812" w14:textId="77777777" w:rsidR="000B1D58" w:rsidRDefault="000B1D58" w:rsidP="00F53B6B">
            <w:pPr>
              <w:spacing w:line="256" w:lineRule="auto"/>
              <w:ind w:left="720"/>
              <w:rPr>
                <w:rFonts w:ascii="Calibri" w:hAnsi="Calibri" w:cs="Calibri"/>
              </w:rPr>
            </w:pPr>
          </w:p>
        </w:tc>
      </w:tr>
      <w:tr w:rsidR="000B1D58" w:rsidRPr="00BC6E10" w14:paraId="68607EE4" w14:textId="77777777" w:rsidTr="00F53B6B">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5F94F519"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08B99D8" w14:textId="77777777" w:rsidR="000B1D58" w:rsidRDefault="000B1D58" w:rsidP="00F53B6B">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699E489" w14:textId="77777777" w:rsidR="000B1D58" w:rsidRDefault="000B1D58" w:rsidP="00F53B6B">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48E1395B" w14:textId="77777777" w:rsidR="000B1D58" w:rsidRDefault="000B1D58" w:rsidP="00F53B6B">
            <w:pPr>
              <w:numPr>
                <w:ilvl w:val="0"/>
                <w:numId w:val="27"/>
              </w:numPr>
              <w:spacing w:line="256" w:lineRule="auto"/>
              <w:rPr>
                <w:rFonts w:ascii="Calibri" w:hAnsi="Calibri" w:cs="Calibri"/>
              </w:rPr>
            </w:pPr>
            <w:r>
              <w:rPr>
                <w:rFonts w:ascii="Calibri" w:hAnsi="Calibri" w:cs="Calibri"/>
              </w:rPr>
              <w:t>Il sistema controlla se l’e-mail è già stata utilizzata</w:t>
            </w:r>
          </w:p>
          <w:p w14:paraId="03622CE2" w14:textId="77777777" w:rsidR="000B1D58" w:rsidRDefault="000B1D58" w:rsidP="00F53B6B">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0B1D58" w:rsidRPr="00BC6E10" w14:paraId="79798C33"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F0D1C9" w14:textId="77777777" w:rsidR="000B1D58" w:rsidRPr="0083160D" w:rsidRDefault="000B1D58" w:rsidP="00F53B6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9ACE782" w14:textId="77777777" w:rsidR="000B1D58" w:rsidRDefault="000B1D58" w:rsidP="00F53B6B">
            <w:pPr>
              <w:spacing w:line="256" w:lineRule="auto"/>
              <w:rPr>
                <w:rFonts w:ascii="Calibri" w:hAnsi="Calibri" w:cs="Calibri"/>
              </w:rPr>
            </w:pPr>
            <w:r>
              <w:rPr>
                <w:rFonts w:ascii="Calibri" w:hAnsi="Calibri" w:cs="Calibri"/>
              </w:rPr>
              <w:t>Se al punto 4 il sistema rileva dei dati in un formato non valido allora mostrerà un errore</w:t>
            </w:r>
          </w:p>
          <w:p w14:paraId="693A37BF" w14:textId="77777777" w:rsidR="000B1D58" w:rsidRPr="0083160D" w:rsidRDefault="000B1D58" w:rsidP="00F53B6B">
            <w:pPr>
              <w:spacing w:line="256" w:lineRule="auto"/>
              <w:rPr>
                <w:rFonts w:ascii="Calibri" w:hAnsi="Calibri" w:cs="Calibri"/>
              </w:rPr>
            </w:pPr>
            <w:r>
              <w:rPr>
                <w:rFonts w:ascii="Calibri" w:hAnsi="Calibri" w:cs="Calibri"/>
              </w:rPr>
              <w:t>Se al punto 5 il sistema rileva una mail già utilizzata, l’utente viene reindirizzato in una pagina di errore</w:t>
            </w:r>
          </w:p>
        </w:tc>
      </w:tr>
      <w:tr w:rsidR="000B1D58" w:rsidRPr="00BC6E10" w14:paraId="3B91D15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047D5C"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49FD94" w14:textId="77777777" w:rsidR="000B1D58" w:rsidRPr="0083160D" w:rsidRDefault="000B1D58" w:rsidP="00F53B6B">
            <w:pPr>
              <w:spacing w:line="256" w:lineRule="auto"/>
              <w:rPr>
                <w:rFonts w:ascii="Calibri" w:hAnsi="Calibri" w:cs="Calibri"/>
              </w:rPr>
            </w:pPr>
            <w:r>
              <w:rPr>
                <w:rFonts w:ascii="Calibri" w:hAnsi="Calibri" w:cs="Calibri"/>
              </w:rPr>
              <w:t>L’utente si trova nella pagina dati personali</w:t>
            </w:r>
          </w:p>
        </w:tc>
      </w:tr>
    </w:tbl>
    <w:p w14:paraId="175CC775" w14:textId="77777777" w:rsidR="00260A37" w:rsidRDefault="00260A37" w:rsidP="0046124B">
      <w:pPr>
        <w:rPr>
          <w:rFonts w:ascii="Calibri" w:hAnsi="Calibri" w:cs="Calibri"/>
        </w:rPr>
      </w:pPr>
    </w:p>
    <w:p w14:paraId="41E9BA66" w14:textId="77777777" w:rsidR="00260A37" w:rsidRDefault="00260A37" w:rsidP="0046124B">
      <w:pPr>
        <w:rPr>
          <w:rFonts w:ascii="Calibri" w:hAnsi="Calibri" w:cs="Calibri"/>
        </w:rPr>
      </w:pPr>
    </w:p>
    <w:p w14:paraId="35FAEA5B" w14:textId="77777777" w:rsidR="00260A37" w:rsidRDefault="00260A37" w:rsidP="0046124B">
      <w:pPr>
        <w:rPr>
          <w:rFonts w:ascii="Calibri" w:hAnsi="Calibri" w:cs="Calibri"/>
        </w:rPr>
      </w:pPr>
    </w:p>
    <w:p w14:paraId="1856369A" w14:textId="77777777" w:rsidR="00260A37" w:rsidRDefault="00260A37" w:rsidP="0046124B">
      <w:pPr>
        <w:rPr>
          <w:rFonts w:ascii="Calibri" w:hAnsi="Calibri" w:cs="Calibri"/>
        </w:rPr>
      </w:pPr>
    </w:p>
    <w:p w14:paraId="52DB6A68" w14:textId="77777777" w:rsidR="00260A37" w:rsidRDefault="00260A37" w:rsidP="0046124B">
      <w:pPr>
        <w:rPr>
          <w:rFonts w:ascii="Calibri" w:hAnsi="Calibri" w:cs="Calibri"/>
        </w:rPr>
      </w:pPr>
    </w:p>
    <w:p w14:paraId="4D16C278" w14:textId="77777777" w:rsidR="00260A37" w:rsidRDefault="00260A37" w:rsidP="0046124B">
      <w:pPr>
        <w:rPr>
          <w:rFonts w:ascii="Calibri" w:hAnsi="Calibri" w:cs="Calibri"/>
        </w:rPr>
      </w:pPr>
    </w:p>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762E24CA" w14:textId="77777777" w:rsidR="00260A37" w:rsidRDefault="00260A37" w:rsidP="0046124B">
      <w:pPr>
        <w:rPr>
          <w:rFonts w:ascii="Calibri" w:hAnsi="Calibri" w:cs="Calibri"/>
        </w:rPr>
      </w:pPr>
    </w:p>
    <w:p w14:paraId="1ABCDA47" w14:textId="77777777" w:rsidR="00260A37" w:rsidRDefault="00260A37" w:rsidP="0046124B">
      <w:pPr>
        <w:rPr>
          <w:rFonts w:ascii="Calibri" w:hAnsi="Calibri" w:cs="Calibri"/>
        </w:rPr>
      </w:pPr>
    </w:p>
    <w:p w14:paraId="401BC6A0" w14:textId="027E0A68" w:rsidR="00260A37" w:rsidRDefault="00260A37" w:rsidP="00260A37">
      <w:pPr>
        <w:ind w:left="360"/>
      </w:pPr>
      <w:r>
        <w:t xml:space="preserve">3.2.3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lastRenderedPageBreak/>
        <w:drawing>
          <wp:inline distT="0" distB="0" distL="0" distR="0" wp14:anchorId="1C4DBF42" wp14:editId="2372795A">
            <wp:extent cx="6119495" cy="7293610"/>
            <wp:effectExtent l="0" t="0" r="0" b="2540"/>
            <wp:docPr id="923896962" name="Immagine 2" descr="Immagine che contiene testo, diagramma, diseg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descr="Immagine che contiene testo, diagramma, disegno, linea&#10;&#10;Descrizione generata automaticamente"/>
                    <pic:cNvPicPr/>
                  </pic:nvPicPr>
                  <pic:blipFill>
                    <a:blip r:embed="rId34"/>
                    <a:stretch>
                      <a:fillRect/>
                    </a:stretch>
                  </pic:blipFill>
                  <pic:spPr>
                    <a:xfrm>
                      <a:off x="0" y="0"/>
                      <a:ext cx="6119495" cy="7293610"/>
                    </a:xfrm>
                    <a:prstGeom prst="rect">
                      <a:avLst/>
                    </a:prstGeom>
                  </pic:spPr>
                </pic:pic>
              </a:graphicData>
            </a:graphic>
          </wp:inline>
        </w:drawing>
      </w:r>
    </w:p>
    <w:p w14:paraId="64B2F2DC"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7933C8" w:rsidRPr="00BC6E10" w14:paraId="6CA38059"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622676" w14:textId="77777777" w:rsidR="007933C8" w:rsidRPr="0083160D" w:rsidRDefault="007933C8" w:rsidP="007933C8">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66A71FA" w14:textId="6788E13C" w:rsidR="007933C8" w:rsidRPr="0083160D" w:rsidRDefault="007933C8" w:rsidP="007933C8">
            <w:pPr>
              <w:spacing w:line="256" w:lineRule="auto"/>
              <w:rPr>
                <w:rFonts w:ascii="Calibri" w:hAnsi="Calibri" w:cs="Calibri"/>
              </w:rPr>
            </w:pPr>
            <w:r w:rsidRPr="0083160D">
              <w:rPr>
                <w:rFonts w:ascii="Calibri" w:hAnsi="Calibri" w:cs="Calibri"/>
              </w:rPr>
              <w:t xml:space="preserve">UC </w:t>
            </w:r>
            <w:r>
              <w:rPr>
                <w:rFonts w:ascii="Calibri" w:hAnsi="Calibri" w:cs="Calibri"/>
              </w:rPr>
              <w:t>5</w:t>
            </w:r>
            <w:r w:rsidRPr="0083160D">
              <w:rPr>
                <w:rFonts w:ascii="Calibri" w:hAnsi="Calibri" w:cs="Calibri"/>
              </w:rPr>
              <w:t xml:space="preserve"> – </w:t>
            </w:r>
            <w:r>
              <w:rPr>
                <w:rFonts w:ascii="Calibri" w:hAnsi="Calibri" w:cs="Calibri"/>
              </w:rPr>
              <w:t>Registrazione</w:t>
            </w:r>
          </w:p>
        </w:tc>
      </w:tr>
      <w:tr w:rsidR="007933C8" w:rsidRPr="00BC6E10" w14:paraId="0869D970"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7FD256" w14:textId="77777777" w:rsidR="007933C8" w:rsidRPr="0083160D" w:rsidRDefault="007933C8" w:rsidP="007933C8">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B51EC2" w14:textId="77777777" w:rsidR="007933C8" w:rsidRPr="0083160D" w:rsidRDefault="007933C8" w:rsidP="007933C8">
            <w:pPr>
              <w:spacing w:line="256" w:lineRule="auto"/>
              <w:rPr>
                <w:rFonts w:ascii="Calibri" w:hAnsi="Calibri" w:cs="Calibri"/>
              </w:rPr>
            </w:pPr>
            <w:r w:rsidRPr="0083160D">
              <w:rPr>
                <w:rFonts w:ascii="Calibri" w:hAnsi="Calibri" w:cs="Calibri"/>
              </w:rPr>
              <w:t>Utente</w:t>
            </w:r>
          </w:p>
        </w:tc>
      </w:tr>
      <w:tr w:rsidR="007933C8" w:rsidRPr="00BC6E10" w14:paraId="0AA26273"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C752CF" w14:textId="77777777" w:rsidR="007933C8" w:rsidRPr="0083160D" w:rsidRDefault="007933C8" w:rsidP="007933C8">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C0C71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Login</w:t>
            </w:r>
          </w:p>
        </w:tc>
      </w:tr>
      <w:tr w:rsidR="007933C8" w:rsidRPr="00BC6E10" w14:paraId="3222E8F3" w14:textId="77777777" w:rsidTr="007933C8">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2A785F6" w14:textId="77777777" w:rsidR="007933C8" w:rsidRPr="0083160D" w:rsidRDefault="007933C8" w:rsidP="007933C8">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FCAD9FA"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191AB8" w14:textId="77777777" w:rsidR="007933C8" w:rsidRPr="0083160D" w:rsidRDefault="007933C8" w:rsidP="007933C8">
            <w:pPr>
              <w:spacing w:line="256" w:lineRule="auto"/>
              <w:jc w:val="center"/>
              <w:rPr>
                <w:rFonts w:ascii="Calibri" w:hAnsi="Calibri" w:cs="Calibri"/>
              </w:rPr>
            </w:pPr>
            <w:r w:rsidRPr="0083160D">
              <w:rPr>
                <w:rFonts w:ascii="Calibri" w:hAnsi="Calibri" w:cs="Calibri"/>
              </w:rPr>
              <w:t>Sistema</w:t>
            </w:r>
          </w:p>
        </w:tc>
      </w:tr>
      <w:tr w:rsidR="007933C8" w:rsidRPr="00BC6E10" w14:paraId="37D7D47F"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004F7F88"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4DC424D"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10E838CD" w14:textId="77777777" w:rsidR="007933C8" w:rsidRPr="0083160D" w:rsidRDefault="007933C8" w:rsidP="007933C8">
            <w:pPr>
              <w:spacing w:line="256" w:lineRule="auto"/>
              <w:rPr>
                <w:rFonts w:ascii="Calibri" w:hAnsi="Calibri" w:cs="Calibri"/>
              </w:rPr>
            </w:pPr>
          </w:p>
        </w:tc>
      </w:tr>
      <w:tr w:rsidR="007933C8" w:rsidRPr="00BC6E10" w14:paraId="4F7B9709" w14:textId="77777777" w:rsidTr="007933C8">
        <w:trPr>
          <w:trHeight w:val="135"/>
        </w:trPr>
        <w:tc>
          <w:tcPr>
            <w:tcW w:w="0" w:type="auto"/>
            <w:vMerge/>
            <w:tcBorders>
              <w:left w:val="single" w:sz="4" w:space="0" w:color="auto"/>
              <w:right w:val="single" w:sz="4" w:space="0" w:color="auto"/>
            </w:tcBorders>
            <w:shd w:val="clear" w:color="auto" w:fill="FF0000"/>
            <w:vAlign w:val="center"/>
            <w:hideMark/>
          </w:tcPr>
          <w:p w14:paraId="6DFFCC63"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950D5A0"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D1FFEB6" w14:textId="77777777" w:rsidR="007933C8" w:rsidRPr="0083160D" w:rsidRDefault="007933C8" w:rsidP="007933C8">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7933C8" w:rsidRPr="00BC6E10" w14:paraId="5A29EF95" w14:textId="77777777" w:rsidTr="007933C8">
        <w:trPr>
          <w:trHeight w:val="135"/>
        </w:trPr>
        <w:tc>
          <w:tcPr>
            <w:tcW w:w="0" w:type="auto"/>
            <w:vMerge/>
            <w:tcBorders>
              <w:left w:val="single" w:sz="4" w:space="0" w:color="auto"/>
              <w:right w:val="single" w:sz="4" w:space="0" w:color="auto"/>
            </w:tcBorders>
            <w:shd w:val="clear" w:color="auto" w:fill="FF0000"/>
            <w:vAlign w:val="center"/>
          </w:tcPr>
          <w:p w14:paraId="535E051E"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F7295D" w14:textId="77777777" w:rsidR="007933C8" w:rsidRDefault="007933C8" w:rsidP="007933C8">
            <w:pPr>
              <w:numPr>
                <w:ilvl w:val="0"/>
                <w:numId w:val="27"/>
              </w:numPr>
              <w:spacing w:line="256" w:lineRule="auto"/>
              <w:rPr>
                <w:rFonts w:ascii="Calibri" w:hAnsi="Calibri" w:cs="Calibri"/>
              </w:rPr>
            </w:pPr>
            <w:r>
              <w:rPr>
                <w:rFonts w:ascii="Calibri" w:hAnsi="Calibri" w:cs="Calibri"/>
              </w:rPr>
              <w:t>L’utente inserisci i dati:</w:t>
            </w:r>
          </w:p>
          <w:p w14:paraId="1CFAA9FB" w14:textId="77777777" w:rsidR="007933C8" w:rsidRDefault="007933C8" w:rsidP="007933C8">
            <w:pPr>
              <w:numPr>
                <w:ilvl w:val="0"/>
                <w:numId w:val="28"/>
              </w:numPr>
              <w:spacing w:line="256" w:lineRule="auto"/>
              <w:rPr>
                <w:rFonts w:ascii="Calibri" w:hAnsi="Calibri" w:cs="Calibri"/>
              </w:rPr>
            </w:pPr>
            <w:r>
              <w:rPr>
                <w:rFonts w:ascii="Calibri" w:hAnsi="Calibri" w:cs="Calibri"/>
              </w:rPr>
              <w:t>E-mail</w:t>
            </w:r>
          </w:p>
          <w:p w14:paraId="5757C9D0" w14:textId="77777777" w:rsidR="007933C8" w:rsidRDefault="007933C8" w:rsidP="007933C8">
            <w:pPr>
              <w:numPr>
                <w:ilvl w:val="0"/>
                <w:numId w:val="28"/>
              </w:numPr>
              <w:spacing w:line="256" w:lineRule="auto"/>
              <w:rPr>
                <w:rFonts w:ascii="Calibri" w:hAnsi="Calibri" w:cs="Calibri"/>
              </w:rPr>
            </w:pPr>
            <w:r>
              <w:rPr>
                <w:rFonts w:ascii="Calibri" w:hAnsi="Calibri" w:cs="Calibri"/>
              </w:rPr>
              <w:t>Password</w:t>
            </w:r>
          </w:p>
          <w:p w14:paraId="5DE62347" w14:textId="77777777" w:rsidR="007933C8" w:rsidRDefault="007933C8" w:rsidP="007933C8">
            <w:pPr>
              <w:numPr>
                <w:ilvl w:val="0"/>
                <w:numId w:val="28"/>
              </w:numPr>
              <w:spacing w:line="256" w:lineRule="auto"/>
              <w:rPr>
                <w:rFonts w:ascii="Calibri" w:hAnsi="Calibri" w:cs="Calibri"/>
              </w:rPr>
            </w:pPr>
            <w:r>
              <w:rPr>
                <w:rFonts w:ascii="Calibri" w:hAnsi="Calibri" w:cs="Calibri"/>
              </w:rPr>
              <w:t>Nome utente</w:t>
            </w:r>
          </w:p>
          <w:p w14:paraId="60E43827" w14:textId="77777777" w:rsidR="007933C8" w:rsidRDefault="007933C8" w:rsidP="007933C8">
            <w:pPr>
              <w:numPr>
                <w:ilvl w:val="0"/>
                <w:numId w:val="28"/>
              </w:numPr>
              <w:spacing w:line="256" w:lineRule="auto"/>
              <w:rPr>
                <w:rFonts w:ascii="Calibri" w:hAnsi="Calibri" w:cs="Calibri"/>
              </w:rPr>
            </w:pPr>
            <w:r>
              <w:rPr>
                <w:rFonts w:ascii="Calibri" w:hAnsi="Calibri" w:cs="Calibri"/>
              </w:rPr>
              <w:t>Nome</w:t>
            </w:r>
          </w:p>
          <w:p w14:paraId="2E4B1672" w14:textId="77777777" w:rsidR="007933C8" w:rsidRDefault="007933C8" w:rsidP="007933C8">
            <w:pPr>
              <w:numPr>
                <w:ilvl w:val="0"/>
                <w:numId w:val="28"/>
              </w:numPr>
              <w:spacing w:line="256" w:lineRule="auto"/>
              <w:rPr>
                <w:rFonts w:ascii="Calibri" w:hAnsi="Calibri" w:cs="Calibri"/>
              </w:rPr>
            </w:pPr>
            <w:r>
              <w:rPr>
                <w:rFonts w:ascii="Calibri" w:hAnsi="Calibri" w:cs="Calibri"/>
              </w:rPr>
              <w:t xml:space="preserve">Cognome </w:t>
            </w:r>
          </w:p>
          <w:p w14:paraId="11A8EAEF" w14:textId="77777777" w:rsidR="007933C8" w:rsidRDefault="007933C8" w:rsidP="007933C8">
            <w:pPr>
              <w:numPr>
                <w:ilvl w:val="0"/>
                <w:numId w:val="28"/>
              </w:numPr>
              <w:spacing w:line="256" w:lineRule="auto"/>
              <w:rPr>
                <w:rFonts w:ascii="Calibri" w:hAnsi="Calibri" w:cs="Calibri"/>
              </w:rPr>
            </w:pPr>
            <w:r>
              <w:rPr>
                <w:rFonts w:ascii="Calibri" w:hAnsi="Calibri" w:cs="Calibri"/>
              </w:rPr>
              <w:t>Sesso</w:t>
            </w:r>
          </w:p>
          <w:p w14:paraId="18498C4C" w14:textId="77777777" w:rsidR="007933C8" w:rsidRPr="00371EE6" w:rsidRDefault="007933C8" w:rsidP="007933C8">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5897FF4C" w14:textId="77777777" w:rsidR="007933C8" w:rsidRDefault="007933C8" w:rsidP="007933C8">
            <w:pPr>
              <w:spacing w:line="256" w:lineRule="auto"/>
              <w:ind w:left="720"/>
              <w:rPr>
                <w:rFonts w:ascii="Calibri" w:hAnsi="Calibri" w:cs="Calibri"/>
              </w:rPr>
            </w:pPr>
          </w:p>
        </w:tc>
      </w:tr>
      <w:tr w:rsidR="007933C8" w:rsidRPr="00BC6E10" w14:paraId="5E6602AD" w14:textId="77777777" w:rsidTr="007933C8">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15D91354" w14:textId="77777777" w:rsidR="007933C8" w:rsidRPr="0083160D" w:rsidRDefault="007933C8" w:rsidP="007933C8">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C73C15" w14:textId="77777777" w:rsidR="007933C8" w:rsidRDefault="007933C8" w:rsidP="007933C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D58BECE"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09CC21F"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controlla se l’e-mail è già stata utilizzata</w:t>
            </w:r>
          </w:p>
          <w:p w14:paraId="78CFFE91" w14:textId="77777777" w:rsidR="007933C8" w:rsidRDefault="007933C8" w:rsidP="007933C8">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7933C8" w:rsidRPr="00BC6E10" w14:paraId="02F60E74"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818663" w14:textId="77777777" w:rsidR="007933C8" w:rsidRPr="0083160D" w:rsidRDefault="007933C8" w:rsidP="007933C8">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60D27C8" w14:textId="77777777" w:rsidR="007933C8" w:rsidRDefault="007933C8" w:rsidP="007933C8">
            <w:pPr>
              <w:spacing w:line="256" w:lineRule="auto"/>
              <w:rPr>
                <w:rFonts w:ascii="Calibri" w:hAnsi="Calibri" w:cs="Calibri"/>
              </w:rPr>
            </w:pPr>
            <w:r>
              <w:rPr>
                <w:rFonts w:ascii="Calibri" w:hAnsi="Calibri" w:cs="Calibri"/>
              </w:rPr>
              <w:t>Se al punto 4 il sistema rileva dei dati in un formato non valido allora mostrerà un errore</w:t>
            </w:r>
          </w:p>
          <w:p w14:paraId="61BBF6C0" w14:textId="77777777" w:rsidR="007933C8" w:rsidRPr="0083160D" w:rsidRDefault="007933C8" w:rsidP="007933C8">
            <w:pPr>
              <w:spacing w:line="256" w:lineRule="auto"/>
              <w:rPr>
                <w:rFonts w:ascii="Calibri" w:hAnsi="Calibri" w:cs="Calibri"/>
              </w:rPr>
            </w:pPr>
            <w:r>
              <w:rPr>
                <w:rFonts w:ascii="Calibri" w:hAnsi="Calibri" w:cs="Calibri"/>
              </w:rPr>
              <w:t>Se al punto 5 il sistema rileva una mail già utilizzata, l’utente viene reindirizzato in una pagina di errore</w:t>
            </w:r>
          </w:p>
        </w:tc>
      </w:tr>
      <w:tr w:rsidR="007933C8" w:rsidRPr="00BC6E10" w14:paraId="10A0BC2E" w14:textId="77777777" w:rsidTr="007933C8">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951E6E" w14:textId="77777777" w:rsidR="007933C8" w:rsidRPr="0083160D" w:rsidRDefault="007933C8" w:rsidP="007933C8">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BD34D5" w14:textId="77777777" w:rsidR="007933C8" w:rsidRPr="0083160D" w:rsidRDefault="007933C8" w:rsidP="007933C8">
            <w:pPr>
              <w:spacing w:line="256" w:lineRule="auto"/>
              <w:rPr>
                <w:rFonts w:ascii="Calibri" w:hAnsi="Calibri" w:cs="Calibri"/>
              </w:rPr>
            </w:pPr>
            <w:r>
              <w:rPr>
                <w:rFonts w:ascii="Calibri" w:hAnsi="Calibri" w:cs="Calibri"/>
              </w:rPr>
              <w:t>L’utente si trova nella pagina dati personali</w:t>
            </w:r>
          </w:p>
        </w:tc>
      </w:tr>
    </w:tbl>
    <w:p w14:paraId="6B4C25EF" w14:textId="77777777" w:rsidR="007933C8" w:rsidRDefault="007933C8" w:rsidP="0046124B">
      <w:pPr>
        <w:rPr>
          <w:rFonts w:ascii="Calibri" w:hAnsi="Calibri" w:cs="Calibri"/>
        </w:rPr>
      </w:pPr>
    </w:p>
    <w:p w14:paraId="47D66729" w14:textId="77777777" w:rsidR="007933C8" w:rsidRDefault="007933C8" w:rsidP="0046124B">
      <w:pPr>
        <w:rPr>
          <w:rFonts w:ascii="Calibri" w:hAnsi="Calibri" w:cs="Calibri"/>
        </w:rPr>
      </w:pPr>
    </w:p>
    <w:p w14:paraId="4D0B4422" w14:textId="77777777" w:rsidR="007933C8" w:rsidRDefault="007933C8" w:rsidP="0046124B">
      <w:pPr>
        <w:rPr>
          <w:rFonts w:ascii="Calibri" w:hAnsi="Calibri" w:cs="Calibri"/>
        </w:rPr>
      </w:pPr>
    </w:p>
    <w:p w14:paraId="254F5A73" w14:textId="77777777" w:rsidR="007933C8" w:rsidRDefault="007933C8" w:rsidP="0046124B">
      <w:pPr>
        <w:rPr>
          <w:rFonts w:ascii="Calibri" w:hAnsi="Calibri" w:cs="Calibri"/>
        </w:rPr>
      </w:pPr>
    </w:p>
    <w:p w14:paraId="6FD38DE4" w14:textId="77777777" w:rsidR="007933C8" w:rsidRPr="0083160D" w:rsidRDefault="007933C8" w:rsidP="0046124B">
      <w:pPr>
        <w:rPr>
          <w:rFonts w:ascii="Calibri" w:hAnsi="Calibri" w:cs="Calibri"/>
        </w:rPr>
      </w:pPr>
    </w:p>
    <w:p w14:paraId="38E23D26" w14:textId="77777777" w:rsidR="0046124B" w:rsidRDefault="0046124B" w:rsidP="00B46471">
      <w:pPr>
        <w:rPr>
          <w:sz w:val="32"/>
          <w:szCs w:val="32"/>
        </w:rPr>
      </w:pPr>
    </w:p>
    <w:p w14:paraId="545BA07B" w14:textId="7AD2D626" w:rsidR="00FC4193" w:rsidRPr="0083160D" w:rsidRDefault="00FC4193"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D24044" w:rsidRPr="0083160D" w:rsidRDefault="00D24044" w:rsidP="00FC4193">
            <w:pPr>
              <w:numPr>
                <w:ilvl w:val="0"/>
                <w:numId w:val="26"/>
              </w:numPr>
              <w:spacing w:line="256" w:lineRule="auto"/>
              <w:rPr>
                <w:rFonts w:ascii="Calibri" w:hAnsi="Calibri" w:cs="Calibri"/>
              </w:rPr>
            </w:pPr>
            <w:r>
              <w:rPr>
                <w:rFonts w:ascii="Calibri" w:hAnsi="Calibri" w:cs="Calibri"/>
              </w:rPr>
              <w:t xml:space="preserve">L’utente clicca su </w:t>
            </w:r>
            <w:r w:rsidR="001B4EA3">
              <w:rPr>
                <w:rFonts w:ascii="Calibri" w:hAnsi="Calibri" w:cs="Calibri"/>
              </w:rPr>
              <w:t>“P</w:t>
            </w:r>
            <w:r>
              <w:rPr>
                <w:rFonts w:ascii="Calibri" w:hAnsi="Calibri" w:cs="Calibri"/>
              </w:rPr>
              <w:t>rosegui al pagamento</w:t>
            </w:r>
            <w:r w:rsidR="001B4EA3">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66BA7224"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w:t>
            </w:r>
            <w:r w:rsidR="001B4EA3">
              <w:rPr>
                <w:rFonts w:ascii="Calibri" w:hAnsi="Calibri" w:cs="Calibri"/>
              </w:rPr>
              <w:t xml:space="preserve">d un </w:t>
            </w:r>
            <w:proofErr w:type="spellStart"/>
            <w:r w:rsidR="001B4EA3">
              <w:rPr>
                <w:rFonts w:ascii="Calibri" w:hAnsi="Calibri" w:cs="Calibri"/>
              </w:rPr>
              <w:t>form</w:t>
            </w:r>
            <w:proofErr w:type="spellEnd"/>
            <w:r w:rsidR="001B4EA3">
              <w:rPr>
                <w:rFonts w:ascii="Calibri" w:hAnsi="Calibri" w:cs="Calibri"/>
              </w:rPr>
              <w:t xml:space="preserve"> con su scritto provvisoriamente</w:t>
            </w:r>
            <w:r>
              <w:rPr>
                <w:rFonts w:ascii="Calibri" w:hAnsi="Calibri" w:cs="Calibri"/>
              </w:rPr>
              <w:t xml:space="preserve"> l’indirizzo</w:t>
            </w:r>
            <w:r w:rsidR="001B4EA3">
              <w:rPr>
                <w:rFonts w:ascii="Calibri" w:hAnsi="Calibri" w:cs="Calibri"/>
              </w:rPr>
              <w:t xml:space="preserve"> di spedizione standard</w:t>
            </w:r>
            <w:r>
              <w:rPr>
                <w:rFonts w:ascii="Calibri" w:hAnsi="Calibri" w:cs="Calibri"/>
              </w:rPr>
              <w:t xml:space="preserve"> dell’utente</w:t>
            </w:r>
            <w:r w:rsidR="001B4EA3">
              <w:rPr>
                <w:rFonts w:ascii="Calibri" w:hAnsi="Calibri" w:cs="Calibri"/>
              </w:rPr>
              <w:t>, liberamente modificabile</w:t>
            </w:r>
          </w:p>
          <w:p w14:paraId="2B638300" w14:textId="231FF3B2" w:rsidR="00D24044" w:rsidRPr="00DB6339" w:rsidRDefault="00D24044" w:rsidP="00DB6339">
            <w:pPr>
              <w:numPr>
                <w:ilvl w:val="0"/>
                <w:numId w:val="26"/>
              </w:numPr>
              <w:spacing w:line="256" w:lineRule="auto"/>
              <w:rPr>
                <w:rFonts w:ascii="Calibri" w:hAnsi="Calibri" w:cs="Calibri"/>
              </w:rPr>
            </w:pPr>
            <w:r>
              <w:rPr>
                <w:rFonts w:ascii="Calibri" w:hAnsi="Calibri" w:cs="Calibri"/>
              </w:rPr>
              <w:t xml:space="preserve">Il sistema mostra un </w:t>
            </w:r>
            <w:r w:rsidR="001B4EA3">
              <w:rPr>
                <w:rFonts w:ascii="Calibri" w:hAnsi="Calibri" w:cs="Calibri"/>
              </w:rPr>
              <w:t>pulsante “Effettua il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7B30D7C8" w:rsidR="00D24044" w:rsidRDefault="00D24044" w:rsidP="00E051BA">
            <w:pPr>
              <w:numPr>
                <w:ilvl w:val="0"/>
                <w:numId w:val="26"/>
              </w:numPr>
              <w:spacing w:line="256" w:lineRule="auto"/>
              <w:rPr>
                <w:rFonts w:ascii="Calibri" w:hAnsi="Calibri" w:cs="Calibri"/>
              </w:rPr>
            </w:pPr>
            <w:r>
              <w:rPr>
                <w:rFonts w:ascii="Calibri" w:hAnsi="Calibri" w:cs="Calibri"/>
              </w:rPr>
              <w:t xml:space="preserve">L’utente </w:t>
            </w:r>
            <w:r w:rsidR="001B4EA3">
              <w:rPr>
                <w:rFonts w:ascii="Calibri" w:hAnsi="Calibri" w:cs="Calibri"/>
              </w:rPr>
              <w:t>clicca su “E</w:t>
            </w:r>
            <w:r>
              <w:rPr>
                <w:rFonts w:ascii="Calibri" w:hAnsi="Calibri" w:cs="Calibri"/>
              </w:rPr>
              <w:t>ffettua il pagamento</w:t>
            </w:r>
            <w:r w:rsidR="001B4EA3">
              <w:rPr>
                <w:rFonts w:ascii="Calibri" w:hAnsi="Calibri" w:cs="Calibri"/>
              </w:rPr>
              <w:t>” ed inserisce i dati PayPal</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08E360D9"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w:t>
            </w:r>
            <w:r w:rsidR="001B4EA3">
              <w:rPr>
                <w:rFonts w:ascii="Calibri" w:hAnsi="Calibri" w:cs="Calibri"/>
              </w:rPr>
              <w:t>C</w:t>
            </w:r>
            <w:r>
              <w:rPr>
                <w:rFonts w:ascii="Calibri" w:hAnsi="Calibri" w:cs="Calibri"/>
              </w:rPr>
              <w:t xml:space="preserve">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w:t>
            </w:r>
            <w:proofErr w:type="gramStart"/>
            <w:r>
              <w:rPr>
                <w:rFonts w:ascii="Calibri" w:hAnsi="Calibri" w:cs="Calibri"/>
              </w:rPr>
              <w:t>5</w:t>
            </w:r>
            <w:proofErr w:type="gramEnd"/>
            <w:r>
              <w:rPr>
                <w:rFonts w:ascii="Calibri" w:hAnsi="Calibri" w:cs="Calibri"/>
              </w:rPr>
              <w:t xml:space="preserve">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1F05BF02" w14:textId="77777777" w:rsidR="00E9368F" w:rsidRDefault="00E9368F" w:rsidP="00B46471">
      <w:pPr>
        <w:rPr>
          <w:sz w:val="32"/>
          <w:szCs w:val="32"/>
        </w:rPr>
      </w:pPr>
      <w:bookmarkStart w:id="60" w:name="Consegne"/>
    </w:p>
    <w:p w14:paraId="2BA7872C" w14:textId="77777777" w:rsidR="00B37B83" w:rsidRDefault="00B37B83" w:rsidP="00B46471">
      <w:pPr>
        <w:rPr>
          <w:sz w:val="32"/>
          <w:szCs w:val="32"/>
        </w:rPr>
      </w:pPr>
    </w:p>
    <w:p w14:paraId="1EFD7C47" w14:textId="77777777" w:rsidR="00B37B83" w:rsidRDefault="00B37B8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 xml:space="preserve">Il sistema mostra il </w:t>
            </w:r>
            <w:proofErr w:type="spellStart"/>
            <w:r w:rsidRPr="00B029F8">
              <w:rPr>
                <w:rFonts w:ascii="Calibri" w:hAnsi="Calibri" w:cs="Calibri"/>
              </w:rPr>
              <w:t>form</w:t>
            </w:r>
            <w:proofErr w:type="spellEnd"/>
            <w:r w:rsidRPr="00B029F8">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FD3596">
            <w:pPr>
              <w:rPr>
                <w:rFonts w:ascii="Calibri" w:hAnsi="Calibri" w:cs="Calibri"/>
              </w:rPr>
            </w:pPr>
            <w:hyperlink r:id="rId35"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 xml:space="preserve">riconosce che l’e-mail inserita è già usata per un altro </w:t>
            </w:r>
            <w:proofErr w:type="spellStart"/>
            <w:r w:rsidR="00427EC0">
              <w:rPr>
                <w:rFonts w:ascii="Calibri" w:hAnsi="Calibri" w:cs="Calibri"/>
              </w:rPr>
              <w:t>accunt</w:t>
            </w:r>
            <w:proofErr w:type="spellEnd"/>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 xml:space="preserve">Entry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 xml:space="preserve">Exit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1D8166F5" w14:textId="665FDAA2" w:rsidR="00E16D50" w:rsidRPr="00FB6A00" w:rsidRDefault="00E16D50" w:rsidP="00B46471">
      <w:pPr>
        <w:rPr>
          <w:rFonts w:ascii="Calibri" w:hAnsi="Calibri" w:cs="Calibri"/>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FD3596">
            <w:pPr>
              <w:rPr>
                <w:rFonts w:ascii="Calibri" w:hAnsi="Calibri" w:cs="Calibri"/>
              </w:rPr>
            </w:pPr>
            <w:hyperlink r:id="rId36"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51A059E3" w14:textId="066453A8" w:rsidR="00876C75" w:rsidRDefault="00876C75" w:rsidP="00876C75">
      <w:pPr>
        <w:ind w:left="360"/>
      </w:pPr>
      <w:r>
        <w:t>3.2.</w:t>
      </w:r>
      <w:r w:rsidR="00260A37">
        <w:t>4</w:t>
      </w:r>
      <w:r>
        <w:t xml:space="preserve"> </w:t>
      </w:r>
    </w:p>
    <w:p w14:paraId="0FA546D3" w14:textId="36D77BCB" w:rsidR="00876C75" w:rsidRPr="00FE6983" w:rsidRDefault="00876C75" w:rsidP="00876C75">
      <w:pPr>
        <w:ind w:left="360"/>
        <w:rPr>
          <w:u w:val="single"/>
        </w:rPr>
      </w:pPr>
      <w:r w:rsidRPr="00FE6983">
        <w:rPr>
          <w:u w:val="single"/>
        </w:rPr>
        <w:t>Use</w:t>
      </w:r>
      <w:r>
        <w:rPr>
          <w:u w:val="single"/>
        </w:rPr>
        <w:t xml:space="preserve"> </w:t>
      </w:r>
      <w:r w:rsidRPr="00FE6983">
        <w:rPr>
          <w:u w:val="single"/>
        </w:rPr>
        <w:t xml:space="preserve">case </w:t>
      </w:r>
      <w:r w:rsidR="00260A37">
        <w:rPr>
          <w:u w:val="single"/>
        </w:rPr>
        <w:t>Gestore degli ordini</w:t>
      </w:r>
    </w:p>
    <w:p w14:paraId="448F5A87" w14:textId="2EC7E12E" w:rsidR="00E77FBE" w:rsidRDefault="00467809" w:rsidP="00246A5E">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3BC6565B" wp14:editId="35C942ED">
            <wp:extent cx="6014996" cy="4554435"/>
            <wp:effectExtent l="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7"/>
                    <a:stretch>
                      <a:fillRect/>
                    </a:stretch>
                  </pic:blipFill>
                  <pic:spPr bwMode="auto">
                    <a:xfrm>
                      <a:off x="0" y="0"/>
                      <a:ext cx="6014996" cy="4554435"/>
                    </a:xfrm>
                    <a:prstGeom prst="rect">
                      <a:avLst/>
                    </a:prstGeom>
                    <a:noFill/>
                    <a:ln>
                      <a:noFill/>
                    </a:ln>
                  </pic:spPr>
                </pic:pic>
              </a:graphicData>
            </a:graphic>
          </wp:inline>
        </w:drawing>
      </w:r>
    </w:p>
    <w:p w14:paraId="48F1CFFE" w14:textId="77777777" w:rsidR="00246A5E" w:rsidRDefault="00246A5E" w:rsidP="00246A5E">
      <w:pPr>
        <w:widowControl/>
        <w:suppressAutoHyphens w:val="0"/>
        <w:spacing w:after="200" w:line="276" w:lineRule="auto"/>
        <w:rPr>
          <w:rFonts w:ascii="Calibri" w:hAnsi="Calibri" w:cs="Calibri"/>
          <w:b/>
          <w:bCs/>
          <w:sz w:val="32"/>
          <w:szCs w:val="32"/>
        </w:rPr>
      </w:pPr>
    </w:p>
    <w:p w14:paraId="19440033" w14:textId="77777777" w:rsidR="00246A5E" w:rsidRDefault="00246A5E" w:rsidP="00246A5E">
      <w:pPr>
        <w:widowControl/>
        <w:suppressAutoHyphens w:val="0"/>
        <w:spacing w:after="200" w:line="276" w:lineRule="auto"/>
        <w:rPr>
          <w:rFonts w:ascii="Calibri" w:hAnsi="Calibri" w:cs="Calibri"/>
          <w:b/>
          <w:bCs/>
          <w:sz w:val="32"/>
          <w:szCs w:val="32"/>
        </w:rPr>
      </w:pPr>
    </w:p>
    <w:p w14:paraId="050F600F" w14:textId="77777777" w:rsidR="00246A5E" w:rsidRDefault="00246A5E" w:rsidP="00246A5E">
      <w:pPr>
        <w:widowControl/>
        <w:suppressAutoHyphens w:val="0"/>
        <w:spacing w:after="200" w:line="276" w:lineRule="auto"/>
        <w:rPr>
          <w:rFonts w:ascii="Calibri" w:hAnsi="Calibri" w:cs="Calibri"/>
          <w:b/>
          <w:bCs/>
          <w:sz w:val="32"/>
          <w:szCs w:val="32"/>
        </w:rPr>
      </w:pPr>
    </w:p>
    <w:p w14:paraId="1B42F6D9" w14:textId="77777777" w:rsidR="00246A5E" w:rsidRPr="00246A5E" w:rsidRDefault="00246A5E" w:rsidP="00246A5E">
      <w:pPr>
        <w:widowControl/>
        <w:suppressAutoHyphens w:val="0"/>
        <w:spacing w:after="200" w:line="276" w:lineRule="auto"/>
        <w:rPr>
          <w:rFonts w:ascii="Calibri" w:hAnsi="Calibri" w:cs="Calibri"/>
          <w:b/>
          <w:bCs/>
          <w:sz w:val="32"/>
          <w:szCs w:val="32"/>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46A5E" w:rsidRPr="00BC6E10" w14:paraId="1490474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7C7B71B" w14:textId="77777777" w:rsidR="00246A5E" w:rsidRPr="0083160D" w:rsidRDefault="00246A5E" w:rsidP="00246A5E">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C841C6" w14:textId="2118A819"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Aggiungi prodotto al Carrello</w:t>
            </w:r>
          </w:p>
        </w:tc>
      </w:tr>
      <w:tr w:rsidR="00246A5E" w:rsidRPr="00BC6E10" w14:paraId="02B36433"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0A9241"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B4D" w14:textId="1E71945A" w:rsidR="00246A5E" w:rsidRPr="0083160D" w:rsidRDefault="00246A5E" w:rsidP="00246A5E">
            <w:pPr>
              <w:spacing w:line="256" w:lineRule="auto"/>
              <w:rPr>
                <w:rFonts w:ascii="Calibri" w:hAnsi="Calibri" w:cs="Calibri"/>
              </w:rPr>
            </w:pPr>
            <w:r>
              <w:rPr>
                <w:rFonts w:ascii="Calibri" w:hAnsi="Calibri" w:cs="Calibri"/>
              </w:rPr>
              <w:t>Cliente autenticato</w:t>
            </w:r>
          </w:p>
        </w:tc>
      </w:tr>
      <w:tr w:rsidR="00246A5E" w:rsidRPr="00BC6E10" w14:paraId="693F899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17A94E"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1C6F8B2"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46A5E" w:rsidRPr="00BC6E10" w14:paraId="155FE511"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58E909E"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4ED5AB"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67B38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7964D9F5"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E3838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39E7C0"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397C8771" w14:textId="77777777" w:rsidR="00246A5E" w:rsidRPr="0083160D" w:rsidRDefault="00246A5E" w:rsidP="00246A5E">
            <w:pPr>
              <w:spacing w:line="256" w:lineRule="auto"/>
              <w:rPr>
                <w:rFonts w:ascii="Calibri" w:hAnsi="Calibri" w:cs="Calibri"/>
              </w:rPr>
            </w:pPr>
          </w:p>
        </w:tc>
      </w:tr>
      <w:tr w:rsidR="00246A5E" w:rsidRPr="00BC6E10" w14:paraId="1FEF0AB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D0A7907"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5D1C01D"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C3BF59" w14:textId="77777777" w:rsidR="00246A5E" w:rsidRDefault="00246A5E" w:rsidP="00246A5E">
            <w:pPr>
              <w:numPr>
                <w:ilvl w:val="0"/>
                <w:numId w:val="22"/>
              </w:numPr>
              <w:spacing w:line="256" w:lineRule="auto"/>
              <w:rPr>
                <w:rFonts w:ascii="Calibri" w:hAnsi="Calibri" w:cs="Calibri"/>
              </w:rPr>
            </w:pPr>
            <w:r>
              <w:rPr>
                <w:rFonts w:ascii="Calibri" w:hAnsi="Calibri" w:cs="Calibri"/>
              </w:rPr>
              <w:t>Il sistema aggiunge il prodotto al Carrello</w:t>
            </w:r>
          </w:p>
          <w:p w14:paraId="2290969F" w14:textId="77777777" w:rsidR="00246A5E" w:rsidRPr="0083160D" w:rsidRDefault="00246A5E" w:rsidP="00246A5E">
            <w:pPr>
              <w:numPr>
                <w:ilvl w:val="0"/>
                <w:numId w:val="22"/>
              </w:numPr>
              <w:spacing w:line="256" w:lineRule="auto"/>
              <w:rPr>
                <w:rFonts w:ascii="Calibri" w:hAnsi="Calibri" w:cs="Calibri"/>
              </w:rPr>
            </w:pPr>
            <w:r>
              <w:rPr>
                <w:rFonts w:ascii="Calibri" w:hAnsi="Calibri" w:cs="Calibri"/>
              </w:rPr>
              <w:t>Nel Carrello sarà visualizzabile il prodotto appena aggiunto</w:t>
            </w:r>
          </w:p>
        </w:tc>
      </w:tr>
      <w:tr w:rsidR="00246A5E" w:rsidRPr="00BC6E10" w14:paraId="4FF9DC9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07A9D64" w14:textId="77777777" w:rsidR="00246A5E" w:rsidRPr="0083160D" w:rsidRDefault="00246A5E" w:rsidP="00246A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F4E4C9" w14:textId="77777777" w:rsidR="00246A5E" w:rsidRPr="0083160D" w:rsidRDefault="00246A5E" w:rsidP="00246A5E">
            <w:pPr>
              <w:spacing w:line="256" w:lineRule="auto"/>
              <w:rPr>
                <w:rFonts w:ascii="Calibri" w:hAnsi="Calibri" w:cs="Calibri"/>
              </w:rPr>
            </w:pPr>
          </w:p>
        </w:tc>
      </w:tr>
      <w:tr w:rsidR="00246A5E" w:rsidRPr="00BC6E10" w14:paraId="5A4E505E"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F908A83"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71E8E85" w14:textId="77777777" w:rsidR="00246A5E" w:rsidRPr="0083160D" w:rsidRDefault="00246A5E" w:rsidP="00246A5E">
            <w:pPr>
              <w:spacing w:line="256" w:lineRule="auto"/>
              <w:rPr>
                <w:rFonts w:ascii="Calibri" w:hAnsi="Calibri" w:cs="Calibri"/>
              </w:rPr>
            </w:pPr>
            <w:r>
              <w:rPr>
                <w:rFonts w:ascii="Calibri" w:hAnsi="Calibri" w:cs="Calibri"/>
              </w:rPr>
              <w:t>L’utente si trova nella pagina carrello</w:t>
            </w:r>
          </w:p>
        </w:tc>
      </w:tr>
    </w:tbl>
    <w:p w14:paraId="35B9B490" w14:textId="77777777" w:rsidR="00246A5E" w:rsidRDefault="00246A5E" w:rsidP="00876C75"/>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46A5E" w:rsidRPr="00BC6E10" w14:paraId="368C184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CC16DD" w14:textId="77777777" w:rsidR="00246A5E" w:rsidRPr="0083160D" w:rsidRDefault="00246A5E" w:rsidP="00246A5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95E557"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246A5E" w:rsidRPr="00BC6E10" w14:paraId="310CAC2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8BC47E" w14:textId="77777777" w:rsidR="00246A5E" w:rsidRPr="0083160D" w:rsidRDefault="00246A5E" w:rsidP="00246A5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FDDCCF" w14:textId="77777777" w:rsidR="00246A5E" w:rsidRPr="0083160D" w:rsidRDefault="00246A5E" w:rsidP="00246A5E">
            <w:pPr>
              <w:spacing w:line="256" w:lineRule="auto"/>
              <w:rPr>
                <w:rFonts w:ascii="Calibri" w:hAnsi="Calibri" w:cs="Calibri"/>
              </w:rPr>
            </w:pPr>
            <w:r w:rsidRPr="0083160D">
              <w:rPr>
                <w:rFonts w:ascii="Calibri" w:hAnsi="Calibri" w:cs="Calibri"/>
              </w:rPr>
              <w:t>Utente</w:t>
            </w:r>
          </w:p>
        </w:tc>
      </w:tr>
      <w:tr w:rsidR="00246A5E" w:rsidRPr="00BC6E10" w14:paraId="4C79EF41"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E35C596"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E9EEC5" w14:textId="77777777" w:rsidR="00246A5E" w:rsidRPr="0083160D" w:rsidRDefault="00246A5E" w:rsidP="00246A5E">
            <w:pPr>
              <w:spacing w:line="256" w:lineRule="auto"/>
              <w:rPr>
                <w:rFonts w:ascii="Calibri" w:hAnsi="Calibri" w:cs="Calibri"/>
              </w:rPr>
            </w:pPr>
            <w:r>
              <w:rPr>
                <w:rFonts w:ascii="Calibri" w:hAnsi="Calibri" w:cs="Calibri"/>
              </w:rPr>
              <w:t>L’utente si trova sulla home del sito ed è autenticato</w:t>
            </w:r>
          </w:p>
        </w:tc>
      </w:tr>
      <w:tr w:rsidR="00246A5E" w:rsidRPr="00BC6E10" w14:paraId="24705EA7"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CDC7BD5" w14:textId="77777777" w:rsidR="00246A5E" w:rsidRPr="0083160D" w:rsidRDefault="00246A5E" w:rsidP="00246A5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18797CF"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D7BCBD" w14:textId="77777777" w:rsidR="00246A5E" w:rsidRPr="0083160D" w:rsidRDefault="00246A5E" w:rsidP="00246A5E">
            <w:pPr>
              <w:spacing w:line="256" w:lineRule="auto"/>
              <w:jc w:val="center"/>
              <w:rPr>
                <w:rFonts w:ascii="Calibri" w:hAnsi="Calibri" w:cs="Calibri"/>
              </w:rPr>
            </w:pPr>
            <w:r w:rsidRPr="0083160D">
              <w:rPr>
                <w:rFonts w:ascii="Calibri" w:hAnsi="Calibri" w:cs="Calibri"/>
              </w:rPr>
              <w:t>Sistema</w:t>
            </w:r>
          </w:p>
        </w:tc>
      </w:tr>
      <w:tr w:rsidR="00246A5E" w:rsidRPr="00BC6E10" w14:paraId="01DFF0E6"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EBE4CB"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B4F51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L’utente clicca sulla scritta “Carrello” nella barra di navigazione</w:t>
            </w:r>
          </w:p>
        </w:tc>
        <w:tc>
          <w:tcPr>
            <w:tcW w:w="3328" w:type="dxa"/>
            <w:tcBorders>
              <w:top w:val="single" w:sz="4" w:space="0" w:color="auto"/>
              <w:left w:val="single" w:sz="4" w:space="0" w:color="auto"/>
              <w:bottom w:val="single" w:sz="4" w:space="0" w:color="auto"/>
              <w:right w:val="single" w:sz="4" w:space="0" w:color="auto"/>
            </w:tcBorders>
          </w:tcPr>
          <w:p w14:paraId="4A2B8025" w14:textId="77777777" w:rsidR="00246A5E" w:rsidRPr="0083160D" w:rsidRDefault="00246A5E" w:rsidP="00246A5E">
            <w:pPr>
              <w:spacing w:line="256" w:lineRule="auto"/>
              <w:rPr>
                <w:rFonts w:ascii="Calibri" w:hAnsi="Calibri" w:cs="Calibri"/>
              </w:rPr>
            </w:pPr>
          </w:p>
        </w:tc>
      </w:tr>
      <w:tr w:rsidR="00246A5E" w:rsidRPr="00BC6E10" w14:paraId="43B380BC"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72958C9"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83FD776" w14:textId="77777777" w:rsidR="00246A5E" w:rsidRPr="0083160D" w:rsidRDefault="00246A5E" w:rsidP="00246A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4399C6E"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verifica che l’utente sia autenticato</w:t>
            </w:r>
          </w:p>
          <w:p w14:paraId="5132F8F5" w14:textId="77777777" w:rsidR="00246A5E" w:rsidRDefault="00246A5E" w:rsidP="00246A5E">
            <w:pPr>
              <w:numPr>
                <w:ilvl w:val="0"/>
                <w:numId w:val="25"/>
              </w:numPr>
              <w:spacing w:line="256" w:lineRule="auto"/>
              <w:rPr>
                <w:rFonts w:ascii="Calibri" w:hAnsi="Calibri" w:cs="Calibri"/>
              </w:rPr>
            </w:pPr>
            <w:r>
              <w:rPr>
                <w:rFonts w:ascii="Calibri" w:hAnsi="Calibri" w:cs="Calibri"/>
              </w:rPr>
              <w:t>Il sistema reindirizza nella pagina del Carrello</w:t>
            </w:r>
          </w:p>
          <w:p w14:paraId="2B85B668" w14:textId="77777777" w:rsidR="00246A5E" w:rsidRPr="0083160D" w:rsidRDefault="00246A5E" w:rsidP="00246A5E">
            <w:pPr>
              <w:numPr>
                <w:ilvl w:val="0"/>
                <w:numId w:val="25"/>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46A5E" w:rsidRPr="00BC6E10" w14:paraId="661A54D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5E74AD" w14:textId="77777777" w:rsidR="00246A5E" w:rsidRPr="0083160D" w:rsidRDefault="00246A5E" w:rsidP="00246A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AAEFC85" w14:textId="77777777" w:rsidR="00246A5E" w:rsidRPr="0083160D" w:rsidRDefault="00246A5E" w:rsidP="00246A5E">
            <w:pPr>
              <w:spacing w:line="256" w:lineRule="auto"/>
              <w:rPr>
                <w:rFonts w:ascii="Calibri" w:hAnsi="Calibri" w:cs="Calibri"/>
              </w:rPr>
            </w:pPr>
            <w:r>
              <w:rPr>
                <w:rFonts w:ascii="Calibri" w:hAnsi="Calibri" w:cs="Calibri"/>
              </w:rPr>
              <w:t>Se al passo 2 il sistema verifica che l’utente non è autenticato viene reindirizzato alla pagina di login (UC 9 - Login)</w:t>
            </w:r>
          </w:p>
        </w:tc>
      </w:tr>
      <w:tr w:rsidR="00246A5E" w:rsidRPr="00BC6E10" w14:paraId="4116F23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35330B" w14:textId="77777777" w:rsidR="00246A5E" w:rsidRPr="0083160D" w:rsidRDefault="00246A5E" w:rsidP="00246A5E">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F3E14B" w14:textId="77777777" w:rsidR="00246A5E" w:rsidRPr="0083160D" w:rsidRDefault="00246A5E" w:rsidP="00246A5E">
            <w:pPr>
              <w:spacing w:line="256" w:lineRule="auto"/>
              <w:rPr>
                <w:rFonts w:ascii="Calibri" w:hAnsi="Calibri" w:cs="Calibri"/>
              </w:rPr>
            </w:pPr>
            <w:r>
              <w:rPr>
                <w:rFonts w:ascii="Calibri" w:hAnsi="Calibri" w:cs="Calibri"/>
              </w:rPr>
              <w:t>L’utente si trova nella pagina del Carrello</w:t>
            </w:r>
          </w:p>
        </w:tc>
      </w:tr>
    </w:tbl>
    <w:p w14:paraId="25A6CA58" w14:textId="77777777" w:rsidR="00246A5E" w:rsidRDefault="00246A5E" w:rsidP="00876C75"/>
    <w:p w14:paraId="38364B15" w14:textId="77777777" w:rsidR="00246A5E" w:rsidRDefault="00246A5E" w:rsidP="00876C75"/>
    <w:p w14:paraId="7A83AD63" w14:textId="77777777" w:rsidR="00246A5E" w:rsidRDefault="00246A5E" w:rsidP="00876C75"/>
    <w:p w14:paraId="0F43EB10" w14:textId="77777777" w:rsidR="00246A5E" w:rsidRDefault="00246A5E" w:rsidP="00876C75"/>
    <w:p w14:paraId="252A88E4" w14:textId="77777777" w:rsidR="00246A5E" w:rsidRDefault="00246A5E" w:rsidP="00876C75"/>
    <w:p w14:paraId="7EC5BA26" w14:textId="77777777" w:rsidR="00246A5E" w:rsidRDefault="00246A5E" w:rsidP="00876C75"/>
    <w:p w14:paraId="7FE35D55" w14:textId="77777777" w:rsidR="00246A5E" w:rsidRDefault="00246A5E" w:rsidP="00876C75"/>
    <w:p w14:paraId="6EC14F93" w14:textId="77777777" w:rsidR="00246A5E" w:rsidRDefault="00246A5E" w:rsidP="00876C75"/>
    <w:p w14:paraId="43F9AC69" w14:textId="77777777" w:rsidR="00246A5E" w:rsidRDefault="00246A5E" w:rsidP="00876C75"/>
    <w:p w14:paraId="37247FD6" w14:textId="77777777" w:rsidR="00246A5E" w:rsidRDefault="00246A5E" w:rsidP="00876C75"/>
    <w:p w14:paraId="2162B717" w14:textId="77777777" w:rsidR="00246A5E" w:rsidRDefault="00246A5E" w:rsidP="00876C75"/>
    <w:p w14:paraId="79E7D1B9" w14:textId="77777777" w:rsidR="00246A5E" w:rsidRDefault="00246A5E" w:rsidP="00876C75"/>
    <w:p w14:paraId="4FB0BBB0" w14:textId="77777777" w:rsidR="00246A5E" w:rsidRDefault="00246A5E" w:rsidP="00876C75"/>
    <w:p w14:paraId="5B02D3DA" w14:textId="77777777" w:rsidR="00246A5E" w:rsidRDefault="00246A5E" w:rsidP="00876C75"/>
    <w:p w14:paraId="3770631E" w14:textId="77777777" w:rsidR="00246A5E" w:rsidRDefault="00246A5E" w:rsidP="00876C75"/>
    <w:p w14:paraId="6230E7F1" w14:textId="77777777" w:rsidR="00246A5E" w:rsidRDefault="00246A5E" w:rsidP="00876C75"/>
    <w:p w14:paraId="4DB09A4A" w14:textId="77777777" w:rsidR="00246A5E" w:rsidRDefault="00246A5E" w:rsidP="00876C75"/>
    <w:p w14:paraId="4B4AFD0C" w14:textId="77777777" w:rsidR="00246A5E" w:rsidRDefault="00246A5E" w:rsidP="00876C75"/>
    <w:p w14:paraId="5924AFAA" w14:textId="77777777" w:rsidR="00246A5E" w:rsidRDefault="00246A5E" w:rsidP="00876C75"/>
    <w:p w14:paraId="4E733575" w14:textId="77777777" w:rsidR="00246A5E" w:rsidRDefault="00246A5E" w:rsidP="00876C75"/>
    <w:p w14:paraId="2A92A9A4" w14:textId="77777777" w:rsidR="00246A5E" w:rsidRDefault="00246A5E" w:rsidP="00876C75"/>
    <w:p w14:paraId="4E1783D7" w14:textId="77777777" w:rsidR="00246A5E" w:rsidRDefault="00246A5E" w:rsidP="00876C75"/>
    <w:p w14:paraId="142C1EA0" w14:textId="77777777" w:rsidR="00246A5E" w:rsidRDefault="00246A5E" w:rsidP="00876C75"/>
    <w:p w14:paraId="3313D672" w14:textId="77777777" w:rsidR="00246A5E" w:rsidRDefault="00246A5E" w:rsidP="00876C75"/>
    <w:p w14:paraId="50E75DF0" w14:textId="77777777" w:rsidR="00246A5E" w:rsidRDefault="00246A5E" w:rsidP="00876C75"/>
    <w:p w14:paraId="75657617" w14:textId="77777777" w:rsidR="00246A5E" w:rsidRDefault="00246A5E" w:rsidP="00876C75"/>
    <w:p w14:paraId="7BB8FEC4" w14:textId="77777777" w:rsidR="00246A5E" w:rsidRDefault="00246A5E" w:rsidP="00876C75"/>
    <w:p w14:paraId="7EEFE6A0" w14:textId="77777777" w:rsidR="00246A5E" w:rsidRDefault="00246A5E" w:rsidP="00876C75"/>
    <w:p w14:paraId="52782DAD" w14:textId="77777777" w:rsidR="00246A5E" w:rsidRDefault="00246A5E" w:rsidP="00876C75"/>
    <w:p w14:paraId="4546DF58" w14:textId="77777777" w:rsidR="00246A5E" w:rsidRDefault="00246A5E" w:rsidP="00876C75"/>
    <w:p w14:paraId="68B25935" w14:textId="77777777" w:rsidR="00246A5E" w:rsidRDefault="00246A5E" w:rsidP="00876C75"/>
    <w:p w14:paraId="51234423" w14:textId="77777777" w:rsidR="00260A37" w:rsidRDefault="00260A37" w:rsidP="00876C75"/>
    <w:p w14:paraId="1A265564" w14:textId="77777777" w:rsidR="00260A37" w:rsidRDefault="00260A37" w:rsidP="00876C75"/>
    <w:p w14:paraId="509ADA2C" w14:textId="77777777" w:rsidR="00260A37" w:rsidRDefault="00260A37" w:rsidP="00876C75"/>
    <w:p w14:paraId="14F45990" w14:textId="77777777" w:rsidR="00260A37" w:rsidRDefault="00260A37" w:rsidP="00876C75"/>
    <w:p w14:paraId="4E7E1A21" w14:textId="77777777" w:rsidR="00260A37" w:rsidRDefault="00260A37" w:rsidP="00876C75"/>
    <w:p w14:paraId="384C9968" w14:textId="77777777" w:rsidR="00260A37" w:rsidRDefault="00260A37" w:rsidP="00876C75"/>
    <w:p w14:paraId="1625CCC3" w14:textId="77777777" w:rsidR="00260A37" w:rsidRDefault="00260A37" w:rsidP="00876C75"/>
    <w:p w14:paraId="344B3E94" w14:textId="77777777" w:rsidR="00260A37" w:rsidRDefault="00260A37" w:rsidP="00876C75"/>
    <w:p w14:paraId="05AA9D0A" w14:textId="77777777" w:rsidR="00260A37" w:rsidRDefault="00260A37" w:rsidP="00876C75"/>
    <w:p w14:paraId="167BD1EA" w14:textId="77777777" w:rsidR="00260A37" w:rsidRDefault="00260A37" w:rsidP="00876C75"/>
    <w:p w14:paraId="162C04A6" w14:textId="77777777" w:rsidR="00260A37" w:rsidRDefault="00260A37" w:rsidP="00876C75"/>
    <w:p w14:paraId="6E7F9CD4" w14:textId="77777777" w:rsidR="00260A37" w:rsidRDefault="00260A37" w:rsidP="00876C75"/>
    <w:p w14:paraId="777676D1" w14:textId="77777777" w:rsidR="00260A37" w:rsidRDefault="00260A37" w:rsidP="00876C75"/>
    <w:p w14:paraId="5A444AA0" w14:textId="77777777" w:rsidR="00260A37" w:rsidRDefault="00260A37" w:rsidP="00876C75"/>
    <w:p w14:paraId="734F066B" w14:textId="77777777" w:rsidR="00260A37" w:rsidRDefault="00260A37" w:rsidP="00876C75"/>
    <w:p w14:paraId="1F31FCA7" w14:textId="77777777" w:rsidR="00260A37" w:rsidRDefault="00260A37" w:rsidP="00876C75"/>
    <w:p w14:paraId="7DFDC4F5" w14:textId="77777777" w:rsidR="00260A37" w:rsidRDefault="00260A37" w:rsidP="00876C75"/>
    <w:p w14:paraId="60F8EE23" w14:textId="77777777" w:rsidR="00260A37" w:rsidRDefault="00260A37" w:rsidP="00876C75"/>
    <w:p w14:paraId="3A9A2A23" w14:textId="209B2AA9" w:rsidR="00876C75" w:rsidRDefault="00876C75" w:rsidP="00876C75">
      <w:r>
        <w:lastRenderedPageBreak/>
        <w:t>3.2.</w:t>
      </w:r>
      <w:r w:rsidR="00260A37">
        <w:t>5</w:t>
      </w:r>
      <w:r>
        <w:t xml:space="preserve"> </w:t>
      </w:r>
    </w:p>
    <w:p w14:paraId="474F59BB" w14:textId="6CB1E6C7" w:rsidR="00876C75" w:rsidRPr="00FE6983" w:rsidRDefault="00876C75" w:rsidP="00876C75">
      <w:pPr>
        <w:ind w:left="360"/>
        <w:rPr>
          <w:u w:val="single"/>
        </w:rPr>
      </w:pPr>
      <w:r w:rsidRPr="00FE6983">
        <w:rPr>
          <w:u w:val="single"/>
        </w:rPr>
        <w:t>Use</w:t>
      </w:r>
      <w:r>
        <w:rPr>
          <w:u w:val="single"/>
        </w:rPr>
        <w:t xml:space="preserve"> </w:t>
      </w:r>
      <w:r w:rsidRPr="00FE6983">
        <w:rPr>
          <w:u w:val="single"/>
        </w:rPr>
        <w:t>case</w:t>
      </w:r>
      <w:r w:rsidR="00260A37">
        <w:rPr>
          <w:u w:val="single"/>
        </w:rPr>
        <w:t xml:space="preserve"> Gestore </w:t>
      </w:r>
      <w:r>
        <w:rPr>
          <w:u w:val="single"/>
        </w:rPr>
        <w:t>del catalogo</w:t>
      </w:r>
    </w:p>
    <w:p w14:paraId="022B515A" w14:textId="29AB9591" w:rsidR="008211E8" w:rsidRDefault="00E00F30" w:rsidP="00170D7D">
      <w:pPr>
        <w:widowControl/>
        <w:suppressAutoHyphens w:val="0"/>
        <w:spacing w:after="200" w:line="276" w:lineRule="auto"/>
        <w:rPr>
          <w:rFonts w:ascii="Calibri" w:hAnsi="Calibri" w:cs="Calibri"/>
        </w:rPr>
      </w:pPr>
      <w:commentRangeStart w:id="61"/>
      <w:commentRangeEnd w:id="61"/>
      <w:r>
        <w:rPr>
          <w:rStyle w:val="Rimandocommento"/>
        </w:rPr>
        <w:commentReference w:id="61"/>
      </w:r>
      <w:r w:rsidR="00170D7D">
        <w:rPr>
          <w:rFonts w:ascii="Calibri" w:hAnsi="Calibri" w:cs="Calibri"/>
          <w:noProof/>
        </w:rPr>
        <w:drawing>
          <wp:inline distT="0" distB="0" distL="0" distR="0" wp14:anchorId="3695B3A4" wp14:editId="197326A2">
            <wp:extent cx="6119495" cy="4537951"/>
            <wp:effectExtent l="0" t="0" r="0" b="0"/>
            <wp:docPr id="617884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pic:cNvPicPr/>
                  </pic:nvPicPr>
                  <pic:blipFill>
                    <a:blip r:embed="rId42"/>
                    <a:stretch>
                      <a:fillRect/>
                    </a:stretch>
                  </pic:blipFill>
                  <pic:spPr>
                    <a:xfrm>
                      <a:off x="0" y="0"/>
                      <a:ext cx="6119495" cy="4537951"/>
                    </a:xfrm>
                    <a:prstGeom prst="rect">
                      <a:avLst/>
                    </a:prstGeom>
                  </pic:spPr>
                </pic:pic>
              </a:graphicData>
            </a:graphic>
          </wp:inline>
        </w:drawing>
      </w:r>
    </w:p>
    <w:p w14:paraId="2080D525" w14:textId="77777777" w:rsidR="00876C75" w:rsidRDefault="00876C75" w:rsidP="00170D7D">
      <w:pPr>
        <w:widowControl/>
        <w:suppressAutoHyphens w:val="0"/>
        <w:spacing w:after="200" w:line="276" w:lineRule="auto"/>
        <w:rPr>
          <w:rFonts w:ascii="Calibri" w:hAnsi="Calibri" w:cs="Calibri"/>
        </w:rPr>
      </w:pPr>
    </w:p>
    <w:p w14:paraId="21DAF8BB" w14:textId="77777777" w:rsidR="00246A5E" w:rsidRDefault="00246A5E" w:rsidP="00170D7D">
      <w:pPr>
        <w:widowControl/>
        <w:suppressAutoHyphens w:val="0"/>
        <w:spacing w:after="200" w:line="276" w:lineRule="auto"/>
        <w:rPr>
          <w:rFonts w:ascii="Calibri" w:hAnsi="Calibri" w:cs="Calibri"/>
        </w:rPr>
      </w:pPr>
    </w:p>
    <w:p w14:paraId="4FC63CBD" w14:textId="77777777" w:rsidR="00246A5E" w:rsidRDefault="00246A5E" w:rsidP="00170D7D">
      <w:pPr>
        <w:widowControl/>
        <w:suppressAutoHyphens w:val="0"/>
        <w:spacing w:after="200" w:line="276" w:lineRule="auto"/>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246A5E" w14:paraId="762F9A95"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837ED34" w14:textId="77777777" w:rsidR="00246A5E" w:rsidRPr="00E77FBE" w:rsidRDefault="00246A5E" w:rsidP="00246A5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493D3C2"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246A5E" w14:paraId="47E2A7B9"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B4A2F8E"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0F23F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1CBCE18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492F82"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B07D1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246A5E" w14:paraId="50E63974"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240A80"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394E9"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E648243"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5BC9AE91"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36ED4F"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53AC5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clicca su “Modifica prodott</w:t>
            </w:r>
            <w:r>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AABCC4E" w14:textId="77777777" w:rsidR="00246A5E" w:rsidRPr="00E77FBE" w:rsidRDefault="00246A5E" w:rsidP="00246A5E">
            <w:pPr>
              <w:spacing w:line="254" w:lineRule="auto"/>
              <w:rPr>
                <w:rFonts w:ascii="Calibri" w:hAnsi="Calibri" w:cs="Calibri"/>
              </w:rPr>
            </w:pPr>
          </w:p>
        </w:tc>
      </w:tr>
      <w:tr w:rsidR="00246A5E" w14:paraId="79671E2F"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3ACF88"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23892F5"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F6AB931"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2C4F4DC4" w14:textId="77777777" w:rsidR="00246A5E" w:rsidRPr="00E77FBE" w:rsidRDefault="00246A5E" w:rsidP="00246A5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246A5E" w14:paraId="2D5EA7F4"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FDE3F1"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E598F" w14:textId="77777777" w:rsidR="00246A5E" w:rsidRPr="00E77FBE" w:rsidRDefault="00246A5E" w:rsidP="00246A5E">
            <w:pPr>
              <w:spacing w:line="254" w:lineRule="auto"/>
              <w:rPr>
                <w:rFonts w:ascii="Calibri" w:hAnsi="Calibri" w:cs="Calibri"/>
              </w:rPr>
            </w:pPr>
          </w:p>
        </w:tc>
      </w:tr>
      <w:tr w:rsidR="00246A5E" w14:paraId="416CC9C2"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5E0FCA"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A906B2F"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modifica de</w:t>
            </w:r>
            <w:r>
              <w:rPr>
                <w:rFonts w:ascii="Calibri" w:hAnsi="Calibri" w:cs="Calibri"/>
              </w:rPr>
              <w:t>l</w:t>
            </w:r>
            <w:r w:rsidRPr="00E77FBE">
              <w:rPr>
                <w:rFonts w:ascii="Calibri" w:hAnsi="Calibri" w:cs="Calibri"/>
              </w:rPr>
              <w:t xml:space="preserve"> prodott</w:t>
            </w:r>
            <w:r>
              <w:rPr>
                <w:rFonts w:ascii="Calibri" w:hAnsi="Calibri" w:cs="Calibri"/>
              </w:rPr>
              <w:t>o</w:t>
            </w:r>
            <w:r w:rsidRPr="00E77FBE">
              <w:rPr>
                <w:rFonts w:ascii="Calibri" w:hAnsi="Calibri" w:cs="Calibri"/>
              </w:rPr>
              <w:t xml:space="preserve"> </w:t>
            </w:r>
            <w:r>
              <w:rPr>
                <w:rFonts w:ascii="Calibri" w:hAnsi="Calibri" w:cs="Calibri"/>
              </w:rPr>
              <w:t>selezionato</w:t>
            </w:r>
          </w:p>
        </w:tc>
      </w:tr>
    </w:tbl>
    <w:p w14:paraId="5900BBFA" w14:textId="77777777" w:rsidR="00246A5E" w:rsidRDefault="00246A5E" w:rsidP="00170D7D">
      <w:pPr>
        <w:widowControl/>
        <w:suppressAutoHyphens w:val="0"/>
        <w:spacing w:after="200" w:line="276" w:lineRule="auto"/>
        <w:rPr>
          <w:rFonts w:ascii="Calibri" w:hAnsi="Calibri" w:cs="Calibri"/>
        </w:rPr>
      </w:pPr>
    </w:p>
    <w:p w14:paraId="3416646A" w14:textId="77777777" w:rsidR="00876C75" w:rsidRDefault="00876C75" w:rsidP="00170D7D">
      <w:pPr>
        <w:widowControl/>
        <w:suppressAutoHyphens w:val="0"/>
        <w:spacing w:after="200" w:line="276" w:lineRule="auto"/>
        <w:rPr>
          <w:rFonts w:ascii="Calibri" w:hAnsi="Calibri" w:cs="Calibri"/>
        </w:rPr>
      </w:pPr>
    </w:p>
    <w:p w14:paraId="60A2ADC2" w14:textId="77777777" w:rsidR="00246A5E" w:rsidRDefault="00246A5E" w:rsidP="00170D7D">
      <w:pPr>
        <w:widowControl/>
        <w:suppressAutoHyphens w:val="0"/>
        <w:spacing w:after="200" w:line="276" w:lineRule="auto"/>
        <w:rPr>
          <w:rFonts w:ascii="Calibri" w:hAnsi="Calibri" w:cs="Calibri"/>
        </w:rPr>
      </w:pPr>
    </w:p>
    <w:p w14:paraId="4AB78B17" w14:textId="77777777" w:rsidR="00876C75"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373"/>
        <w:tblW w:w="0" w:type="auto"/>
        <w:tblLook w:val="04A0" w:firstRow="1" w:lastRow="0" w:firstColumn="1" w:lastColumn="0" w:noHBand="0" w:noVBand="1"/>
      </w:tblPr>
      <w:tblGrid>
        <w:gridCol w:w="2971"/>
        <w:gridCol w:w="3328"/>
        <w:gridCol w:w="3328"/>
      </w:tblGrid>
      <w:tr w:rsidR="00246A5E" w14:paraId="56AC7FBC"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205701" w14:textId="77777777" w:rsidR="00246A5E" w:rsidRPr="00E77FBE" w:rsidRDefault="00246A5E" w:rsidP="00246A5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0B68F83" w14:textId="77777777" w:rsidR="00246A5E" w:rsidRPr="00E77FBE" w:rsidRDefault="00246A5E" w:rsidP="00246A5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w:t>
            </w:r>
            <w:r>
              <w:rPr>
                <w:rFonts w:ascii="Calibri" w:hAnsi="Calibri" w:cs="Calibri"/>
              </w:rPr>
              <w:t>o</w:t>
            </w:r>
          </w:p>
        </w:tc>
      </w:tr>
      <w:tr w:rsidR="00246A5E" w14:paraId="6457B296"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2AD45C2" w14:textId="77777777" w:rsidR="00246A5E" w:rsidRPr="00E77FBE" w:rsidRDefault="00246A5E" w:rsidP="00246A5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03FC"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246A5E" w14:paraId="534294AB"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6B0EBE"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21583B" w14:textId="77777777" w:rsidR="00246A5E" w:rsidRPr="00E77FBE" w:rsidRDefault="00246A5E" w:rsidP="00246A5E">
            <w:pPr>
              <w:spacing w:line="254" w:lineRule="auto"/>
              <w:rPr>
                <w:rFonts w:ascii="Calibri" w:hAnsi="Calibri" w:cs="Calibri"/>
              </w:rPr>
            </w:pPr>
            <w:r w:rsidRPr="00E77FBE">
              <w:rPr>
                <w:rFonts w:ascii="Calibri" w:hAnsi="Calibri" w:cs="Calibri"/>
              </w:rPr>
              <w:t>Il gestore si trova nel</w:t>
            </w:r>
            <w:r>
              <w:rPr>
                <w:rFonts w:ascii="Calibri" w:hAnsi="Calibri" w:cs="Calibri"/>
              </w:rPr>
              <w:t>l’inventario</w:t>
            </w:r>
          </w:p>
        </w:tc>
      </w:tr>
      <w:tr w:rsidR="00246A5E" w14:paraId="28D45060" w14:textId="77777777" w:rsidTr="00246A5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C4E37AB" w14:textId="77777777" w:rsidR="00246A5E" w:rsidRPr="00E77FBE" w:rsidRDefault="00246A5E" w:rsidP="00246A5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BA62E8"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11235" w14:textId="77777777" w:rsidR="00246A5E" w:rsidRPr="00E77FBE" w:rsidRDefault="00246A5E" w:rsidP="00246A5E">
            <w:pPr>
              <w:spacing w:line="254" w:lineRule="auto"/>
              <w:jc w:val="center"/>
              <w:rPr>
                <w:rFonts w:ascii="Calibri" w:hAnsi="Calibri" w:cs="Calibri"/>
              </w:rPr>
            </w:pPr>
            <w:r w:rsidRPr="00E77FBE">
              <w:rPr>
                <w:rFonts w:ascii="Calibri" w:hAnsi="Calibri" w:cs="Calibri"/>
              </w:rPr>
              <w:t>Sistema</w:t>
            </w:r>
          </w:p>
        </w:tc>
      </w:tr>
      <w:tr w:rsidR="00246A5E" w14:paraId="315B2EDD"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41C338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8F2059A"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77CDE871" w14:textId="77777777" w:rsidR="00246A5E" w:rsidRPr="00E77FBE" w:rsidRDefault="00246A5E" w:rsidP="00246A5E">
            <w:pPr>
              <w:spacing w:line="254" w:lineRule="auto"/>
              <w:rPr>
                <w:rFonts w:ascii="Calibri" w:hAnsi="Calibri" w:cs="Calibri"/>
              </w:rPr>
            </w:pPr>
          </w:p>
        </w:tc>
      </w:tr>
      <w:tr w:rsidR="00246A5E" w14:paraId="5C95A8A3" w14:textId="77777777" w:rsidTr="00246A5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22198D9" w14:textId="77777777" w:rsidR="00246A5E" w:rsidRPr="00E77FBE" w:rsidRDefault="00246A5E" w:rsidP="00246A5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DF17807" w14:textId="77777777" w:rsidR="00246A5E" w:rsidRPr="00E77FBE" w:rsidRDefault="00246A5E" w:rsidP="00246A5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3966B0D" w14:textId="77777777" w:rsidR="00246A5E" w:rsidRPr="00E77FBE" w:rsidRDefault="00246A5E" w:rsidP="00246A5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246A5E" w14:paraId="3A31DDA8"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4736A06" w14:textId="77777777" w:rsidR="00246A5E" w:rsidRPr="00E77FBE" w:rsidRDefault="00246A5E" w:rsidP="00246A5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B76F34" w14:textId="77777777" w:rsidR="00246A5E" w:rsidRPr="00E77FBE" w:rsidRDefault="00246A5E" w:rsidP="00246A5E">
            <w:pPr>
              <w:spacing w:line="254" w:lineRule="auto"/>
              <w:rPr>
                <w:rFonts w:ascii="Calibri" w:hAnsi="Calibri" w:cs="Calibri"/>
              </w:rPr>
            </w:pPr>
          </w:p>
        </w:tc>
      </w:tr>
      <w:tr w:rsidR="00246A5E" w14:paraId="7A1523B0" w14:textId="77777777" w:rsidTr="00246A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13F9D" w14:textId="77777777" w:rsidR="00246A5E" w:rsidRPr="00E77FBE" w:rsidRDefault="00246A5E" w:rsidP="00246A5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EC22BBE" w14:textId="77777777" w:rsidR="00246A5E" w:rsidRPr="00E77FBE" w:rsidRDefault="00246A5E" w:rsidP="00246A5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3EFCCC91" w14:textId="77777777" w:rsidR="00876C75" w:rsidRDefault="00876C75" w:rsidP="00170D7D">
      <w:pPr>
        <w:widowControl/>
        <w:suppressAutoHyphens w:val="0"/>
        <w:spacing w:after="200" w:line="276" w:lineRule="auto"/>
        <w:rPr>
          <w:rFonts w:ascii="Calibri" w:hAnsi="Calibri" w:cs="Calibri"/>
        </w:rPr>
      </w:pPr>
    </w:p>
    <w:p w14:paraId="7465010A" w14:textId="77777777" w:rsidR="00876C75" w:rsidRPr="00170D7D" w:rsidRDefault="00876C75" w:rsidP="00170D7D">
      <w:pPr>
        <w:widowControl/>
        <w:suppressAutoHyphens w:val="0"/>
        <w:spacing w:after="200" w:line="276" w:lineRule="auto"/>
        <w:rPr>
          <w:rFonts w:ascii="Calibri" w:hAnsi="Calibri" w:cs="Calibri"/>
        </w:rPr>
      </w:pPr>
    </w:p>
    <w:tbl>
      <w:tblPr>
        <w:tblpPr w:leftFromText="141" w:rightFromText="141" w:vertAnchor="text" w:horzAnchor="margin" w:tblpY="-4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76C75" w14:paraId="7737DC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3F7A50" w14:textId="77777777" w:rsidR="00876C75" w:rsidRPr="00E77FBE" w:rsidRDefault="00876C75" w:rsidP="00876C75">
            <w:pPr>
              <w:rPr>
                <w:rFonts w:ascii="Calibri" w:hAnsi="Calibri" w:cs="Calibri"/>
              </w:rPr>
            </w:pPr>
            <w:r w:rsidRPr="00E77FBE">
              <w:rPr>
                <w:rFonts w:ascii="Calibri" w:hAnsi="Calibri" w:cs="Calibri"/>
                <w:kern w:val="0"/>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4387C" w14:textId="77777777" w:rsidR="00876C75" w:rsidRPr="00E77FBE" w:rsidRDefault="00876C75" w:rsidP="00876C75">
            <w:pPr>
              <w:rPr>
                <w:rFonts w:ascii="Calibri" w:hAnsi="Calibri" w:cs="Calibri"/>
              </w:rPr>
            </w:pPr>
            <w:r w:rsidRPr="00E77FBE">
              <w:rPr>
                <w:rFonts w:ascii="Calibri" w:hAnsi="Calibri" w:cs="Calibri"/>
              </w:rPr>
              <w:t xml:space="preserve">UC </w:t>
            </w:r>
            <w:r>
              <w:rPr>
                <w:rFonts w:ascii="Calibri" w:hAnsi="Calibri" w:cs="Calibri"/>
              </w:rPr>
              <w:t>17</w:t>
            </w:r>
            <w:r w:rsidRPr="00E77FBE">
              <w:rPr>
                <w:rFonts w:ascii="Calibri" w:hAnsi="Calibri" w:cs="Calibri"/>
              </w:rPr>
              <w:t xml:space="preserve"> – Rimuovi Prodotto</w:t>
            </w:r>
          </w:p>
        </w:tc>
      </w:tr>
      <w:tr w:rsidR="00876C75" w14:paraId="6B0D54B0"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1A3EA7" w14:textId="77777777" w:rsidR="00876C75" w:rsidRPr="00E77FBE" w:rsidRDefault="00876C75" w:rsidP="00876C75">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E26A1A" w14:textId="77777777" w:rsidR="00876C75" w:rsidRPr="00E77FBE" w:rsidRDefault="00876C75" w:rsidP="00876C75">
            <w:pPr>
              <w:rPr>
                <w:rFonts w:ascii="Calibri" w:hAnsi="Calibri" w:cs="Calibri"/>
              </w:rPr>
            </w:pPr>
            <w:r w:rsidRPr="00E77FBE">
              <w:rPr>
                <w:rFonts w:ascii="Calibri" w:hAnsi="Calibri" w:cs="Calibri"/>
              </w:rPr>
              <w:t xml:space="preserve">Gestore </w:t>
            </w:r>
            <w:r>
              <w:rPr>
                <w:rFonts w:ascii="Calibri" w:hAnsi="Calibri" w:cs="Calibri"/>
              </w:rPr>
              <w:t>del catalogo</w:t>
            </w:r>
          </w:p>
        </w:tc>
      </w:tr>
      <w:tr w:rsidR="00876C75" w14:paraId="59D38E7D"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76DDB1" w14:textId="77777777" w:rsidR="00876C75" w:rsidRPr="00E77FBE" w:rsidRDefault="00876C75" w:rsidP="00876C75">
            <w:pPr>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23D5F2" w14:textId="77777777" w:rsidR="00876C75" w:rsidRPr="00E77FBE" w:rsidRDefault="00876C75" w:rsidP="00876C75">
            <w:pPr>
              <w:rPr>
                <w:rFonts w:ascii="Calibri" w:hAnsi="Calibri" w:cs="Calibri"/>
              </w:rPr>
            </w:pPr>
            <w:r w:rsidRPr="00E77FBE">
              <w:rPr>
                <w:rFonts w:ascii="Calibri" w:hAnsi="Calibri" w:cs="Calibri"/>
              </w:rPr>
              <w:t>Il gestore si trova nel</w:t>
            </w:r>
            <w:r>
              <w:rPr>
                <w:rFonts w:ascii="Calibri" w:hAnsi="Calibri" w:cs="Calibri"/>
              </w:rPr>
              <w:t xml:space="preserve"> dettaglio dell’album</w:t>
            </w:r>
          </w:p>
        </w:tc>
      </w:tr>
      <w:tr w:rsidR="00876C75" w14:paraId="4E8F1CC1" w14:textId="77777777" w:rsidTr="00876C7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40E28A1" w14:textId="77777777" w:rsidR="00876C75" w:rsidRPr="00E77FBE" w:rsidRDefault="00876C75" w:rsidP="00876C75">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396C73" w14:textId="77777777" w:rsidR="00876C75" w:rsidRPr="00E77FBE" w:rsidRDefault="00876C75" w:rsidP="00876C75">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C0247F4" w14:textId="77777777" w:rsidR="00876C75" w:rsidRPr="00E77FBE" w:rsidRDefault="00876C75" w:rsidP="00876C75">
            <w:pPr>
              <w:jc w:val="center"/>
              <w:rPr>
                <w:rFonts w:ascii="Calibri" w:hAnsi="Calibri" w:cs="Calibri"/>
              </w:rPr>
            </w:pPr>
            <w:r w:rsidRPr="00E77FBE">
              <w:rPr>
                <w:rFonts w:ascii="Calibri" w:hAnsi="Calibri" w:cs="Calibri"/>
              </w:rPr>
              <w:t>Sistema</w:t>
            </w:r>
          </w:p>
        </w:tc>
      </w:tr>
      <w:tr w:rsidR="00876C75" w14:paraId="4B4DD559"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34EEC08"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65C1D987" w14:textId="77777777" w:rsidR="00876C75" w:rsidRPr="00E77FBE" w:rsidRDefault="00876C75" w:rsidP="00876C75">
            <w:pPr>
              <w:pStyle w:val="Paragrafoelenco"/>
              <w:numPr>
                <w:ilvl w:val="0"/>
                <w:numId w:val="44"/>
              </w:numPr>
              <w:spacing w:after="0" w:line="240" w:lineRule="auto"/>
              <w:rPr>
                <w:rFonts w:cs="Calibri"/>
              </w:rPr>
            </w:pPr>
            <w:r w:rsidRPr="00E77FBE">
              <w:rPr>
                <w:rFonts w:cs="Calibri"/>
              </w:rPr>
              <w:t>Il gestore clicca su “Elimina prodott</w:t>
            </w:r>
            <w:r>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8C2FC17" w14:textId="77777777" w:rsidR="00876C75" w:rsidRPr="00E77FBE" w:rsidRDefault="00876C75" w:rsidP="00876C75">
            <w:pPr>
              <w:pStyle w:val="Paragrafoelenco"/>
              <w:rPr>
                <w:rFonts w:cs="Calibri"/>
              </w:rPr>
            </w:pPr>
          </w:p>
        </w:tc>
      </w:tr>
      <w:tr w:rsidR="00876C75" w14:paraId="403DF57F" w14:textId="77777777" w:rsidTr="00876C7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FE8CC1" w14:textId="77777777" w:rsidR="00876C75" w:rsidRPr="00E77FBE" w:rsidRDefault="00876C75" w:rsidP="00876C75">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76A7E49" w14:textId="77777777" w:rsidR="00876C75" w:rsidRPr="00E77FBE" w:rsidRDefault="00876C75" w:rsidP="00876C7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B7B9CE0" w14:textId="77777777" w:rsidR="00876C75" w:rsidRPr="00E77FBE" w:rsidRDefault="00876C75" w:rsidP="00876C75">
            <w:pPr>
              <w:pStyle w:val="Paragrafoelenco"/>
              <w:numPr>
                <w:ilvl w:val="0"/>
                <w:numId w:val="44"/>
              </w:numPr>
              <w:spacing w:after="0" w:line="240" w:lineRule="auto"/>
              <w:rPr>
                <w:rFonts w:cs="Calibri"/>
              </w:rPr>
            </w:pPr>
            <w:r>
              <w:rPr>
                <w:rFonts w:cs="Calibri"/>
              </w:rPr>
              <w:t>Il sistema elimina l’album esistente</w:t>
            </w:r>
          </w:p>
        </w:tc>
      </w:tr>
      <w:tr w:rsidR="00876C75" w14:paraId="03B6AC6F"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FFE4DA" w14:textId="77777777" w:rsidR="00876C75" w:rsidRPr="00E77FBE" w:rsidRDefault="00876C75" w:rsidP="00876C75">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AFB3F43" w14:textId="77777777" w:rsidR="00876C75" w:rsidRPr="00E77FBE" w:rsidRDefault="00876C75" w:rsidP="00876C75">
            <w:pPr>
              <w:rPr>
                <w:rFonts w:ascii="Calibri" w:hAnsi="Calibri" w:cs="Calibri"/>
              </w:rPr>
            </w:pPr>
          </w:p>
        </w:tc>
      </w:tr>
      <w:tr w:rsidR="00876C75" w14:paraId="6DD9371C" w14:textId="77777777" w:rsidTr="00876C7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01CF8E" w14:textId="77777777" w:rsidR="00876C75" w:rsidRPr="00E77FBE" w:rsidRDefault="00876C75" w:rsidP="00876C75">
            <w:pPr>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843B06" w14:textId="77777777" w:rsidR="00876C75" w:rsidRPr="00E77FBE" w:rsidRDefault="00876C75" w:rsidP="00876C75">
            <w:pPr>
              <w:rPr>
                <w:rFonts w:ascii="Calibri" w:hAnsi="Calibri" w:cs="Calibri"/>
              </w:rPr>
            </w:pPr>
            <w:r w:rsidRPr="00E77FBE">
              <w:rPr>
                <w:rFonts w:ascii="Calibri" w:hAnsi="Calibri" w:cs="Calibri"/>
              </w:rPr>
              <w:t xml:space="preserve">Il gestore prodotti si trova </w:t>
            </w:r>
            <w:r>
              <w:rPr>
                <w:rFonts w:ascii="Calibri" w:hAnsi="Calibri" w:cs="Calibri"/>
              </w:rPr>
              <w:t>sulla Home Page, ed il prodotto non figurerà più nel sito</w:t>
            </w:r>
          </w:p>
        </w:tc>
      </w:tr>
    </w:tbl>
    <w:p w14:paraId="7646DE7B" w14:textId="672CAF66" w:rsidR="008211E8" w:rsidRPr="00E00F30" w:rsidRDefault="008211E8" w:rsidP="008211E8">
      <w:pPr>
        <w:rPr>
          <w:rFonts w:ascii="Calibri" w:hAnsi="Calibri" w:cs="Calibri"/>
          <w:b/>
          <w:bCs/>
          <w:sz w:val="32"/>
          <w:szCs w:val="32"/>
        </w:rPr>
      </w:pP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553D47DE"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w:t>
            </w:r>
            <w:r w:rsidR="00087702">
              <w:rPr>
                <w:rFonts w:ascii="Calibri" w:hAnsi="Calibri" w:cs="Calibri"/>
              </w:rPr>
              <w:t>Visualizza lista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279E762F" w:rsidR="008211E8" w:rsidRPr="008211E8" w:rsidRDefault="00087702">
            <w:pPr>
              <w:spacing w:line="254"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24C61664"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w:t>
            </w:r>
            <w:r w:rsidR="00087702">
              <w:rPr>
                <w:rFonts w:ascii="Calibri" w:hAnsi="Calibri" w:cs="Calibri"/>
              </w:rPr>
              <w:t>Lista ordini</w:t>
            </w:r>
            <w:r w:rsidRPr="008211E8">
              <w:rPr>
                <w:rFonts w:ascii="Calibri" w:hAnsi="Calibri" w:cs="Calibri"/>
              </w:rPr>
              <w:t>”</w:t>
            </w:r>
            <w:r w:rsidR="00087702">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64D5AFB" w14:textId="2022149C" w:rsidR="00087702" w:rsidRDefault="00087702" w:rsidP="008211E8">
            <w:pPr>
              <w:numPr>
                <w:ilvl w:val="0"/>
                <w:numId w:val="47"/>
              </w:numPr>
              <w:spacing w:line="254" w:lineRule="auto"/>
              <w:rPr>
                <w:rFonts w:ascii="Calibri" w:hAnsi="Calibri" w:cs="Calibri"/>
              </w:rPr>
            </w:pPr>
            <w:r>
              <w:rPr>
                <w:rFonts w:ascii="Calibri" w:hAnsi="Calibri" w:cs="Calibri"/>
              </w:rPr>
              <w:t>Il sistema carica un sottoinsieme degli ordini, ordinati dal più recente al meno recente</w:t>
            </w:r>
          </w:p>
          <w:p w14:paraId="69C0149B" w14:textId="5BFC433E"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 xml:space="preserve">Il sistema </w:t>
            </w:r>
            <w:r w:rsidR="00087702">
              <w:rPr>
                <w:rFonts w:ascii="Calibri" w:hAnsi="Calibri" w:cs="Calibri"/>
              </w:rPr>
              <w:t>presenterà la pagina con la lista degli ordini recuperata</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5D1A18C5" w:rsidR="008211E8" w:rsidRPr="008211E8" w:rsidRDefault="008211E8">
            <w:pPr>
              <w:spacing w:line="254" w:lineRule="auto"/>
              <w:rPr>
                <w:rFonts w:ascii="Calibri" w:hAnsi="Calibri" w:cs="Calibri"/>
              </w:rPr>
            </w:pPr>
            <w:r w:rsidRPr="008211E8">
              <w:rPr>
                <w:rFonts w:ascii="Calibri" w:hAnsi="Calibri" w:cs="Calibri"/>
              </w:rPr>
              <w:t xml:space="preserve">Il gestore </w:t>
            </w:r>
            <w:r w:rsidR="00087702">
              <w:rPr>
                <w:rFonts w:ascii="Calibri" w:hAnsi="Calibri" w:cs="Calibri"/>
              </w:rPr>
              <w:t xml:space="preserve">degli </w:t>
            </w:r>
            <w:r w:rsidRPr="008211E8">
              <w:rPr>
                <w:rFonts w:ascii="Calibri" w:hAnsi="Calibri" w:cs="Calibri"/>
              </w:rPr>
              <w:t>ordini si trov</w:t>
            </w:r>
            <w:r w:rsidR="00087702">
              <w:rPr>
                <w:rFonts w:ascii="Calibri" w:hAnsi="Calibri" w:cs="Calibri"/>
              </w:rPr>
              <w:t>erà nella prima pagina della lista degli ordini</w:t>
            </w:r>
          </w:p>
        </w:tc>
      </w:tr>
    </w:tbl>
    <w:p w14:paraId="1D490CBD" w14:textId="2F85FE5B" w:rsidR="008211E8" w:rsidRDefault="008211E8" w:rsidP="008211E8">
      <w:pPr>
        <w:rPr>
          <w:rFonts w:ascii="Calibri" w:hAnsi="Calibri" w:cs="Calibri"/>
        </w:rPr>
      </w:pPr>
    </w:p>
    <w:p w14:paraId="1CC65335" w14:textId="01507D20" w:rsidR="00E00F30" w:rsidRPr="008211E8" w:rsidRDefault="00E00F30" w:rsidP="008211E8">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385E6861"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w:t>
            </w:r>
            <w:r w:rsidR="001B21A3">
              <w:rPr>
                <w:rFonts w:ascii="Calibri" w:hAnsi="Calibri" w:cs="Calibri"/>
              </w:rPr>
              <w:t>Segna come spedito</w:t>
            </w:r>
          </w:p>
        </w:tc>
      </w:tr>
      <w:tr w:rsidR="008211E8" w14:paraId="1D3219BF"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513977CE" w:rsidR="008211E8" w:rsidRPr="008211E8" w:rsidRDefault="008211E8">
            <w:pPr>
              <w:rPr>
                <w:rFonts w:ascii="Calibri" w:hAnsi="Calibri" w:cs="Calibri"/>
              </w:rPr>
            </w:pPr>
            <w:r w:rsidRPr="008211E8">
              <w:rPr>
                <w:rFonts w:ascii="Calibri" w:hAnsi="Calibri" w:cs="Calibri"/>
              </w:rPr>
              <w:t xml:space="preserve">Il gestore degli ordini si trova </w:t>
            </w:r>
            <w:r w:rsidR="004C1C10">
              <w:rPr>
                <w:rFonts w:ascii="Calibri" w:hAnsi="Calibri" w:cs="Calibri"/>
              </w:rPr>
              <w:t>nella pagina di dettaglio dell’odine che vuole aggiornare</w:t>
            </w:r>
            <w:r w:rsidRPr="008211E8">
              <w:rPr>
                <w:rFonts w:ascii="Calibri" w:hAnsi="Calibri" w:cs="Calibri"/>
              </w:rPr>
              <w:t xml:space="preserve"> </w:t>
            </w:r>
          </w:p>
        </w:tc>
      </w:tr>
      <w:tr w:rsidR="008211E8" w14:paraId="0DC3B40C" w14:textId="77777777" w:rsidTr="006A77BA">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9F7EF1E" w:rsidR="002E7171" w:rsidRPr="002E7171" w:rsidRDefault="008211E8" w:rsidP="002E7171">
            <w:pPr>
              <w:pStyle w:val="Paragrafoelenco"/>
              <w:numPr>
                <w:ilvl w:val="0"/>
                <w:numId w:val="45"/>
              </w:numPr>
              <w:spacing w:after="0" w:line="240" w:lineRule="auto"/>
              <w:rPr>
                <w:rFonts w:cs="Calibri"/>
              </w:rPr>
            </w:pPr>
            <w:r w:rsidRPr="008211E8">
              <w:rPr>
                <w:rFonts w:cs="Calibri"/>
              </w:rPr>
              <w:t xml:space="preserve">Il </w:t>
            </w:r>
            <w:r w:rsidR="00806A35">
              <w:rPr>
                <w:rFonts w:cs="Calibri"/>
              </w:rPr>
              <w:t xml:space="preserve">gestore </w:t>
            </w:r>
            <w:r w:rsidR="00E00F30">
              <w:rPr>
                <w:rFonts w:cs="Calibri"/>
              </w:rPr>
              <w:t xml:space="preserve">cliccherà sul pulsante apposito per </w:t>
            </w:r>
            <w:r w:rsidR="00806A35">
              <w:rPr>
                <w:rFonts w:cs="Calibri"/>
              </w:rPr>
              <w:t>marc</w:t>
            </w:r>
            <w:r w:rsidR="00E00F30">
              <w:rPr>
                <w:rFonts w:cs="Calibri"/>
              </w:rPr>
              <w:t>are</w:t>
            </w:r>
            <w:r w:rsidR="00806A35">
              <w:rPr>
                <w:rFonts w:cs="Calibri"/>
              </w:rPr>
              <w:t xml:space="preserve"> l’odine come </w:t>
            </w:r>
            <w:r w:rsidR="001B21A3">
              <w:rPr>
                <w:rFonts w:cs="Calibri"/>
              </w:rPr>
              <w:t>“Spedito”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07CB5D2A" w14:textId="77777777" w:rsidR="00110A42" w:rsidRDefault="008211E8" w:rsidP="005C3B77">
            <w:pPr>
              <w:pStyle w:val="Paragrafoelenco"/>
              <w:numPr>
                <w:ilvl w:val="0"/>
                <w:numId w:val="45"/>
              </w:numPr>
              <w:spacing w:after="0" w:line="240" w:lineRule="auto"/>
              <w:rPr>
                <w:rFonts w:cs="Calibri"/>
              </w:rPr>
            </w:pPr>
            <w:r w:rsidRPr="008211E8">
              <w:rPr>
                <w:rFonts w:cs="Calibri"/>
              </w:rPr>
              <w:t xml:space="preserve">Il sistema </w:t>
            </w:r>
            <w:r w:rsidR="00806A35">
              <w:rPr>
                <w:rFonts w:cs="Calibri"/>
              </w:rPr>
              <w:t>aggiornerà l’ordine</w:t>
            </w:r>
            <w:r w:rsidR="006A77BA">
              <w:rPr>
                <w:rFonts w:cs="Calibri"/>
              </w:rPr>
              <w:t xml:space="preserve"> come “Spedito</w:t>
            </w:r>
            <w:r w:rsidR="00E00F30">
              <w:rPr>
                <w:rFonts w:cs="Calibri"/>
              </w:rPr>
              <w:t>”</w:t>
            </w:r>
          </w:p>
          <w:p w14:paraId="735913A7" w14:textId="0333AA51" w:rsidR="00E00F30" w:rsidRPr="005C3B77" w:rsidRDefault="00E00F30" w:rsidP="005C3B77">
            <w:pPr>
              <w:pStyle w:val="Paragrafoelenco"/>
              <w:numPr>
                <w:ilvl w:val="0"/>
                <w:numId w:val="45"/>
              </w:numPr>
              <w:spacing w:after="0" w:line="240" w:lineRule="auto"/>
              <w:rPr>
                <w:rFonts w:cs="Calibri"/>
              </w:rPr>
            </w:pPr>
            <w:r>
              <w:rPr>
                <w:rFonts w:cs="Calibri"/>
              </w:rPr>
              <w:t xml:space="preserve">Il sistema presenterà la </w:t>
            </w:r>
            <w:r>
              <w:rPr>
                <w:rFonts w:cs="Calibri"/>
              </w:rPr>
              <w:lastRenderedPageBreak/>
              <w:t>pagina del dettaglio con lo stato aggiornato a “Spedito”</w:t>
            </w:r>
          </w:p>
        </w:tc>
      </w:tr>
      <w:tr w:rsidR="008211E8" w14:paraId="60EF0433"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321D9F78" w14:textId="77777777" w:rsidR="00E00F30" w:rsidRDefault="00E00F30" w:rsidP="008211E8">
      <w:pPr>
        <w:rPr>
          <w:rFonts w:ascii="Calibri" w:hAnsi="Calibri" w:cs="Calibri"/>
        </w:rPr>
      </w:pPr>
    </w:p>
    <w:p w14:paraId="544541FA" w14:textId="382C562C" w:rsidR="008211E8" w:rsidRPr="008211E8" w:rsidRDefault="008211E8" w:rsidP="008211E8">
      <w:pPr>
        <w:rPr>
          <w:rFonts w:ascii="Calibri" w:hAnsi="Calibri" w:cs="Calibri"/>
        </w:rPr>
      </w:pP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14B228B5"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w:t>
            </w:r>
            <w:r w:rsidR="00E00F30">
              <w:rPr>
                <w:rFonts w:ascii="Calibri" w:hAnsi="Calibri" w:cs="Calibri"/>
              </w:rPr>
              <w:t>Rifiuta</w:t>
            </w:r>
            <w:r w:rsidRPr="008211E8">
              <w:rPr>
                <w:rFonts w:ascii="Calibri" w:hAnsi="Calibri" w:cs="Calibri"/>
              </w:rPr>
              <w:t xml:space="preserve">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4C2FE611" w:rsidR="008211E8" w:rsidRPr="008211E8" w:rsidRDefault="008211E8">
            <w:pPr>
              <w:spacing w:line="254" w:lineRule="auto"/>
              <w:rPr>
                <w:rFonts w:ascii="Calibri" w:hAnsi="Calibri" w:cs="Calibri"/>
              </w:rPr>
            </w:pPr>
            <w:r w:rsidRPr="008211E8">
              <w:rPr>
                <w:rFonts w:ascii="Calibri" w:hAnsi="Calibri" w:cs="Calibri"/>
              </w:rPr>
              <w:t xml:space="preserve">Il gestore degli ordini si trova sulla pagina </w:t>
            </w:r>
            <w:r w:rsidR="005C3B77">
              <w:rPr>
                <w:rFonts w:ascii="Calibri" w:hAnsi="Calibri" w:cs="Calibri"/>
              </w:rPr>
              <w:t>di dettaglio dell’ordine selezionato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0"/>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proofErr w:type="spellStart"/>
            <w:r w:rsidRPr="00A76445">
              <w:t>Requirements</w:t>
            </w:r>
            <w:proofErr w:type="spellEnd"/>
            <w:r w:rsidRPr="00A76445">
              <w:t xml:space="preserve"> Analysis </w:t>
            </w:r>
            <w:proofErr w:type="spellStart"/>
            <w:r w:rsidRPr="00A76445">
              <w:t>Document</w:t>
            </w:r>
            <w:bookmarkEnd w:id="68"/>
            <w:bookmarkEnd w:id="69"/>
            <w:proofErr w:type="spellEnd"/>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 xml:space="preserve">System Design </w:t>
            </w:r>
            <w:proofErr w:type="spellStart"/>
            <w:r w:rsidRPr="00A76445">
              <w:t>Document</w:t>
            </w:r>
            <w:bookmarkEnd w:id="72"/>
            <w:bookmarkEnd w:id="73"/>
            <w:proofErr w:type="spellEnd"/>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 xml:space="preserve">Piano di test e specifica </w:t>
            </w:r>
            <w:proofErr w:type="spellStart"/>
            <w:r w:rsidRPr="00A76445">
              <w:t>interfaccce</w:t>
            </w:r>
            <w:proofErr w:type="spellEnd"/>
            <w:r w:rsidRPr="00A76445">
              <w:t xml:space="preserv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w:t>
      </w:r>
      <w:proofErr w:type="gramStart"/>
      <w:r>
        <w:t>nel use</w:t>
      </w:r>
      <w:proofErr w:type="gramEnd"/>
      <w:r>
        <w:t xml:space="preserv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GIUSEPPE TOMMASO SPATARO" w:date="2023-12-09T17:18:00Z" w:initials="GS">
    <w:p w14:paraId="7A238716" w14:textId="77777777" w:rsidR="00E00F30" w:rsidRDefault="00E00F30" w:rsidP="00E00F30">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387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38716"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1E63" w14:textId="77777777" w:rsidR="003C686D" w:rsidRDefault="003C686D">
      <w:r>
        <w:separator/>
      </w:r>
    </w:p>
  </w:endnote>
  <w:endnote w:type="continuationSeparator" w:id="0">
    <w:p w14:paraId="4422DF04" w14:textId="77777777" w:rsidR="003C686D" w:rsidRDefault="003C686D">
      <w:r>
        <w:continuationSeparator/>
      </w:r>
    </w:p>
  </w:endnote>
  <w:endnote w:type="continuationNotice" w:id="1">
    <w:p w14:paraId="0AEBE59F" w14:textId="77777777" w:rsidR="003C686D" w:rsidRDefault="003C68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5169" w14:textId="77777777" w:rsidR="003C686D" w:rsidRDefault="003C686D">
      <w:r>
        <w:separator/>
      </w:r>
    </w:p>
  </w:footnote>
  <w:footnote w:type="continuationSeparator" w:id="0">
    <w:p w14:paraId="25D590B4" w14:textId="77777777" w:rsidR="003C686D" w:rsidRDefault="003C686D">
      <w:r>
        <w:continuationSeparator/>
      </w:r>
    </w:p>
  </w:footnote>
  <w:footnote w:type="continuationNotice" w:id="1">
    <w:p w14:paraId="2D23368E" w14:textId="77777777" w:rsidR="003C686D" w:rsidRDefault="003C68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xml:space="preserve">: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4C574F"/>
    <w:multiLevelType w:val="hybridMultilevel"/>
    <w:tmpl w:val="041288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4"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2"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9"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2"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5"/>
  </w:num>
  <w:num w:numId="7" w16cid:durableId="789278703">
    <w:abstractNumId w:val="41"/>
  </w:num>
  <w:num w:numId="8" w16cid:durableId="1887600584">
    <w:abstractNumId w:val="17"/>
  </w:num>
  <w:num w:numId="9" w16cid:durableId="1660890767">
    <w:abstractNumId w:val="17"/>
  </w:num>
  <w:num w:numId="10" w16cid:durableId="1350720331">
    <w:abstractNumId w:val="45"/>
  </w:num>
  <w:num w:numId="11" w16cid:durableId="1233858090">
    <w:abstractNumId w:val="22"/>
  </w:num>
  <w:num w:numId="12" w16cid:durableId="1167869480">
    <w:abstractNumId w:val="27"/>
  </w:num>
  <w:num w:numId="13" w16cid:durableId="324742703">
    <w:abstractNumId w:val="7"/>
  </w:num>
  <w:num w:numId="14" w16cid:durableId="994990026">
    <w:abstractNumId w:val="11"/>
  </w:num>
  <w:num w:numId="15" w16cid:durableId="2033845112">
    <w:abstractNumId w:val="14"/>
  </w:num>
  <w:num w:numId="16" w16cid:durableId="24211424">
    <w:abstractNumId w:val="32"/>
  </w:num>
  <w:num w:numId="17" w16cid:durableId="718627523">
    <w:abstractNumId w:val="35"/>
  </w:num>
  <w:num w:numId="18" w16cid:durableId="607198388">
    <w:abstractNumId w:val="37"/>
  </w:num>
  <w:num w:numId="19" w16cid:durableId="645936791">
    <w:abstractNumId w:val="46"/>
  </w:num>
  <w:num w:numId="20" w16cid:durableId="17809054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4"/>
  </w:num>
  <w:num w:numId="22" w16cid:durableId="2069762344">
    <w:abstractNumId w:val="36"/>
  </w:num>
  <w:num w:numId="23" w16cid:durableId="835877835">
    <w:abstractNumId w:val="40"/>
  </w:num>
  <w:num w:numId="24" w16cid:durableId="788814780">
    <w:abstractNumId w:val="9"/>
  </w:num>
  <w:num w:numId="25" w16cid:durableId="2109695604">
    <w:abstractNumId w:val="5"/>
  </w:num>
  <w:num w:numId="26" w16cid:durableId="1138231528">
    <w:abstractNumId w:val="18"/>
  </w:num>
  <w:num w:numId="27" w16cid:durableId="1714846468">
    <w:abstractNumId w:val="15"/>
  </w:num>
  <w:num w:numId="28" w16cid:durableId="2028948867">
    <w:abstractNumId w:val="31"/>
  </w:num>
  <w:num w:numId="29" w16cid:durableId="606084931">
    <w:abstractNumId w:val="42"/>
  </w:num>
  <w:num w:numId="30" w16cid:durableId="6014490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3"/>
  </w:num>
  <w:num w:numId="32" w16cid:durableId="4280125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8"/>
  </w:num>
  <w:num w:numId="34" w16cid:durableId="368147218">
    <w:abstractNumId w:val="38"/>
  </w:num>
  <w:num w:numId="35" w16cid:durableId="892084822">
    <w:abstractNumId w:val="48"/>
  </w:num>
  <w:num w:numId="36" w16cid:durableId="1628969533">
    <w:abstractNumId w:val="33"/>
  </w:num>
  <w:num w:numId="37" w16cid:durableId="257254227">
    <w:abstractNumId w:val="30"/>
  </w:num>
  <w:num w:numId="38" w16cid:durableId="1898776873">
    <w:abstractNumId w:val="44"/>
  </w:num>
  <w:num w:numId="39" w16cid:durableId="1219363089">
    <w:abstractNumId w:val="23"/>
  </w:num>
  <w:num w:numId="40" w16cid:durableId="453718481">
    <w:abstractNumId w:val="19"/>
  </w:num>
  <w:num w:numId="41" w16cid:durableId="924847878">
    <w:abstractNumId w:val="10"/>
  </w:num>
  <w:num w:numId="42" w16cid:durableId="8122145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8"/>
  </w:num>
  <w:num w:numId="44" w16cid:durableId="262108587">
    <w:abstractNumId w:val="29"/>
  </w:num>
  <w:num w:numId="45" w16cid:durableId="85092071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3"/>
  </w:num>
  <w:num w:numId="48" w16cid:durableId="684093601">
    <w:abstractNumId w:val="16"/>
  </w:num>
  <w:num w:numId="49" w16cid:durableId="1510289224">
    <w:abstractNumId w:val="21"/>
  </w:num>
  <w:num w:numId="50" w16cid:durableId="203302170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4097"/>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2F8E"/>
    <w:rsid w:val="000A45DF"/>
    <w:rsid w:val="000A5632"/>
    <w:rsid w:val="000B012E"/>
    <w:rsid w:val="000B1A7C"/>
    <w:rsid w:val="000B1D58"/>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A42"/>
    <w:rsid w:val="00110E0B"/>
    <w:rsid w:val="001157F7"/>
    <w:rsid w:val="00115835"/>
    <w:rsid w:val="0011630B"/>
    <w:rsid w:val="00120553"/>
    <w:rsid w:val="00121C4E"/>
    <w:rsid w:val="00122B1D"/>
    <w:rsid w:val="00123878"/>
    <w:rsid w:val="001276C9"/>
    <w:rsid w:val="00127DF6"/>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0D7D"/>
    <w:rsid w:val="001721FF"/>
    <w:rsid w:val="00172DBA"/>
    <w:rsid w:val="0017638D"/>
    <w:rsid w:val="001765AE"/>
    <w:rsid w:val="001803F9"/>
    <w:rsid w:val="00180505"/>
    <w:rsid w:val="00190322"/>
    <w:rsid w:val="00193327"/>
    <w:rsid w:val="001936FA"/>
    <w:rsid w:val="00196AEE"/>
    <w:rsid w:val="001A09EE"/>
    <w:rsid w:val="001A165C"/>
    <w:rsid w:val="001A362A"/>
    <w:rsid w:val="001A56A9"/>
    <w:rsid w:val="001B21A3"/>
    <w:rsid w:val="001B3DF4"/>
    <w:rsid w:val="001B4EA3"/>
    <w:rsid w:val="001B500F"/>
    <w:rsid w:val="001B6CE4"/>
    <w:rsid w:val="001B76F6"/>
    <w:rsid w:val="001C3256"/>
    <w:rsid w:val="001C389E"/>
    <w:rsid w:val="001C7A76"/>
    <w:rsid w:val="001D10E1"/>
    <w:rsid w:val="001D2256"/>
    <w:rsid w:val="001D5021"/>
    <w:rsid w:val="001D67F8"/>
    <w:rsid w:val="001D6A90"/>
    <w:rsid w:val="001D6AA5"/>
    <w:rsid w:val="001D6B82"/>
    <w:rsid w:val="001F2B5B"/>
    <w:rsid w:val="001F35C5"/>
    <w:rsid w:val="001F3E0B"/>
    <w:rsid w:val="001F5371"/>
    <w:rsid w:val="001F5D8E"/>
    <w:rsid w:val="001F7B9B"/>
    <w:rsid w:val="001F7E73"/>
    <w:rsid w:val="00200471"/>
    <w:rsid w:val="00201330"/>
    <w:rsid w:val="00204325"/>
    <w:rsid w:val="002075C3"/>
    <w:rsid w:val="00210C56"/>
    <w:rsid w:val="00211EA3"/>
    <w:rsid w:val="00220FED"/>
    <w:rsid w:val="002214A8"/>
    <w:rsid w:val="00221D2F"/>
    <w:rsid w:val="00223952"/>
    <w:rsid w:val="00223D21"/>
    <w:rsid w:val="00223E58"/>
    <w:rsid w:val="00231495"/>
    <w:rsid w:val="00233EF7"/>
    <w:rsid w:val="00234727"/>
    <w:rsid w:val="002361DF"/>
    <w:rsid w:val="002372F3"/>
    <w:rsid w:val="002427D7"/>
    <w:rsid w:val="002455F2"/>
    <w:rsid w:val="00246A5E"/>
    <w:rsid w:val="00250D02"/>
    <w:rsid w:val="00250D4A"/>
    <w:rsid w:val="00250D95"/>
    <w:rsid w:val="002522BE"/>
    <w:rsid w:val="00254B7B"/>
    <w:rsid w:val="00255410"/>
    <w:rsid w:val="00257B80"/>
    <w:rsid w:val="00260A37"/>
    <w:rsid w:val="00262196"/>
    <w:rsid w:val="002624CB"/>
    <w:rsid w:val="0026424A"/>
    <w:rsid w:val="002713D8"/>
    <w:rsid w:val="00272C28"/>
    <w:rsid w:val="00281D8E"/>
    <w:rsid w:val="00283059"/>
    <w:rsid w:val="00286DDB"/>
    <w:rsid w:val="00291685"/>
    <w:rsid w:val="00291CCA"/>
    <w:rsid w:val="002953D5"/>
    <w:rsid w:val="002A1A9C"/>
    <w:rsid w:val="002A3CB2"/>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C686D"/>
    <w:rsid w:val="003D406A"/>
    <w:rsid w:val="003E00FB"/>
    <w:rsid w:val="003E1C9A"/>
    <w:rsid w:val="003E7D05"/>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7C26"/>
    <w:rsid w:val="00447F0D"/>
    <w:rsid w:val="00451BD1"/>
    <w:rsid w:val="0045573A"/>
    <w:rsid w:val="00456583"/>
    <w:rsid w:val="004567DA"/>
    <w:rsid w:val="00460447"/>
    <w:rsid w:val="0046124B"/>
    <w:rsid w:val="0046298D"/>
    <w:rsid w:val="004646F8"/>
    <w:rsid w:val="00464880"/>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C7B"/>
    <w:rsid w:val="004B605E"/>
    <w:rsid w:val="004C1C10"/>
    <w:rsid w:val="004D1EA6"/>
    <w:rsid w:val="004D3604"/>
    <w:rsid w:val="004D55F1"/>
    <w:rsid w:val="004D7657"/>
    <w:rsid w:val="004E040E"/>
    <w:rsid w:val="004E1304"/>
    <w:rsid w:val="004E1888"/>
    <w:rsid w:val="004E4C1D"/>
    <w:rsid w:val="004E5C0A"/>
    <w:rsid w:val="004E6DBB"/>
    <w:rsid w:val="004F0AD1"/>
    <w:rsid w:val="004F18E5"/>
    <w:rsid w:val="004F4ECC"/>
    <w:rsid w:val="004F51F5"/>
    <w:rsid w:val="005011E3"/>
    <w:rsid w:val="005014F1"/>
    <w:rsid w:val="005016AA"/>
    <w:rsid w:val="00510B1C"/>
    <w:rsid w:val="00510DEA"/>
    <w:rsid w:val="005112B2"/>
    <w:rsid w:val="00511ADE"/>
    <w:rsid w:val="00512C48"/>
    <w:rsid w:val="00515FF5"/>
    <w:rsid w:val="005160A1"/>
    <w:rsid w:val="0052179B"/>
    <w:rsid w:val="00522640"/>
    <w:rsid w:val="005230E8"/>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2F96"/>
    <w:rsid w:val="005B3AA7"/>
    <w:rsid w:val="005C3B7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3A2"/>
    <w:rsid w:val="007124CB"/>
    <w:rsid w:val="00715903"/>
    <w:rsid w:val="0071685F"/>
    <w:rsid w:val="00721E60"/>
    <w:rsid w:val="00727955"/>
    <w:rsid w:val="00732386"/>
    <w:rsid w:val="00734327"/>
    <w:rsid w:val="007412D0"/>
    <w:rsid w:val="007431A9"/>
    <w:rsid w:val="0074690C"/>
    <w:rsid w:val="00752AD4"/>
    <w:rsid w:val="007531BC"/>
    <w:rsid w:val="00753B16"/>
    <w:rsid w:val="0075757E"/>
    <w:rsid w:val="007575ED"/>
    <w:rsid w:val="0076258A"/>
    <w:rsid w:val="00765A99"/>
    <w:rsid w:val="007766D1"/>
    <w:rsid w:val="0078049A"/>
    <w:rsid w:val="007811C5"/>
    <w:rsid w:val="007933C8"/>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5EA"/>
    <w:rsid w:val="007D3CB5"/>
    <w:rsid w:val="007E00DC"/>
    <w:rsid w:val="007E1381"/>
    <w:rsid w:val="007E467E"/>
    <w:rsid w:val="007E47FE"/>
    <w:rsid w:val="007E4ED3"/>
    <w:rsid w:val="007E7429"/>
    <w:rsid w:val="007E7633"/>
    <w:rsid w:val="007F10F7"/>
    <w:rsid w:val="007F7B11"/>
    <w:rsid w:val="00801A2A"/>
    <w:rsid w:val="008034E2"/>
    <w:rsid w:val="008066A4"/>
    <w:rsid w:val="00806A35"/>
    <w:rsid w:val="00806D51"/>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76C75"/>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4F5"/>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6E7"/>
    <w:rsid w:val="00975027"/>
    <w:rsid w:val="00977496"/>
    <w:rsid w:val="00980BF1"/>
    <w:rsid w:val="00981FD8"/>
    <w:rsid w:val="00984BF3"/>
    <w:rsid w:val="00992AD4"/>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81C"/>
    <w:rsid w:val="00A27DE3"/>
    <w:rsid w:val="00A331F1"/>
    <w:rsid w:val="00A4101F"/>
    <w:rsid w:val="00A42E9E"/>
    <w:rsid w:val="00A455E9"/>
    <w:rsid w:val="00A47973"/>
    <w:rsid w:val="00A506B6"/>
    <w:rsid w:val="00A5170D"/>
    <w:rsid w:val="00A52E87"/>
    <w:rsid w:val="00A61D2E"/>
    <w:rsid w:val="00A6371B"/>
    <w:rsid w:val="00A66C32"/>
    <w:rsid w:val="00A679CC"/>
    <w:rsid w:val="00A70376"/>
    <w:rsid w:val="00A72170"/>
    <w:rsid w:val="00A73A86"/>
    <w:rsid w:val="00A80B46"/>
    <w:rsid w:val="00A836B6"/>
    <w:rsid w:val="00A849B9"/>
    <w:rsid w:val="00A87E00"/>
    <w:rsid w:val="00A92AE2"/>
    <w:rsid w:val="00AA0F53"/>
    <w:rsid w:val="00AB0A28"/>
    <w:rsid w:val="00AB3A97"/>
    <w:rsid w:val="00AB5AE0"/>
    <w:rsid w:val="00AB7975"/>
    <w:rsid w:val="00AC4C15"/>
    <w:rsid w:val="00AC6F4B"/>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1627"/>
    <w:rsid w:val="00B61F41"/>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95A1D"/>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0B73"/>
    <w:rsid w:val="00C01930"/>
    <w:rsid w:val="00C07790"/>
    <w:rsid w:val="00C104D5"/>
    <w:rsid w:val="00C10EB9"/>
    <w:rsid w:val="00C1436B"/>
    <w:rsid w:val="00C14CE1"/>
    <w:rsid w:val="00C15F89"/>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2D70"/>
    <w:rsid w:val="00C76679"/>
    <w:rsid w:val="00C76EC3"/>
    <w:rsid w:val="00C84557"/>
    <w:rsid w:val="00C85CBA"/>
    <w:rsid w:val="00C878E9"/>
    <w:rsid w:val="00C87A0A"/>
    <w:rsid w:val="00C91273"/>
    <w:rsid w:val="00C9227F"/>
    <w:rsid w:val="00C93101"/>
    <w:rsid w:val="00C957F2"/>
    <w:rsid w:val="00C95B9A"/>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1C90"/>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A646B"/>
    <w:rsid w:val="00DB0156"/>
    <w:rsid w:val="00DB1E8B"/>
    <w:rsid w:val="00DB21BA"/>
    <w:rsid w:val="00DB5095"/>
    <w:rsid w:val="00DB6339"/>
    <w:rsid w:val="00DC052B"/>
    <w:rsid w:val="00DC1012"/>
    <w:rsid w:val="00DC1DD1"/>
    <w:rsid w:val="00DC4E50"/>
    <w:rsid w:val="00DC6C85"/>
    <w:rsid w:val="00DD24A7"/>
    <w:rsid w:val="00DD547B"/>
    <w:rsid w:val="00DD6D91"/>
    <w:rsid w:val="00DE08AD"/>
    <w:rsid w:val="00DE3C3D"/>
    <w:rsid w:val="00DE47A0"/>
    <w:rsid w:val="00DE597E"/>
    <w:rsid w:val="00DF14DA"/>
    <w:rsid w:val="00DF4299"/>
    <w:rsid w:val="00DF4492"/>
    <w:rsid w:val="00DF6A96"/>
    <w:rsid w:val="00E00F30"/>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B96"/>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7CA9"/>
    <w:rsid w:val="00F102DD"/>
    <w:rsid w:val="00F10761"/>
    <w:rsid w:val="00F1332A"/>
    <w:rsid w:val="00F1639A"/>
    <w:rsid w:val="00F16B03"/>
    <w:rsid w:val="00F22A85"/>
    <w:rsid w:val="00F277E6"/>
    <w:rsid w:val="00F303D4"/>
    <w:rsid w:val="00F33810"/>
    <w:rsid w:val="00F341F9"/>
    <w:rsid w:val="00F34818"/>
    <w:rsid w:val="00F41142"/>
    <w:rsid w:val="00F51123"/>
    <w:rsid w:val="00F5375B"/>
    <w:rsid w:val="00F601D2"/>
    <w:rsid w:val="00F60EB8"/>
    <w:rsid w:val="00F633B9"/>
    <w:rsid w:val="00F64E1C"/>
    <w:rsid w:val="00F66421"/>
    <w:rsid w:val="00F67FB8"/>
    <w:rsid w:val="00F71F18"/>
    <w:rsid w:val="00F735FF"/>
    <w:rsid w:val="00F738EE"/>
    <w:rsid w:val="00F752B1"/>
    <w:rsid w:val="00F80224"/>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B6A00"/>
    <w:rsid w:val="00FC0416"/>
    <w:rsid w:val="00FC206D"/>
    <w:rsid w:val="00FC4193"/>
    <w:rsid w:val="00FC5D75"/>
    <w:rsid w:val="00FD0055"/>
    <w:rsid w:val="00FD24FC"/>
    <w:rsid w:val="00FD3596"/>
    <w:rsid w:val="00FD7D82"/>
    <w:rsid w:val="00FE09D7"/>
    <w:rsid w:val="00FE6983"/>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2.png"/><Relationship Id="rId40" Type="http://schemas.microsoft.com/office/2016/09/relationships/commentsIds" Target="commentsIds.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hyperlink" Target="mailto:***@**.**" TargetMode="Externa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mailto:***@**.**" TargetMode="External"/><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3" ma:contentTypeDescription="Creare un nuovo documento." ma:contentTypeScope="" ma:versionID="fdbcebcfec9dafd8606464bec4474b01">
  <xsd:schema xmlns:xsd="http://www.w3.org/2001/XMLSchema" xmlns:xs="http://www.w3.org/2001/XMLSchema" xmlns:p="http://schemas.microsoft.com/office/2006/metadata/properties" xmlns:ns3="35806f7a-6ca8-4577-8242-be64b14c3a65" targetNamespace="http://schemas.microsoft.com/office/2006/metadata/properties" ma:root="true" ma:fieldsID="0962ade369da2970252db94163efc89f" ns3:_="">
    <xsd:import namespace="35806f7a-6ca8-4577-8242-be64b14c3a6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06f7a-6ca8-4577-8242-be64b14c3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22C817-FE2C-4F76-A56E-7BB16A605C20}">
  <ds:schemaRefs>
    <ds:schemaRef ds:uri="http://purl.org/dc/dcmitype/"/>
    <ds:schemaRef ds:uri="http://schemas.microsoft.com/office/infopath/2007/PartnerControls"/>
    <ds:schemaRef ds:uri="http://schemas.microsoft.com/office/2006/documentManagement/types"/>
    <ds:schemaRef ds:uri="http://schemas.microsoft.com/office/2006/metadata/properties"/>
    <ds:schemaRef ds:uri="35806f7a-6ca8-4577-8242-be64b14c3a65"/>
    <ds:schemaRef ds:uri="http://purl.org/dc/terms/"/>
    <ds:schemaRef ds:uri="http://schemas.openxmlformats.org/package/2006/metadata/core-properties"/>
    <ds:schemaRef ds:uri="http://www.w3.org/XML/1998/namespace"/>
    <ds:schemaRef ds:uri="http://purl.org/dc/elements/1.1/"/>
  </ds:schemaRefs>
</ds:datastoreItem>
</file>

<file path=customXml/itemProps2.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3.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4.xml><?xml version="1.0" encoding="utf-8"?>
<ds:datastoreItem xmlns:ds="http://schemas.openxmlformats.org/officeDocument/2006/customXml" ds:itemID="{4B5241B3-BF44-44DB-BA62-2BDBABF1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06f7a-6ca8-4577-8242-be64b14c3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4007</Words>
  <Characters>22842</Characters>
  <Application>Microsoft Office Word</Application>
  <DocSecurity>0</DocSecurity>
  <Lines>190</Lines>
  <Paragraphs>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26796</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2</cp:revision>
  <cp:lastPrinted>1900-01-01T08:00:00Z</cp:lastPrinted>
  <dcterms:created xsi:type="dcterms:W3CDTF">2023-12-15T01:17:00Z</dcterms:created>
  <dcterms:modified xsi:type="dcterms:W3CDTF">2023-12-15T01:17:00Z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